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49CE9F" w14:textId="46436CD0" w:rsidR="00A32665" w:rsidRDefault="00A32665" w:rsidP="00316F71">
      <w:pPr>
        <w:spacing w:after="0" w:line="240" w:lineRule="auto"/>
        <w:jc w:val="center"/>
        <w:rPr>
          <w:rFonts w:ascii="Times New Roman" w:hAnsi="Times New Roman" w:cs="Times New Roman"/>
          <w:b/>
          <w:bCs/>
          <w:lang w:val="en-US"/>
        </w:rPr>
      </w:pPr>
      <w:r w:rsidRPr="00A32665">
        <w:rPr>
          <w:rFonts w:ascii="Times New Roman" w:hAnsi="Times New Roman" w:cs="Times New Roman"/>
          <w:b/>
          <w:bCs/>
          <w:lang w:val="en-US"/>
        </w:rPr>
        <w:t>CAR-T response in DLBCL is shaped by the immune tumor microenvironment: integrative transcriptomic evidence</w:t>
      </w:r>
    </w:p>
    <w:p w14:paraId="4348B423" w14:textId="77777777" w:rsidR="00316F71" w:rsidRPr="00A32665" w:rsidRDefault="00316F71" w:rsidP="00316F71">
      <w:pPr>
        <w:spacing w:after="0" w:line="240" w:lineRule="auto"/>
        <w:jc w:val="center"/>
        <w:rPr>
          <w:rFonts w:ascii="Times New Roman" w:hAnsi="Times New Roman" w:cs="Times New Roman"/>
          <w:b/>
          <w:bCs/>
          <w:lang w:val="en-US"/>
        </w:rPr>
      </w:pPr>
    </w:p>
    <w:p w14:paraId="087C1535" w14:textId="1A17EA61" w:rsidR="00A32665" w:rsidRPr="00A32665" w:rsidRDefault="00A32665" w:rsidP="002D68B7">
      <w:pPr>
        <w:spacing w:after="0" w:line="240" w:lineRule="auto"/>
        <w:jc w:val="center"/>
        <w:rPr>
          <w:rFonts w:ascii="Times New Roman" w:hAnsi="Times New Roman" w:cs="Times New Roman"/>
        </w:rPr>
      </w:pPr>
      <w:r w:rsidRPr="00A32665">
        <w:rPr>
          <w:rFonts w:ascii="Times New Roman" w:hAnsi="Times New Roman" w:cs="Times New Roman"/>
        </w:rPr>
        <w:t>Jean Silva de Souza Resende</w:t>
      </w:r>
      <w:r w:rsidRPr="00A32665">
        <w:rPr>
          <w:rFonts w:ascii="Times New Roman" w:hAnsi="Times New Roman" w:cs="Times New Roman"/>
          <w:vertAlign w:val="superscript"/>
        </w:rPr>
        <w:t>1,2,3</w:t>
      </w:r>
      <w:r w:rsidRPr="00A32665">
        <w:rPr>
          <w:rFonts w:ascii="Times New Roman" w:hAnsi="Times New Roman" w:cs="Times New Roman"/>
        </w:rPr>
        <w:t xml:space="preserve">, Igor </w:t>
      </w:r>
      <w:proofErr w:type="spellStart"/>
      <w:r w:rsidRPr="00A32665">
        <w:rPr>
          <w:rFonts w:ascii="Times New Roman" w:hAnsi="Times New Roman" w:cs="Times New Roman"/>
        </w:rPr>
        <w:t>Samesima</w:t>
      </w:r>
      <w:proofErr w:type="spellEnd"/>
      <w:r w:rsidRPr="00A32665">
        <w:rPr>
          <w:rFonts w:ascii="Times New Roman" w:hAnsi="Times New Roman" w:cs="Times New Roman"/>
        </w:rPr>
        <w:t xml:space="preserve"> Giner</w:t>
      </w:r>
      <w:r w:rsidRPr="00A32665">
        <w:rPr>
          <w:rFonts w:ascii="Times New Roman" w:hAnsi="Times New Roman" w:cs="Times New Roman"/>
          <w:vertAlign w:val="superscript"/>
        </w:rPr>
        <w:t>1,2</w:t>
      </w:r>
      <w:r w:rsidRPr="00A32665">
        <w:rPr>
          <w:rFonts w:ascii="Times New Roman" w:hAnsi="Times New Roman" w:cs="Times New Roman"/>
        </w:rPr>
        <w:t>, Maria Gabriela Custódio Figueiredo</w:t>
      </w:r>
      <w:r w:rsidRPr="00A32665">
        <w:rPr>
          <w:rFonts w:ascii="Times New Roman" w:hAnsi="Times New Roman" w:cs="Times New Roman"/>
          <w:vertAlign w:val="superscript"/>
        </w:rPr>
        <w:t>1</w:t>
      </w:r>
      <w:r w:rsidRPr="00A32665">
        <w:rPr>
          <w:rFonts w:ascii="Times New Roman" w:hAnsi="Times New Roman" w:cs="Times New Roman"/>
        </w:rPr>
        <w:t>, Mariana Martins Paraízo</w:t>
      </w:r>
      <w:r w:rsidRPr="00A32665">
        <w:rPr>
          <w:rFonts w:ascii="Times New Roman" w:hAnsi="Times New Roman" w:cs="Times New Roman"/>
          <w:vertAlign w:val="superscript"/>
        </w:rPr>
        <w:t>1</w:t>
      </w:r>
      <w:r w:rsidRPr="00A32665">
        <w:rPr>
          <w:rFonts w:ascii="Times New Roman" w:hAnsi="Times New Roman" w:cs="Times New Roman"/>
        </w:rPr>
        <w:t>, Enzo Lalli</w:t>
      </w:r>
      <w:r w:rsidRPr="00A32665">
        <w:rPr>
          <w:rFonts w:ascii="Times New Roman" w:hAnsi="Times New Roman" w:cs="Times New Roman"/>
          <w:vertAlign w:val="superscript"/>
        </w:rPr>
        <w:t>4</w:t>
      </w:r>
      <w:r w:rsidRPr="00A32665">
        <w:rPr>
          <w:rFonts w:ascii="Times New Roman" w:hAnsi="Times New Roman" w:cs="Times New Roman"/>
        </w:rPr>
        <w:t xml:space="preserve">, </w:t>
      </w:r>
      <w:r w:rsidRPr="00B87FB3">
        <w:rPr>
          <w:rFonts w:ascii="Times New Roman" w:hAnsi="Times New Roman" w:cs="Times New Roman"/>
        </w:rPr>
        <w:t>Mauro Antônio Alves Castro</w:t>
      </w:r>
      <w:r w:rsidRPr="00B87FB3">
        <w:rPr>
          <w:rFonts w:ascii="Times New Roman" w:hAnsi="Times New Roman" w:cs="Times New Roman"/>
          <w:vertAlign w:val="superscript"/>
        </w:rPr>
        <w:t>3</w:t>
      </w:r>
      <w:r w:rsidRPr="00B87FB3">
        <w:rPr>
          <w:rFonts w:ascii="Times New Roman" w:hAnsi="Times New Roman" w:cs="Times New Roman"/>
        </w:rPr>
        <w:t>,</w:t>
      </w:r>
      <w:r w:rsidRPr="00A32665">
        <w:rPr>
          <w:rFonts w:ascii="Times New Roman" w:hAnsi="Times New Roman" w:cs="Times New Roman"/>
        </w:rPr>
        <w:t xml:space="preserve"> </w:t>
      </w:r>
      <w:proofErr w:type="spellStart"/>
      <w:r w:rsidRPr="00A32665">
        <w:rPr>
          <w:rFonts w:ascii="Times New Roman" w:hAnsi="Times New Roman" w:cs="Times New Roman"/>
        </w:rPr>
        <w:t>Bonald</w:t>
      </w:r>
      <w:proofErr w:type="spellEnd"/>
      <w:r w:rsidRPr="00A32665">
        <w:rPr>
          <w:rFonts w:ascii="Times New Roman" w:hAnsi="Times New Roman" w:cs="Times New Roman"/>
        </w:rPr>
        <w:t xml:space="preserve"> Cavalcante de Figueiredo</w:t>
      </w:r>
      <w:r w:rsidRPr="00A32665">
        <w:rPr>
          <w:rFonts w:ascii="Times New Roman" w:hAnsi="Times New Roman" w:cs="Times New Roman"/>
          <w:vertAlign w:val="superscript"/>
        </w:rPr>
        <w:t>1,2</w:t>
      </w:r>
      <w:r w:rsidRPr="00A32665">
        <w:rPr>
          <w:rFonts w:ascii="Times New Roman" w:hAnsi="Times New Roman" w:cs="Times New Roman"/>
        </w:rPr>
        <w:t>*</w:t>
      </w:r>
    </w:p>
    <w:p w14:paraId="2E85A52F" w14:textId="77777777" w:rsidR="00A32665" w:rsidRPr="00A32665" w:rsidRDefault="00A32665" w:rsidP="00A32665">
      <w:pPr>
        <w:spacing w:after="0" w:line="240" w:lineRule="auto"/>
        <w:jc w:val="both"/>
        <w:rPr>
          <w:rFonts w:ascii="Times New Roman" w:hAnsi="Times New Roman" w:cs="Times New Roman"/>
        </w:rPr>
      </w:pPr>
    </w:p>
    <w:p w14:paraId="76E3C380" w14:textId="77777777" w:rsidR="002D68B7" w:rsidRPr="00316F71" w:rsidRDefault="002D68B7" w:rsidP="00316F71">
      <w:pPr>
        <w:spacing w:after="0" w:line="240" w:lineRule="auto"/>
        <w:jc w:val="both"/>
        <w:rPr>
          <w:rFonts w:ascii="Times New Roman" w:hAnsi="Times New Roman" w:cs="Times New Roman"/>
          <w:i/>
          <w:iCs/>
          <w:sz w:val="22"/>
          <w:szCs w:val="22"/>
        </w:rPr>
      </w:pPr>
      <w:r w:rsidRPr="00316F71">
        <w:rPr>
          <w:rFonts w:ascii="Times New Roman" w:hAnsi="Times New Roman" w:cs="Times New Roman"/>
          <w:i/>
          <w:iCs/>
          <w:sz w:val="22"/>
          <w:szCs w:val="22"/>
        </w:rPr>
        <w:t xml:space="preserve">1 Instituto de Pesquisa Pelé Pequeno Príncipe, Curitiba, PR 80250-060, </w:t>
      </w:r>
      <w:proofErr w:type="spellStart"/>
      <w:r w:rsidRPr="00316F71">
        <w:rPr>
          <w:rFonts w:ascii="Times New Roman" w:hAnsi="Times New Roman" w:cs="Times New Roman"/>
          <w:i/>
          <w:iCs/>
          <w:sz w:val="22"/>
          <w:szCs w:val="22"/>
        </w:rPr>
        <w:t>Brazil</w:t>
      </w:r>
      <w:proofErr w:type="spellEnd"/>
    </w:p>
    <w:p w14:paraId="1AD0045B" w14:textId="77777777" w:rsidR="002D68B7" w:rsidRPr="00316F71" w:rsidRDefault="002D68B7" w:rsidP="00316F71">
      <w:pPr>
        <w:spacing w:after="0" w:line="240" w:lineRule="auto"/>
        <w:jc w:val="both"/>
        <w:rPr>
          <w:rFonts w:ascii="Times New Roman" w:hAnsi="Times New Roman" w:cs="Times New Roman"/>
          <w:i/>
          <w:iCs/>
          <w:sz w:val="22"/>
          <w:szCs w:val="22"/>
        </w:rPr>
      </w:pPr>
      <w:r w:rsidRPr="00316F71">
        <w:rPr>
          <w:rFonts w:ascii="Times New Roman" w:hAnsi="Times New Roman" w:cs="Times New Roman"/>
          <w:i/>
          <w:iCs/>
          <w:sz w:val="22"/>
          <w:szCs w:val="22"/>
        </w:rPr>
        <w:t xml:space="preserve">2 Faculdades Pequeno Príncipe, Curitiba, PR, 80230-020, </w:t>
      </w:r>
      <w:proofErr w:type="spellStart"/>
      <w:r w:rsidRPr="00316F71">
        <w:rPr>
          <w:rFonts w:ascii="Times New Roman" w:hAnsi="Times New Roman" w:cs="Times New Roman"/>
          <w:i/>
          <w:iCs/>
          <w:sz w:val="22"/>
          <w:szCs w:val="22"/>
        </w:rPr>
        <w:t>Brazil</w:t>
      </w:r>
      <w:proofErr w:type="spellEnd"/>
      <w:r w:rsidRPr="00316F71">
        <w:rPr>
          <w:rFonts w:ascii="Times New Roman" w:hAnsi="Times New Roman" w:cs="Times New Roman"/>
          <w:i/>
          <w:iCs/>
          <w:sz w:val="22"/>
          <w:szCs w:val="22"/>
        </w:rPr>
        <w:t>.</w:t>
      </w:r>
    </w:p>
    <w:p w14:paraId="3943DE77" w14:textId="77777777" w:rsidR="002D68B7" w:rsidRPr="00316F71" w:rsidRDefault="002D68B7" w:rsidP="00316F71">
      <w:pPr>
        <w:spacing w:after="0" w:line="240" w:lineRule="auto"/>
        <w:jc w:val="both"/>
        <w:rPr>
          <w:rFonts w:ascii="Times New Roman" w:hAnsi="Times New Roman" w:cs="Times New Roman"/>
          <w:i/>
          <w:iCs/>
          <w:sz w:val="22"/>
          <w:szCs w:val="22"/>
          <w:lang w:val="en-US"/>
        </w:rPr>
      </w:pPr>
      <w:r w:rsidRPr="00316F71">
        <w:rPr>
          <w:rFonts w:ascii="Times New Roman" w:hAnsi="Times New Roman" w:cs="Times New Roman"/>
          <w:i/>
          <w:iCs/>
          <w:sz w:val="22"/>
          <w:szCs w:val="22"/>
          <w:lang w:val="en-US"/>
        </w:rPr>
        <w:t>3 Bioinformatics and Systems Biology Laboratory, Federal University of Paraná, Curitiba, PR 81520-260, Brazil</w:t>
      </w:r>
    </w:p>
    <w:p w14:paraId="7BBA590A" w14:textId="77777777" w:rsidR="002D68B7" w:rsidRDefault="002D68B7" w:rsidP="00316F71">
      <w:pPr>
        <w:spacing w:after="0" w:line="240" w:lineRule="auto"/>
        <w:jc w:val="both"/>
        <w:rPr>
          <w:rFonts w:ascii="Times New Roman" w:hAnsi="Times New Roman" w:cs="Times New Roman"/>
          <w:i/>
          <w:iCs/>
          <w:sz w:val="22"/>
          <w:szCs w:val="22"/>
          <w:lang w:val="en-US"/>
        </w:rPr>
      </w:pPr>
      <w:r w:rsidRPr="00316F71">
        <w:rPr>
          <w:rFonts w:ascii="Times New Roman" w:hAnsi="Times New Roman" w:cs="Times New Roman"/>
          <w:i/>
          <w:iCs/>
          <w:sz w:val="22"/>
          <w:szCs w:val="22"/>
          <w:lang w:val="en-US"/>
        </w:rPr>
        <w:t xml:space="preserve">4 </w:t>
      </w:r>
      <w:proofErr w:type="spellStart"/>
      <w:r w:rsidRPr="00316F71">
        <w:rPr>
          <w:rFonts w:ascii="Times New Roman" w:hAnsi="Times New Roman" w:cs="Times New Roman"/>
          <w:i/>
          <w:iCs/>
          <w:sz w:val="22"/>
          <w:szCs w:val="22"/>
          <w:lang w:val="en-US"/>
        </w:rPr>
        <w:t>Institut</w:t>
      </w:r>
      <w:proofErr w:type="spellEnd"/>
      <w:r w:rsidRPr="00316F71">
        <w:rPr>
          <w:rFonts w:ascii="Times New Roman" w:hAnsi="Times New Roman" w:cs="Times New Roman"/>
          <w:i/>
          <w:iCs/>
          <w:sz w:val="22"/>
          <w:szCs w:val="22"/>
          <w:lang w:val="en-US"/>
        </w:rPr>
        <w:t xml:space="preserve"> de </w:t>
      </w:r>
      <w:proofErr w:type="spellStart"/>
      <w:r w:rsidRPr="00316F71">
        <w:rPr>
          <w:rFonts w:ascii="Times New Roman" w:hAnsi="Times New Roman" w:cs="Times New Roman"/>
          <w:i/>
          <w:iCs/>
          <w:sz w:val="22"/>
          <w:szCs w:val="22"/>
          <w:lang w:val="en-US"/>
        </w:rPr>
        <w:t>Pharmacologie</w:t>
      </w:r>
      <w:proofErr w:type="spellEnd"/>
      <w:r w:rsidRPr="00316F71">
        <w:rPr>
          <w:rFonts w:ascii="Times New Roman" w:hAnsi="Times New Roman" w:cs="Times New Roman"/>
          <w:i/>
          <w:iCs/>
          <w:sz w:val="22"/>
          <w:szCs w:val="22"/>
          <w:lang w:val="en-US"/>
        </w:rPr>
        <w:t xml:space="preserve"> </w:t>
      </w:r>
      <w:proofErr w:type="spellStart"/>
      <w:r w:rsidRPr="00316F71">
        <w:rPr>
          <w:rFonts w:ascii="Times New Roman" w:hAnsi="Times New Roman" w:cs="Times New Roman"/>
          <w:i/>
          <w:iCs/>
          <w:sz w:val="22"/>
          <w:szCs w:val="22"/>
          <w:lang w:val="en-US"/>
        </w:rPr>
        <w:t>Moléculaire</w:t>
      </w:r>
      <w:proofErr w:type="spellEnd"/>
      <w:r w:rsidRPr="00316F71">
        <w:rPr>
          <w:rFonts w:ascii="Times New Roman" w:hAnsi="Times New Roman" w:cs="Times New Roman"/>
          <w:i/>
          <w:iCs/>
          <w:sz w:val="22"/>
          <w:szCs w:val="22"/>
          <w:lang w:val="en-US"/>
        </w:rPr>
        <w:t xml:space="preserve"> et </w:t>
      </w:r>
      <w:proofErr w:type="spellStart"/>
      <w:r w:rsidRPr="00316F71">
        <w:rPr>
          <w:rFonts w:ascii="Times New Roman" w:hAnsi="Times New Roman" w:cs="Times New Roman"/>
          <w:i/>
          <w:iCs/>
          <w:sz w:val="22"/>
          <w:szCs w:val="22"/>
          <w:lang w:val="en-US"/>
        </w:rPr>
        <w:t>Cellulaire</w:t>
      </w:r>
      <w:proofErr w:type="spellEnd"/>
      <w:r w:rsidRPr="00316F71">
        <w:rPr>
          <w:rFonts w:ascii="Times New Roman" w:hAnsi="Times New Roman" w:cs="Times New Roman"/>
          <w:i/>
          <w:iCs/>
          <w:sz w:val="22"/>
          <w:szCs w:val="22"/>
          <w:lang w:val="en-US"/>
        </w:rPr>
        <w:t xml:space="preserve"> CNRS UMR7275, Inserm U1323, Université Côte d’Azur, 06560 </w:t>
      </w:r>
      <w:proofErr w:type="spellStart"/>
      <w:r w:rsidRPr="00316F71">
        <w:rPr>
          <w:rFonts w:ascii="Times New Roman" w:hAnsi="Times New Roman" w:cs="Times New Roman"/>
          <w:i/>
          <w:iCs/>
          <w:sz w:val="22"/>
          <w:szCs w:val="22"/>
          <w:lang w:val="en-US"/>
        </w:rPr>
        <w:t>Valbonne</w:t>
      </w:r>
      <w:proofErr w:type="spellEnd"/>
      <w:r w:rsidRPr="00316F71">
        <w:rPr>
          <w:rFonts w:ascii="Times New Roman" w:hAnsi="Times New Roman" w:cs="Times New Roman"/>
          <w:i/>
          <w:iCs/>
          <w:sz w:val="22"/>
          <w:szCs w:val="22"/>
          <w:lang w:val="en-US"/>
        </w:rPr>
        <w:t>, France</w:t>
      </w:r>
    </w:p>
    <w:p w14:paraId="0375A060" w14:textId="77777777" w:rsidR="00316F71" w:rsidRPr="00316F71" w:rsidRDefault="00316F71" w:rsidP="00316F71">
      <w:pPr>
        <w:spacing w:after="0" w:line="240" w:lineRule="auto"/>
        <w:jc w:val="both"/>
        <w:rPr>
          <w:rFonts w:ascii="Times New Roman" w:hAnsi="Times New Roman" w:cs="Times New Roman"/>
          <w:i/>
          <w:iCs/>
          <w:sz w:val="22"/>
          <w:szCs w:val="22"/>
          <w:lang w:val="en-US"/>
        </w:rPr>
      </w:pPr>
    </w:p>
    <w:p w14:paraId="36F6BE5C" w14:textId="77777777" w:rsidR="002D68B7" w:rsidRPr="00316F71" w:rsidRDefault="002D68B7" w:rsidP="00316F71">
      <w:pPr>
        <w:spacing w:after="0" w:line="240" w:lineRule="auto"/>
        <w:jc w:val="both"/>
        <w:rPr>
          <w:rFonts w:ascii="Times New Roman" w:hAnsi="Times New Roman" w:cs="Times New Roman"/>
          <w:i/>
          <w:iCs/>
          <w:sz w:val="22"/>
          <w:szCs w:val="22"/>
          <w:lang w:val="en-US"/>
        </w:rPr>
      </w:pPr>
      <w:r w:rsidRPr="00316F71">
        <w:rPr>
          <w:rFonts w:ascii="Times New Roman" w:hAnsi="Times New Roman" w:cs="Times New Roman"/>
          <w:i/>
          <w:iCs/>
          <w:sz w:val="22"/>
          <w:szCs w:val="22"/>
          <w:lang w:val="en-US"/>
        </w:rPr>
        <w:t>*Corresponding Authors:</w:t>
      </w:r>
    </w:p>
    <w:p w14:paraId="2CA0EB59" w14:textId="1D0CBEE3" w:rsidR="00A32665" w:rsidRPr="001653A8" w:rsidRDefault="002D68B7" w:rsidP="00EF261D">
      <w:pPr>
        <w:pStyle w:val="p1"/>
        <w:rPr>
          <w:rFonts w:ascii="Times New Roman" w:hAnsi="Times New Roman"/>
          <w:i/>
          <w:iCs/>
          <w:color w:val="EE0000"/>
          <w:sz w:val="22"/>
          <w:szCs w:val="22"/>
          <w:lang w:val="en-US"/>
        </w:rPr>
      </w:pPr>
      <w:r w:rsidRPr="00FF43C4">
        <w:rPr>
          <w:rFonts w:ascii="Times New Roman" w:hAnsi="Times New Roman"/>
          <w:i/>
          <w:iCs/>
          <w:sz w:val="22"/>
          <w:szCs w:val="22"/>
          <w:lang w:val="en-US"/>
        </w:rPr>
        <w:t>bonald.figueiredo@professor.fpp.edu.br (B.C.F.)</w:t>
      </w:r>
      <w:r w:rsidR="00FF43C4" w:rsidRPr="00FF43C4">
        <w:rPr>
          <w:rFonts w:ascii="Times New Roman" w:hAnsi="Times New Roman"/>
          <w:i/>
          <w:iCs/>
          <w:sz w:val="22"/>
          <w:szCs w:val="22"/>
          <w:lang w:val="en-US"/>
        </w:rPr>
        <w:t xml:space="preserve">; </w:t>
      </w:r>
      <w:r w:rsidR="00FF43C4" w:rsidRPr="00FF43C4">
        <w:rPr>
          <w:rFonts w:ascii="Times New Roman" w:hAnsi="Times New Roman"/>
          <w:i/>
          <w:iCs/>
          <w:color w:val="EE0000"/>
          <w:sz w:val="22"/>
          <w:szCs w:val="22"/>
          <w:lang w:val="en-US"/>
        </w:rPr>
        <w:t xml:space="preserve"> </w:t>
      </w:r>
      <w:hyperlink r:id="rId8" w:history="1">
        <w:r w:rsidR="00FF43C4" w:rsidRPr="00B87FB3">
          <w:rPr>
            <w:rStyle w:val="Hyperlink"/>
            <w:rFonts w:ascii="Times New Roman" w:eastAsiaTheme="majorEastAsia" w:hAnsi="Times New Roman"/>
            <w:i/>
            <w:iCs/>
            <w:color w:val="auto"/>
            <w:sz w:val="22"/>
            <w:szCs w:val="22"/>
            <w:u w:val="none"/>
            <w:lang w:val="en-US"/>
          </w:rPr>
          <w:t>mauro.castro@ufpr.br</w:t>
        </w:r>
      </w:hyperlink>
      <w:r w:rsidR="00FF43C4" w:rsidRPr="00B87FB3">
        <w:rPr>
          <w:rStyle w:val="s1"/>
          <w:rFonts w:ascii="Times New Roman" w:eastAsiaTheme="majorEastAsia" w:hAnsi="Times New Roman"/>
          <w:i/>
          <w:iCs/>
          <w:color w:val="auto"/>
          <w:sz w:val="22"/>
          <w:szCs w:val="22"/>
          <w:lang w:val="en-US"/>
        </w:rPr>
        <w:t xml:space="preserve">  (M.A.A.C)</w:t>
      </w:r>
    </w:p>
    <w:p w14:paraId="0A9A0196" w14:textId="77777777" w:rsidR="002D68B7" w:rsidRDefault="002D68B7" w:rsidP="00296070">
      <w:pPr>
        <w:spacing w:after="0" w:line="240" w:lineRule="auto"/>
        <w:jc w:val="both"/>
        <w:rPr>
          <w:rFonts w:ascii="Times New Roman" w:hAnsi="Times New Roman" w:cs="Times New Roman"/>
          <w:lang w:val="en-US"/>
        </w:rPr>
      </w:pPr>
    </w:p>
    <w:p w14:paraId="5EA881D5" w14:textId="5C184625" w:rsidR="00296070" w:rsidRPr="00FF47EB" w:rsidRDefault="00296070" w:rsidP="00296070">
      <w:pPr>
        <w:spacing w:after="0" w:line="240" w:lineRule="auto"/>
        <w:jc w:val="both"/>
        <w:rPr>
          <w:rFonts w:ascii="Times New Roman" w:hAnsi="Times New Roman" w:cs="Times New Roman"/>
          <w:b/>
          <w:bCs/>
          <w:lang w:val="en-US"/>
        </w:rPr>
      </w:pPr>
      <w:r w:rsidRPr="00FF47EB">
        <w:rPr>
          <w:rFonts w:ascii="Times New Roman" w:hAnsi="Times New Roman" w:cs="Times New Roman"/>
          <w:b/>
          <w:bCs/>
          <w:lang w:val="en-US"/>
        </w:rPr>
        <w:t>Abstract</w:t>
      </w:r>
    </w:p>
    <w:p w14:paraId="7FE2C5B6" w14:textId="77777777" w:rsidR="00296070" w:rsidRPr="00EF261D" w:rsidRDefault="00296070" w:rsidP="00EF261D">
      <w:pPr>
        <w:spacing w:after="0" w:line="240" w:lineRule="auto"/>
        <w:jc w:val="both"/>
        <w:rPr>
          <w:rFonts w:ascii="Times New Roman" w:hAnsi="Times New Roman" w:cs="Times New Roman"/>
          <w:b/>
          <w:bCs/>
          <w:lang w:val="en-US"/>
        </w:rPr>
      </w:pPr>
    </w:p>
    <w:p w14:paraId="07DDD1C4" w14:textId="77777777" w:rsidR="00EF261D" w:rsidRPr="00EF261D" w:rsidRDefault="00EF261D" w:rsidP="00EF261D">
      <w:pPr>
        <w:spacing w:after="0" w:line="240" w:lineRule="auto"/>
        <w:jc w:val="both"/>
        <w:rPr>
          <w:rFonts w:ascii="Times New Roman" w:hAnsi="Times New Roman" w:cs="Times New Roman"/>
          <w:lang w:val="en-US"/>
        </w:rPr>
      </w:pPr>
      <w:r w:rsidRPr="00EF261D">
        <w:rPr>
          <w:rFonts w:ascii="Times New Roman" w:hAnsi="Times New Roman" w:cs="Times New Roman"/>
          <w:b/>
          <w:bCs/>
          <w:lang w:val="en-US"/>
        </w:rPr>
        <w:t>Background:</w:t>
      </w:r>
      <w:r w:rsidRPr="00EF261D">
        <w:rPr>
          <w:rFonts w:ascii="Times New Roman" w:hAnsi="Times New Roman" w:cs="Times New Roman"/>
          <w:lang w:val="en-US"/>
        </w:rPr>
        <w:t xml:space="preserve"> Anti-CD19 CAR T-cell therapy (Axi-cel) has transformed the treatment landscape for relapsed or refractory diffuse large B-cell lymphoma (DLBCL). However, a substantial proportion of patients fail to achieve durable responses. Although target antigen escape is well-described, therapeutic failure frequently occurs in tumors retaining positive CD19 expression. This study aimed to investigate the intrinsic and microenvironmental transcriptomic determinants of resistance to Axi-cel.</w:t>
      </w:r>
    </w:p>
    <w:p w14:paraId="63C506DF" w14:textId="24F9C711" w:rsidR="00EF261D" w:rsidRPr="00525573" w:rsidRDefault="00EF261D" w:rsidP="00EF261D">
      <w:pPr>
        <w:spacing w:after="0" w:line="240" w:lineRule="auto"/>
        <w:jc w:val="both"/>
        <w:rPr>
          <w:rFonts w:ascii="Times New Roman" w:hAnsi="Times New Roman" w:cs="Times New Roman"/>
          <w:color w:val="000000" w:themeColor="text1"/>
          <w:lang w:val="en-US"/>
        </w:rPr>
      </w:pPr>
      <w:r w:rsidRPr="00EF261D">
        <w:rPr>
          <w:rFonts w:ascii="Times New Roman" w:hAnsi="Times New Roman" w:cs="Times New Roman"/>
          <w:b/>
          <w:bCs/>
          <w:lang w:val="en-US"/>
        </w:rPr>
        <w:t>Methods:</w:t>
      </w:r>
      <w:r w:rsidRPr="00EF261D">
        <w:rPr>
          <w:rFonts w:ascii="Times New Roman" w:hAnsi="Times New Roman" w:cs="Times New Roman"/>
          <w:lang w:val="en-US"/>
        </w:rPr>
        <w:t xml:space="preserve"> We performed an integrative analysis of targeted gene expression data from tumor microenvironment panels generated in the pivotal ZUMA-1 and ZUMA-7 clinical trial cohorts</w:t>
      </w:r>
      <w:r w:rsidRPr="00525573">
        <w:rPr>
          <w:rFonts w:ascii="Times New Roman" w:hAnsi="Times New Roman" w:cs="Times New Roman"/>
          <w:color w:val="000000" w:themeColor="text1"/>
          <w:lang w:val="en-US"/>
        </w:rPr>
        <w:t xml:space="preserve">. Potential evasion mechanisms were investigated through differential gene expression, pathway enrichment analysis, and survival analyses. The treatment-context specificity and independence of the candidate signature were </w:t>
      </w:r>
      <w:r w:rsidR="000222F6" w:rsidRPr="00525573">
        <w:rPr>
          <w:rFonts w:ascii="Times New Roman" w:hAnsi="Times New Roman" w:cs="Times New Roman"/>
          <w:color w:val="000000" w:themeColor="text1"/>
          <w:lang w:val="en-US"/>
        </w:rPr>
        <w:t xml:space="preserve">systematically </w:t>
      </w:r>
      <w:r w:rsidR="00F914F6" w:rsidRPr="00525573">
        <w:rPr>
          <w:rFonts w:ascii="Times New Roman" w:hAnsi="Times New Roman" w:cs="Times New Roman"/>
          <w:color w:val="000000" w:themeColor="text1"/>
          <w:lang w:val="en-US"/>
        </w:rPr>
        <w:t>evaluated</w:t>
      </w:r>
      <w:r w:rsidR="000222F6" w:rsidRPr="00525573">
        <w:rPr>
          <w:rFonts w:ascii="Times New Roman" w:hAnsi="Times New Roman" w:cs="Times New Roman"/>
          <w:color w:val="000000" w:themeColor="text1"/>
          <w:lang w:val="en-US"/>
        </w:rPr>
        <w:t xml:space="preserve"> </w:t>
      </w:r>
      <w:r w:rsidRPr="00525573">
        <w:rPr>
          <w:rFonts w:ascii="Times New Roman" w:hAnsi="Times New Roman" w:cs="Times New Roman"/>
          <w:color w:val="000000" w:themeColor="text1"/>
          <w:lang w:val="en-US"/>
        </w:rPr>
        <w:t xml:space="preserve">across the </w:t>
      </w:r>
      <w:proofErr w:type="spellStart"/>
      <w:r w:rsidRPr="00525573">
        <w:rPr>
          <w:rFonts w:ascii="Times New Roman" w:hAnsi="Times New Roman" w:cs="Times New Roman"/>
          <w:color w:val="000000" w:themeColor="text1"/>
          <w:lang w:val="en-US"/>
        </w:rPr>
        <w:t>axi</w:t>
      </w:r>
      <w:proofErr w:type="spellEnd"/>
      <w:r w:rsidRPr="00525573">
        <w:rPr>
          <w:rFonts w:ascii="Times New Roman" w:hAnsi="Times New Roman" w:cs="Times New Roman"/>
          <w:color w:val="000000" w:themeColor="text1"/>
          <w:lang w:val="en-US"/>
        </w:rPr>
        <w:t xml:space="preserve">-cel treatment cohorts, the ZUMA-7 standard-of-care salvage chemotherapy arm from ZUMA-7, and an independent first-line chemoimmunotherapy cohort from TCGA-DLBC. </w:t>
      </w:r>
    </w:p>
    <w:p w14:paraId="18A57B78" w14:textId="77777777" w:rsidR="00EF261D" w:rsidRPr="00EF261D" w:rsidRDefault="00EF261D" w:rsidP="00EF261D">
      <w:pPr>
        <w:spacing w:after="0" w:line="240" w:lineRule="auto"/>
        <w:jc w:val="both"/>
        <w:rPr>
          <w:rFonts w:ascii="Times New Roman" w:hAnsi="Times New Roman" w:cs="Times New Roman"/>
          <w:lang w:val="en-US"/>
        </w:rPr>
      </w:pPr>
      <w:r w:rsidRPr="00525573">
        <w:rPr>
          <w:rFonts w:ascii="Times New Roman" w:hAnsi="Times New Roman" w:cs="Times New Roman"/>
          <w:b/>
          <w:bCs/>
          <w:color w:val="000000" w:themeColor="text1"/>
          <w:lang w:val="en-US"/>
        </w:rPr>
        <w:t>Results:</w:t>
      </w:r>
      <w:r w:rsidRPr="00525573">
        <w:rPr>
          <w:rFonts w:ascii="Times New Roman" w:hAnsi="Times New Roman" w:cs="Times New Roman"/>
          <w:color w:val="000000" w:themeColor="text1"/>
          <w:lang w:val="en-US"/>
        </w:rPr>
        <w:t xml:space="preserve"> Transcriptomic mapping revealed that baseline T-cell exhaustion signatures and global HLA downregulation fail to independently stratify response to Axi-cel. Therapeutic sensitivity was associated with preservation of B-cell lineage phenotypic integrity (</w:t>
      </w:r>
      <w:r w:rsidRPr="00525573">
        <w:rPr>
          <w:rFonts w:ascii="Times New Roman" w:hAnsi="Times New Roman" w:cs="Times New Roman"/>
          <w:i/>
          <w:iCs/>
          <w:color w:val="000000" w:themeColor="text1"/>
          <w:lang w:val="en-US"/>
        </w:rPr>
        <w:t>CD19, MS4A1, TNFRSF17</w:t>
      </w:r>
      <w:r w:rsidRPr="00525573">
        <w:rPr>
          <w:rFonts w:ascii="Times New Roman" w:hAnsi="Times New Roman" w:cs="Times New Roman"/>
          <w:color w:val="000000" w:themeColor="text1"/>
          <w:lang w:val="en-US"/>
        </w:rPr>
        <w:t>) and transcriptional competence (</w:t>
      </w:r>
      <w:r w:rsidRPr="00525573">
        <w:rPr>
          <w:rFonts w:ascii="Times New Roman" w:hAnsi="Times New Roman" w:cs="Times New Roman"/>
          <w:i/>
          <w:iCs/>
          <w:color w:val="000000" w:themeColor="text1"/>
          <w:lang w:val="en-US"/>
        </w:rPr>
        <w:t>IRF8</w:t>
      </w:r>
      <w:r w:rsidRPr="00525573">
        <w:rPr>
          <w:rFonts w:ascii="Times New Roman" w:hAnsi="Times New Roman" w:cs="Times New Roman"/>
          <w:color w:val="000000" w:themeColor="text1"/>
          <w:lang w:val="en-US"/>
        </w:rPr>
        <w:t xml:space="preserve">). Conversely, early CAR T-cell escape was associated with tumor dedifferentiation, epithelial-mesenchymal-like tissue-remodeling programs, altered cellular adhesion involving CDH2 and NCAM1, and immune-excluding chemotaxis associated with CCL20. Cross-cohort evaluation indicated that most markers comprising this risk profile </w:t>
      </w:r>
      <w:r w:rsidRPr="00EF261D">
        <w:rPr>
          <w:rFonts w:ascii="Times New Roman" w:hAnsi="Times New Roman" w:cs="Times New Roman"/>
          <w:lang w:val="en-US"/>
        </w:rPr>
        <w:t>were associated predominantly with failure in the cellular immunotherapy setting. WNT11 was an exception, emerging as a broader adverse prognostic marker of intrinsic tumor aggressiveness. Cellular deconvolution further showed that the estimated bulk abundance of infiltrating immune and stromal populations did not independently stratify clinical outcomes.</w:t>
      </w:r>
    </w:p>
    <w:p w14:paraId="1F7E77FF" w14:textId="77777777" w:rsidR="00EF261D" w:rsidRPr="001653A8" w:rsidRDefault="00EF261D" w:rsidP="00EF261D">
      <w:pPr>
        <w:pStyle w:val="NormalWeb"/>
        <w:spacing w:before="0" w:beforeAutospacing="0" w:after="0" w:afterAutospacing="0"/>
        <w:jc w:val="both"/>
        <w:rPr>
          <w:lang w:val="en-US"/>
        </w:rPr>
      </w:pPr>
      <w:r w:rsidRPr="00EF261D">
        <w:rPr>
          <w:b/>
          <w:bCs/>
          <w:lang w:val="en-US"/>
        </w:rPr>
        <w:t>Conclusions:</w:t>
      </w:r>
      <w:r w:rsidRPr="00EF261D">
        <w:rPr>
          <w:lang w:val="en-US"/>
        </w:rPr>
        <w:t xml:space="preserve"> Early resistance to Axi-cel in DLBCL </w:t>
      </w:r>
      <w:r w:rsidRPr="001653A8">
        <w:rPr>
          <w:lang w:val="en-US"/>
        </w:rPr>
        <w:t xml:space="preserve">may reflect malignant-clone phenotypic plasticity, loss of lymphoid identity, and aberrant tissue-remodeling programs rather than classical immune deprivation alone. Characterization of these candidate evasion pathways provides a framework for further biomarker validation and identifies </w:t>
      </w:r>
      <w:r w:rsidRPr="001653A8">
        <w:rPr>
          <w:lang w:val="en-US"/>
        </w:rPr>
        <w:lastRenderedPageBreak/>
        <w:t>potential biological targets for combination strategies designed to overcome resistance to CAR T-cell therapy.</w:t>
      </w:r>
    </w:p>
    <w:p w14:paraId="02240503" w14:textId="77777777" w:rsidR="009E6639" w:rsidRPr="001653A8" w:rsidRDefault="009E6639" w:rsidP="002D68B7">
      <w:pPr>
        <w:spacing w:line="240" w:lineRule="auto"/>
        <w:rPr>
          <w:rFonts w:ascii="Times New Roman" w:hAnsi="Times New Roman" w:cs="Times New Roman"/>
          <w:b/>
          <w:bCs/>
          <w:lang w:val="en-US"/>
        </w:rPr>
      </w:pPr>
    </w:p>
    <w:p w14:paraId="6619ABB2" w14:textId="77777777" w:rsidR="00A34D3D" w:rsidRPr="00525070" w:rsidRDefault="00A34D3D" w:rsidP="00525070">
      <w:pPr>
        <w:spacing w:after="0" w:line="480" w:lineRule="auto"/>
        <w:jc w:val="both"/>
        <w:rPr>
          <w:rFonts w:ascii="Times New Roman" w:hAnsi="Times New Roman" w:cs="Times New Roman"/>
          <w:b/>
          <w:bCs/>
          <w:lang w:val="en-US"/>
        </w:rPr>
      </w:pPr>
      <w:r w:rsidRPr="00525070">
        <w:rPr>
          <w:rFonts w:ascii="Times New Roman" w:hAnsi="Times New Roman" w:cs="Times New Roman"/>
          <w:b/>
          <w:bCs/>
          <w:lang w:val="en-US"/>
        </w:rPr>
        <w:t>What is already known on this topic</w:t>
      </w:r>
    </w:p>
    <w:p w14:paraId="01DCBF95" w14:textId="64B80017" w:rsidR="00A34D3D" w:rsidRPr="00525573" w:rsidRDefault="00A34D3D" w:rsidP="00525070">
      <w:pPr>
        <w:spacing w:after="0" w:line="480" w:lineRule="auto"/>
        <w:jc w:val="both"/>
        <w:rPr>
          <w:rFonts w:ascii="Times New Roman" w:hAnsi="Times New Roman" w:cs="Times New Roman"/>
          <w:color w:val="000000" w:themeColor="text1"/>
          <w:lang w:val="en-US"/>
        </w:rPr>
      </w:pPr>
      <w:r w:rsidRPr="00A34D3D">
        <w:rPr>
          <w:rFonts w:ascii="Times New Roman" w:hAnsi="Times New Roman" w:cs="Times New Roman"/>
          <w:lang w:val="en-US"/>
        </w:rPr>
        <w:t xml:space="preserve">Although anti-CD19 CAR T-cell therapy (Axi-cel) is highly effective for </w:t>
      </w:r>
      <w:r w:rsidRPr="00525573">
        <w:rPr>
          <w:rFonts w:ascii="Times New Roman" w:hAnsi="Times New Roman" w:cs="Times New Roman"/>
          <w:color w:val="000000" w:themeColor="text1"/>
          <w:lang w:val="en-US"/>
        </w:rPr>
        <w:t xml:space="preserve">relapsed/refractory DLBCL, many patients experience therapeutic failure without losing </w:t>
      </w:r>
      <w:r w:rsidRPr="00525573">
        <w:rPr>
          <w:rFonts w:ascii="Times New Roman" w:hAnsi="Times New Roman" w:cs="Times New Roman"/>
          <w:i/>
          <w:iCs/>
          <w:color w:val="000000" w:themeColor="text1"/>
          <w:lang w:val="en-US"/>
        </w:rPr>
        <w:t>CD19</w:t>
      </w:r>
      <w:r w:rsidRPr="00525573">
        <w:rPr>
          <w:rFonts w:ascii="Times New Roman" w:hAnsi="Times New Roman" w:cs="Times New Roman"/>
          <w:color w:val="000000" w:themeColor="text1"/>
          <w:lang w:val="en-US"/>
        </w:rPr>
        <w:t xml:space="preserve"> expression</w:t>
      </w:r>
      <w:r w:rsidR="000E029F">
        <w:rPr>
          <w:rFonts w:ascii="Times New Roman" w:hAnsi="Times New Roman" w:cs="Times New Roman"/>
          <w:color w:val="000000" w:themeColor="text1"/>
          <w:lang w:val="en-US"/>
        </w:rPr>
        <w:t>.</w:t>
      </w:r>
    </w:p>
    <w:p w14:paraId="0CAE6A88" w14:textId="77777777" w:rsidR="00A34D3D" w:rsidRPr="00A34D3D" w:rsidRDefault="00A34D3D" w:rsidP="00525070">
      <w:pPr>
        <w:spacing w:after="0" w:line="480" w:lineRule="auto"/>
        <w:jc w:val="both"/>
        <w:rPr>
          <w:rFonts w:ascii="Times New Roman" w:hAnsi="Times New Roman" w:cs="Times New Roman"/>
          <w:lang w:val="en-US"/>
        </w:rPr>
      </w:pPr>
    </w:p>
    <w:p w14:paraId="1A39AE1D" w14:textId="77777777" w:rsidR="00A34D3D" w:rsidRPr="00525070" w:rsidRDefault="00A34D3D" w:rsidP="00525070">
      <w:pPr>
        <w:spacing w:after="0" w:line="480" w:lineRule="auto"/>
        <w:jc w:val="both"/>
        <w:rPr>
          <w:rFonts w:ascii="Times New Roman" w:hAnsi="Times New Roman" w:cs="Times New Roman"/>
          <w:b/>
          <w:bCs/>
          <w:lang w:val="en-US"/>
        </w:rPr>
      </w:pPr>
      <w:r w:rsidRPr="00525070">
        <w:rPr>
          <w:rFonts w:ascii="Times New Roman" w:hAnsi="Times New Roman" w:cs="Times New Roman"/>
          <w:b/>
          <w:bCs/>
          <w:lang w:val="en-US"/>
        </w:rPr>
        <w:t>What this study adds</w:t>
      </w:r>
    </w:p>
    <w:p w14:paraId="31D95CAD" w14:textId="6AC0615A" w:rsidR="00A34D3D" w:rsidRPr="00A34D3D" w:rsidRDefault="00A34D3D" w:rsidP="00525070">
      <w:pPr>
        <w:spacing w:after="0" w:line="480" w:lineRule="auto"/>
        <w:jc w:val="both"/>
        <w:rPr>
          <w:rFonts w:ascii="Times New Roman" w:hAnsi="Times New Roman" w:cs="Times New Roman"/>
          <w:lang w:val="en-US"/>
        </w:rPr>
      </w:pPr>
      <w:r w:rsidRPr="00A34D3D">
        <w:rPr>
          <w:rFonts w:ascii="Times New Roman" w:hAnsi="Times New Roman" w:cs="Times New Roman"/>
          <w:lang w:val="en-US"/>
        </w:rPr>
        <w:t>This study reveals that early Axi-cel resistance is not primarily driven by classical baseline immune deprivation, but rather by the malignant clone's phenotypic plasticity, characterized by the loss of B-cell lineage identity and the activation of aggressive tissue remodeling and epithelial-mesenchymal transition</w:t>
      </w:r>
      <w:r w:rsidR="00EF261D">
        <w:rPr>
          <w:rFonts w:ascii="Times New Roman" w:hAnsi="Times New Roman" w:cs="Times New Roman"/>
          <w:lang w:val="en-US"/>
        </w:rPr>
        <w:t>-like</w:t>
      </w:r>
      <w:r w:rsidRPr="00A34D3D">
        <w:rPr>
          <w:rFonts w:ascii="Times New Roman" w:hAnsi="Times New Roman" w:cs="Times New Roman"/>
          <w:lang w:val="en-US"/>
        </w:rPr>
        <w:t xml:space="preserve"> (EMT</w:t>
      </w:r>
      <w:r w:rsidR="00EF261D">
        <w:rPr>
          <w:rFonts w:ascii="Times New Roman" w:hAnsi="Times New Roman" w:cs="Times New Roman"/>
          <w:lang w:val="en-US"/>
        </w:rPr>
        <w:t>-like</w:t>
      </w:r>
      <w:r w:rsidRPr="00A34D3D">
        <w:rPr>
          <w:rFonts w:ascii="Times New Roman" w:hAnsi="Times New Roman" w:cs="Times New Roman"/>
          <w:lang w:val="en-US"/>
        </w:rPr>
        <w:t>) programs.</w:t>
      </w:r>
    </w:p>
    <w:p w14:paraId="7AC534BE" w14:textId="77777777" w:rsidR="00A34D3D" w:rsidRPr="00A34D3D" w:rsidRDefault="00A34D3D" w:rsidP="00525070">
      <w:pPr>
        <w:spacing w:after="0" w:line="480" w:lineRule="auto"/>
        <w:jc w:val="both"/>
        <w:rPr>
          <w:rFonts w:ascii="Times New Roman" w:hAnsi="Times New Roman" w:cs="Times New Roman"/>
          <w:lang w:val="en-US"/>
        </w:rPr>
      </w:pPr>
    </w:p>
    <w:p w14:paraId="7A85680D" w14:textId="77777777" w:rsidR="00A34D3D" w:rsidRPr="00525070" w:rsidRDefault="00A34D3D" w:rsidP="00525070">
      <w:pPr>
        <w:spacing w:after="0" w:line="480" w:lineRule="auto"/>
        <w:jc w:val="both"/>
        <w:rPr>
          <w:rFonts w:ascii="Times New Roman" w:hAnsi="Times New Roman" w:cs="Times New Roman"/>
          <w:b/>
          <w:bCs/>
          <w:lang w:val="en-US"/>
        </w:rPr>
      </w:pPr>
      <w:r w:rsidRPr="00525070">
        <w:rPr>
          <w:rFonts w:ascii="Times New Roman" w:hAnsi="Times New Roman" w:cs="Times New Roman"/>
          <w:b/>
          <w:bCs/>
          <w:lang w:val="en-US"/>
        </w:rPr>
        <w:t>How this study might affect research, practice or policy</w:t>
      </w:r>
    </w:p>
    <w:p w14:paraId="5D83F36F" w14:textId="0BDC2620" w:rsidR="00A34D3D" w:rsidRPr="00A34D3D" w:rsidRDefault="00A34D3D" w:rsidP="00525070">
      <w:pPr>
        <w:spacing w:after="0" w:line="480" w:lineRule="auto"/>
        <w:jc w:val="both"/>
        <w:rPr>
          <w:rFonts w:ascii="Times New Roman" w:hAnsi="Times New Roman" w:cs="Times New Roman"/>
          <w:lang w:val="en-US"/>
        </w:rPr>
      </w:pPr>
      <w:r w:rsidRPr="00A34D3D">
        <w:rPr>
          <w:rFonts w:ascii="Times New Roman" w:hAnsi="Times New Roman" w:cs="Times New Roman"/>
          <w:lang w:val="en-US"/>
        </w:rPr>
        <w:t>These findings provide an orthogonally validated transcriptomic framework for pre-treatment risk stratification and identify EMT</w:t>
      </w:r>
      <w:r w:rsidR="00EF261D">
        <w:rPr>
          <w:rFonts w:ascii="Times New Roman" w:hAnsi="Times New Roman" w:cs="Times New Roman"/>
          <w:lang w:val="en-US"/>
        </w:rPr>
        <w:t>-like</w:t>
      </w:r>
      <w:r w:rsidRPr="00A34D3D">
        <w:rPr>
          <w:rFonts w:ascii="Times New Roman" w:hAnsi="Times New Roman" w:cs="Times New Roman"/>
          <w:lang w:val="en-US"/>
        </w:rPr>
        <w:t xml:space="preserve"> and </w:t>
      </w:r>
      <w:proofErr w:type="spellStart"/>
      <w:r w:rsidRPr="00A34D3D">
        <w:rPr>
          <w:rFonts w:ascii="Times New Roman" w:hAnsi="Times New Roman" w:cs="Times New Roman"/>
          <w:lang w:val="en-US"/>
        </w:rPr>
        <w:t>Wnt</w:t>
      </w:r>
      <w:proofErr w:type="spellEnd"/>
      <w:r w:rsidRPr="00A34D3D">
        <w:rPr>
          <w:rFonts w:ascii="Times New Roman" w:hAnsi="Times New Roman" w:cs="Times New Roman"/>
          <w:lang w:val="en-US"/>
        </w:rPr>
        <w:t xml:space="preserve"> signaling as rational targets for novel combination therapies or the engineering of next-generation CAR T-cells.</w:t>
      </w:r>
    </w:p>
    <w:p w14:paraId="176B53A2" w14:textId="77777777" w:rsidR="00A34D3D" w:rsidRPr="00A34D3D" w:rsidRDefault="00A34D3D" w:rsidP="00525070">
      <w:pPr>
        <w:spacing w:after="0" w:line="480" w:lineRule="auto"/>
        <w:jc w:val="both"/>
        <w:rPr>
          <w:rFonts w:ascii="Times New Roman" w:hAnsi="Times New Roman" w:cs="Times New Roman"/>
          <w:lang w:val="en-US"/>
        </w:rPr>
      </w:pPr>
    </w:p>
    <w:p w14:paraId="03684BB5" w14:textId="74A1E6E6" w:rsidR="00EE1B9D" w:rsidRPr="002D68B7" w:rsidRDefault="00E93D1A" w:rsidP="002D68B7">
      <w:pPr>
        <w:spacing w:line="240" w:lineRule="auto"/>
        <w:rPr>
          <w:rFonts w:ascii="Times New Roman" w:hAnsi="Times New Roman" w:cs="Times New Roman"/>
          <w:b/>
          <w:bCs/>
          <w:lang w:val="en-US"/>
        </w:rPr>
      </w:pPr>
      <w:r>
        <w:rPr>
          <w:rFonts w:ascii="Times New Roman" w:hAnsi="Times New Roman" w:cs="Times New Roman"/>
          <w:b/>
          <w:bCs/>
          <w:lang w:val="en-US"/>
        </w:rPr>
        <w:t>Introduction</w:t>
      </w:r>
    </w:p>
    <w:p w14:paraId="05BB969B" w14:textId="77777777" w:rsidR="00EE1B9D" w:rsidRPr="00EE1B9D" w:rsidRDefault="00EE1B9D" w:rsidP="00855F70">
      <w:pPr>
        <w:spacing w:after="0" w:line="480" w:lineRule="auto"/>
        <w:jc w:val="both"/>
        <w:rPr>
          <w:rFonts w:ascii="Times New Roman" w:hAnsi="Times New Roman" w:cs="Times New Roman"/>
          <w:lang w:val="en-US"/>
        </w:rPr>
      </w:pPr>
    </w:p>
    <w:p w14:paraId="39A339B8" w14:textId="7962473F" w:rsidR="004A642B" w:rsidRDefault="00266AFB" w:rsidP="00266AFB">
      <w:pPr>
        <w:spacing w:after="0" w:line="480" w:lineRule="auto"/>
        <w:ind w:firstLine="709"/>
        <w:jc w:val="both"/>
        <w:rPr>
          <w:rFonts w:ascii="Times New Roman" w:hAnsi="Times New Roman" w:cs="Times New Roman"/>
          <w:lang w:val="en-US"/>
        </w:rPr>
      </w:pPr>
      <w:r w:rsidRPr="00266AFB">
        <w:rPr>
          <w:rFonts w:ascii="Times New Roman" w:hAnsi="Times New Roman" w:cs="Times New Roman"/>
          <w:lang w:val="en-US"/>
        </w:rPr>
        <w:t>Diffuse large B-cell lymphoma (DLBCL) is the most common aggressive non-Hodgkin lymphoma in adults and is characterized by substantial biological and clinical heterogeneity. Despite major advances with first-line rituximab-based chemoimmunotherapy (R-CHOP), approximately 30</w:t>
      </w:r>
      <w:r w:rsidR="008E2CFA">
        <w:rPr>
          <w:rFonts w:ascii="Times New Roman" w:hAnsi="Times New Roman" w:cs="Times New Roman"/>
          <w:lang w:val="en-US"/>
        </w:rPr>
        <w:t>-</w:t>
      </w:r>
      <w:r w:rsidRPr="00266AFB">
        <w:rPr>
          <w:rFonts w:ascii="Times New Roman" w:hAnsi="Times New Roman" w:cs="Times New Roman"/>
          <w:lang w:val="en-US"/>
        </w:rPr>
        <w:t>40% of patients develop relapsed or refractory (r/r) disease, which has historically been associated with a dismal prognosis and limited treatment options</w:t>
      </w:r>
      <w:r w:rsidR="009E6639">
        <w:rPr>
          <w:rFonts w:ascii="Times New Roman" w:hAnsi="Times New Roman" w:cs="Times New Roman"/>
          <w:lang w:val="en-US"/>
        </w:rPr>
        <w:t xml:space="preserve"> </w:t>
      </w:r>
      <w:r w:rsidR="009E6639">
        <w:rPr>
          <w:rFonts w:ascii="Times New Roman" w:hAnsi="Times New Roman" w:cs="Times New Roman"/>
          <w:lang w:val="en-US"/>
        </w:rPr>
        <w:fldChar w:fldCharType="begin"/>
      </w:r>
      <w:r w:rsidR="009E6639">
        <w:rPr>
          <w:rFonts w:ascii="Times New Roman" w:hAnsi="Times New Roman" w:cs="Times New Roman"/>
          <w:lang w:val="en-US"/>
        </w:rPr>
        <w:instrText xml:space="preserve"> ADDIN ZOTERO_ITEM CSL_CITATION {"citationID":"nJ4NfRc8","properties":{"unsorted":false,"formattedCitation":"(1,2)","plainCitation":"(1,2)","noteIndex":0},"citationItems":[{"id":713,"uris":["http://zotero.org/users/17472926/items/6P65X2GR"],"itemData":{"id":713,"type":"article-journal","abstract":"Key Points\n            SCHOLAR-1 is the first patient-level analysis of outcomes of refractory DLBCL from 2 large randomized trials and 2 academic databases. SCHOLAR-1 demonstrated poor outcomes in patients with refractory DLBCL, supporting a need for more effective therapies for these patients.","container-title":"Blood","DOI":"10.1182/blood-2017-03-769620","ISSN":"0006-4971, 1528-0020","issue":"16","language":"en","page":"1800-1808","source":"DOI.org (Crossref)","title":"Outcomes in refractory diffuse large B-cell lymphoma: results from the international SCHOLAR-1 study","title-short":"Outcomes in refractory diffuse large B-cell lymphoma","volume":"130","author":[{"family":"Crump","given":"Michael"},{"family":"Neelapu","given":"Sattva S."},{"family":"Farooq","given":"Umar"},{"family":"Van Den Neste","given":"Eric"},{"family":"Kuruvilla","given":"John"},{"family":"Westin","given":"Jason"},{"family":"Link","given":"Brian K."},{"family":"Hay","given":"Annette"},{"family":"Cerhan","given":"James R."},{"family":"Zhu","given":"Liting"},{"family":"Boussetta","given":"Sami"},{"family":"Feng","given":"Lei"},{"family":"Maurer","given":"Matthew J."},{"family":"Navale","given":"Lynn"},{"family":"Wiezorek","given":"Jeff"},{"family":"Go","given":"William Y."},{"family":"Gisselbrecht","given":"Christian"}],"issued":{"date-parts":[["2017",10,19]]}}},{"id":697,"uris":["http://zotero.org/users/17472926/items/QTGJSZ4N"],"itemData":{"id":697,"type":"article-journal","abstract":"Large B-cell lymphomas, with an estimated 150,000 new cases annually worldwide, represent almost 30% of all cases of non-Hodgkin’s lymphoma. Patients typically present with progressive lymphadenopathy, extranodal disease, or both and require therapy. Despite the advanced stage at presentation in the majority of patients, more than 60% can be cured with R-CHOP (rituximab, cyclophosphamide, doxorubicin, vincristine, and prednisone) immunochemotherapy (Fig. 1A). Patients with treatment failure after R-CHOP often have a poor outcome — in particular, those with disease that is refractory to frontline or subsequent therapies — although some patients can have a durable remission and be cured after secondary therapies. Over the past two decades, improved insights into large B-cell lymphomas, in terms of epidemiology, prognostic factors, and biologic heterogeneity, have led to a refinement of disease classification and the development of new therapeutic approaches.","container-title":"The New England Journal of Medicine","DOI":"10.1056/NEJMra2027612","ISSN":"1533-4406","issue":"9","journalAbbreviation":"N Engl J Med","language":"eng","page":"842-858","PMID":"33657296","PMCID":"PMC8377611","source":"PubMed","title":"Diffuse Large B-Cell Lymphoma","volume":"384","author":[{"family":"Sehn","given":"Laurie H."},{"family":"Salles","given":"Gilles"}],"issued":{"date-parts":[["2021",3,4]]}}}],"schema":"https://github.com/citation-style-language/schema/raw/master/csl-citation.json"} </w:instrText>
      </w:r>
      <w:r w:rsidR="009E6639">
        <w:rPr>
          <w:rFonts w:ascii="Times New Roman" w:hAnsi="Times New Roman" w:cs="Times New Roman"/>
          <w:lang w:val="en-US"/>
        </w:rPr>
        <w:fldChar w:fldCharType="separate"/>
      </w:r>
      <w:r w:rsidR="009E6639" w:rsidRPr="009E6639">
        <w:rPr>
          <w:rFonts w:ascii="Times New Roman" w:hAnsi="Times New Roman" w:cs="Times New Roman"/>
          <w:lang w:val="en-US"/>
        </w:rPr>
        <w:t>(1,2)</w:t>
      </w:r>
      <w:r w:rsidR="009E6639">
        <w:rPr>
          <w:rFonts w:ascii="Times New Roman" w:hAnsi="Times New Roman" w:cs="Times New Roman"/>
          <w:lang w:val="en-US"/>
        </w:rPr>
        <w:fldChar w:fldCharType="end"/>
      </w:r>
      <w:r w:rsidR="004A642B" w:rsidRPr="004A642B">
        <w:rPr>
          <w:rFonts w:ascii="Times New Roman" w:hAnsi="Times New Roman" w:cs="Times New Roman"/>
          <w:lang w:val="en-US"/>
        </w:rPr>
        <w:t xml:space="preserve">. </w:t>
      </w:r>
      <w:r w:rsidRPr="00266AFB">
        <w:rPr>
          <w:rFonts w:ascii="Times New Roman" w:hAnsi="Times New Roman" w:cs="Times New Roman"/>
          <w:lang w:val="en-US"/>
        </w:rPr>
        <w:t xml:space="preserve">Following failure of first-line therapy, </w:t>
      </w:r>
      <w:r w:rsidRPr="009902DF">
        <w:rPr>
          <w:rFonts w:ascii="Times New Roman" w:hAnsi="Times New Roman" w:cs="Times New Roman"/>
          <w:color w:val="000000" w:themeColor="text1"/>
          <w:lang w:val="en-US"/>
        </w:rPr>
        <w:t>CD19</w:t>
      </w:r>
      <w:r w:rsidRPr="00266AFB">
        <w:rPr>
          <w:rFonts w:ascii="Times New Roman" w:hAnsi="Times New Roman" w:cs="Times New Roman"/>
          <w:lang w:val="en-US"/>
        </w:rPr>
        <w:t xml:space="preserve">-directed </w:t>
      </w:r>
      <w:r w:rsidRPr="00266AFB">
        <w:rPr>
          <w:rFonts w:ascii="Times New Roman" w:hAnsi="Times New Roman" w:cs="Times New Roman"/>
          <w:lang w:val="en-US"/>
        </w:rPr>
        <w:lastRenderedPageBreak/>
        <w:t xml:space="preserve">chimeric antigen receptor (CAR) T-cell therapies, including </w:t>
      </w:r>
      <w:proofErr w:type="spellStart"/>
      <w:r w:rsidRPr="00266AFB">
        <w:rPr>
          <w:rFonts w:ascii="Times New Roman" w:hAnsi="Times New Roman" w:cs="Times New Roman"/>
          <w:lang w:val="en-US"/>
        </w:rPr>
        <w:t>axicabtagene</w:t>
      </w:r>
      <w:proofErr w:type="spellEnd"/>
      <w:r w:rsidRPr="00266AFB">
        <w:rPr>
          <w:rFonts w:ascii="Times New Roman" w:hAnsi="Times New Roman" w:cs="Times New Roman"/>
          <w:lang w:val="en-US"/>
        </w:rPr>
        <w:t xml:space="preserve"> </w:t>
      </w:r>
      <w:proofErr w:type="spellStart"/>
      <w:r w:rsidRPr="00266AFB">
        <w:rPr>
          <w:rFonts w:ascii="Times New Roman" w:hAnsi="Times New Roman" w:cs="Times New Roman"/>
          <w:lang w:val="en-US"/>
        </w:rPr>
        <w:t>ciloleucel</w:t>
      </w:r>
      <w:proofErr w:type="spellEnd"/>
      <w:r w:rsidRPr="00266AFB">
        <w:rPr>
          <w:rFonts w:ascii="Times New Roman" w:hAnsi="Times New Roman" w:cs="Times New Roman"/>
          <w:lang w:val="en-US"/>
        </w:rPr>
        <w:t xml:space="preserve"> (</w:t>
      </w:r>
      <w:proofErr w:type="spellStart"/>
      <w:r w:rsidRPr="00266AFB">
        <w:rPr>
          <w:rFonts w:ascii="Times New Roman" w:hAnsi="Times New Roman" w:cs="Times New Roman"/>
          <w:lang w:val="en-US"/>
        </w:rPr>
        <w:t>axi</w:t>
      </w:r>
      <w:proofErr w:type="spellEnd"/>
      <w:r w:rsidRPr="00266AFB">
        <w:rPr>
          <w:rFonts w:ascii="Times New Roman" w:hAnsi="Times New Roman" w:cs="Times New Roman"/>
          <w:lang w:val="en-US"/>
        </w:rPr>
        <w:t>-cel), have transformed the therapeutic landscape by inducing durable remissions in a subset of patients</w:t>
      </w:r>
      <w:r w:rsidR="00B77446">
        <w:rPr>
          <w:rFonts w:ascii="Times New Roman" w:hAnsi="Times New Roman" w:cs="Times New Roman"/>
          <w:lang w:val="en-US"/>
        </w:rPr>
        <w:t xml:space="preserve"> </w:t>
      </w:r>
      <w:r w:rsidR="00B77446">
        <w:rPr>
          <w:rFonts w:ascii="Times New Roman" w:hAnsi="Times New Roman" w:cs="Times New Roman"/>
          <w:lang w:val="en-US"/>
        </w:rPr>
        <w:fldChar w:fldCharType="begin"/>
      </w:r>
      <w:r w:rsidR="00B77446">
        <w:rPr>
          <w:rFonts w:ascii="Times New Roman" w:hAnsi="Times New Roman" w:cs="Times New Roman"/>
          <w:lang w:val="en-US"/>
        </w:rPr>
        <w:instrText xml:space="preserve"> ADDIN ZOTERO_ITEM CSL_CITATION {"citationID":"kQgGXh4j","properties":{"unsorted":false,"formattedCitation":"(3,4)","plainCitation":"(3,4)","noteIndex":0},"citationItems":[{"id":703,"uris":["http://zotero.org/users/17472926/items/QQH9CEI8"],"itemData":{"id":703,"type":"article-journal","abstract":"In a trial involving patients with relapsed or refractory large B-cell lymphoma, the CAR T-cell therapy axicabtagene ciloleucel led to significantly longer event-free survival than standard salvage chemotherapy (which was followed by high-dose therapy and autologous stem-cell transplantation in patients with a response). High-grade toxic effects were common, but most patients recovered.","container-title":"New England Journal of Medicine","DOI":"10.1056/NEJMoa2116133","ISSN":"0028-4793","issue":"7","note":"_eprint: https://www.nejm.org/doi/pdf/10.1056/NEJMoa2116133","page":"640-654","publisher":"Massachusetts Medical Society","source":"Taylor and Francis+NEJM","title":"Axicabtagene Ciloleucel as Second-Line Therapy for Large B-Cell Lymphoma","volume":"386","author":[{"family":"Locke","given":"Frederick L."},{"family":"Miklos","given":"David B."},{"family":"Jacobson","given":"Caron A."},{"family":"Perales","given":"Miguel-Angel"},{"family":"Kersten","given":"Marie-José"},{"family":"Oluwole","given":"Olalekan O."},{"family":"Ghobadi","given":"Armin"},{"family":"Rapoport","given":"Aaron P."},{"family":"McGuirk","given":"Joseph"},{"family":"Pagel","given":"John M."},{"family":"Muñoz","given":"Javier"},{"family":"Farooq","given":"Umar"},{"family":"Meerten","given":"Tom","dropping-particle":"van"},{"family":"Reagan","given":"Patrick M."},{"family":"Sureda","given":"Anna"},{"family":"Flinn","given":"Ian W."},{"family":"Vandenberghe","given":"Peter"},{"family":"Song","given":"Kevin W."},{"family":"Dickinson","given":"Michael"},{"family":"Minnema","given":"Monique C."},{"family":"Riedell","given":"Peter A."},{"family":"Leslie","given":"Lori A."},{"family":"Chaganti","given":"Sridhar"},{"family":"Yang","given":"Yin"},{"family":"Filosto","given":"Simone"},{"family":"Shah","given":"Jina"},{"family":"Schupp","given":"Marco"},{"family":"To","given":"Christina"},{"family":"Cheng","given":"Paul"},{"family":"Gordon","given":"Leo I."},{"family":"Westin","given":"Jason R."}],"issued":{"date-parts":[["2022",2,16]]}}},{"id":701,"uris":["http://zotero.org/users/17472926/items/KUIEF8IS"],"itemData":{"id":701,"type":"article-journal","abstract":"In 101 patients with refractory large B-cell lymphoma, anti-CD19 chimeric antigen receptor (CAR) T-cell therapy (axicabtagene ciloleucel) resulted in an overall response rate of 82%, with a 52% survival at 18 months, despite serious toxic effects.","container-title":"New England Journal of Medicine","DOI":"10.1056/NEJMoa1707447","ISSN":"0028-4793","issue":"26","note":"_eprint: https://www.nejm.org/doi/pdf/10.1056/NEJMoa1707447","page":"2531-2544","publisher":"Massachusetts Medical Society","source":"Taylor and Francis+NEJM","title":"Axicabtagene Ciloleucel CAR T-Cell Therapy in Refractory Large B-Cell Lymphoma","volume":"377","author":[{"family":"Neelapu","given":"Sattva S."},{"family":"Locke","given":"Frederick L."},{"family":"Bartlett","given":"Nancy L."},{"family":"Lekakis","given":"Lazaros J."},{"family":"Miklos","given":"David B."},{"family":"Jacobson","given":"Caron A."},{"family":"Braunschweig","given":"Ira"},{"family":"Oluwole","given":"Olalekan O."},{"family":"Siddiqi","given":"Tanya"},{"family":"Lin","given":"Yi"},{"family":"Timmerman","given":"John M."},{"family":"Stiff","given":"Patrick J."},{"family":"Friedberg","given":"Jonathan W."},{"family":"Flinn","given":"Ian W."},{"family":"Goy","given":"Andre"},{"family":"Hill","given":"Brian T."},{"family":"Smith","given":"Mitchell R."},{"family":"Deol","given":"Abhinav"},{"family":"Farooq","given":"Umar"},{"family":"McSweeney","given":"Peter"},{"family":"Munoz","given":"Javier"},{"family":"Avivi","given":"Irit"},{"family":"Castro","given":"Januario E."},{"family":"Westin","given":"Jason R."},{"family":"Chavez","given":"Julio C."},{"family":"Ghobadi","given":"Armin"},{"family":"Komanduri","given":"Krishna V."},{"family":"Levy","given":"Ronald"},{"family":"Jacobsen","given":"Eric D."},{"family":"Witzig","given":"Thomas E."},{"family":"Reagan","given":"Patrick"},{"family":"Bot","given":"Adrian"},{"family":"Rossi","given":"John"},{"family":"Navale","given":"Lynn"},{"family":"Jiang","given":"Yizhou"},{"family":"Aycock","given":"Jeff"},{"family":"Elias","given":"Meg"},{"family":"Chang","given":"David"},{"family":"Wiezorek","given":"Jeff"},{"family":"Go","given":"William Y."}],"issued":{"date-parts":[["2017",12,28]]}}}],"schema":"https://github.com/citation-style-language/schema/raw/master/csl-citation.json"} </w:instrText>
      </w:r>
      <w:r w:rsidR="00B77446">
        <w:rPr>
          <w:rFonts w:ascii="Times New Roman" w:hAnsi="Times New Roman" w:cs="Times New Roman"/>
          <w:lang w:val="en-US"/>
        </w:rPr>
        <w:fldChar w:fldCharType="separate"/>
      </w:r>
      <w:r w:rsidR="00B77446" w:rsidRPr="00B77446">
        <w:rPr>
          <w:rFonts w:ascii="Times New Roman" w:hAnsi="Times New Roman" w:cs="Times New Roman"/>
          <w:lang w:val="en-US"/>
        </w:rPr>
        <w:t>(3,4)</w:t>
      </w:r>
      <w:r w:rsidR="00B77446">
        <w:rPr>
          <w:rFonts w:ascii="Times New Roman" w:hAnsi="Times New Roman" w:cs="Times New Roman"/>
          <w:lang w:val="en-US"/>
        </w:rPr>
        <w:fldChar w:fldCharType="end"/>
      </w:r>
      <w:r w:rsidR="004A642B" w:rsidRPr="004A642B">
        <w:rPr>
          <w:rFonts w:ascii="Times New Roman" w:hAnsi="Times New Roman" w:cs="Times New Roman"/>
          <w:lang w:val="en-US"/>
        </w:rPr>
        <w:t>.</w:t>
      </w:r>
    </w:p>
    <w:p w14:paraId="36E7CF21" w14:textId="610331CA" w:rsidR="004A642B" w:rsidRPr="00FF47EB" w:rsidRDefault="00266AFB" w:rsidP="00266AFB">
      <w:pPr>
        <w:spacing w:after="0" w:line="480" w:lineRule="auto"/>
        <w:ind w:firstLine="709"/>
        <w:jc w:val="both"/>
        <w:rPr>
          <w:rFonts w:ascii="Times New Roman" w:hAnsi="Times New Roman" w:cs="Times New Roman"/>
          <w:lang w:val="en-US"/>
        </w:rPr>
      </w:pPr>
      <w:r w:rsidRPr="00266AFB">
        <w:rPr>
          <w:rFonts w:ascii="Times New Roman" w:hAnsi="Times New Roman" w:cs="Times New Roman"/>
          <w:lang w:val="en-US"/>
        </w:rPr>
        <w:t xml:space="preserve">However, a substantial proportion of patients treated with </w:t>
      </w:r>
      <w:proofErr w:type="spellStart"/>
      <w:r w:rsidRPr="00266AFB">
        <w:rPr>
          <w:rFonts w:ascii="Times New Roman" w:hAnsi="Times New Roman" w:cs="Times New Roman"/>
          <w:lang w:val="en-US"/>
        </w:rPr>
        <w:t>axi</w:t>
      </w:r>
      <w:proofErr w:type="spellEnd"/>
      <w:r w:rsidRPr="00266AFB">
        <w:rPr>
          <w:rFonts w:ascii="Times New Roman" w:hAnsi="Times New Roman" w:cs="Times New Roman"/>
          <w:lang w:val="en-US"/>
        </w:rPr>
        <w:t xml:space="preserve">-cel either fail to achieve a sustained complete response </w:t>
      </w:r>
      <w:r w:rsidRPr="00525573">
        <w:rPr>
          <w:rFonts w:ascii="Times New Roman" w:hAnsi="Times New Roman" w:cs="Times New Roman"/>
          <w:color w:val="000000" w:themeColor="text1"/>
          <w:lang w:val="en-US"/>
        </w:rPr>
        <w:t xml:space="preserve">or experience early relapse. Although antigen escape through loss or reduced expression of </w:t>
      </w:r>
      <w:r w:rsidRPr="00525573">
        <w:rPr>
          <w:rFonts w:ascii="Times New Roman" w:hAnsi="Times New Roman" w:cs="Times New Roman"/>
          <w:i/>
          <w:iCs/>
          <w:color w:val="000000" w:themeColor="text1"/>
          <w:lang w:val="en-US"/>
        </w:rPr>
        <w:t>CD19</w:t>
      </w:r>
      <w:r w:rsidRPr="00525573">
        <w:rPr>
          <w:rFonts w:ascii="Times New Roman" w:hAnsi="Times New Roman" w:cs="Times New Roman"/>
          <w:color w:val="000000" w:themeColor="text1"/>
          <w:lang w:val="en-US"/>
        </w:rPr>
        <w:t xml:space="preserve"> has </w:t>
      </w:r>
      <w:r w:rsidRPr="00266AFB">
        <w:rPr>
          <w:rFonts w:ascii="Times New Roman" w:hAnsi="Times New Roman" w:cs="Times New Roman"/>
          <w:lang w:val="en-US"/>
        </w:rPr>
        <w:t>been described, disease progression frequently occurs despite preserved target expression, indicating that resistance is often mediated by mechanisms beyond antigen loss</w:t>
      </w:r>
      <w:r w:rsidR="00B77446">
        <w:rPr>
          <w:rFonts w:ascii="Times New Roman" w:hAnsi="Times New Roman" w:cs="Times New Roman"/>
          <w:lang w:val="en-US"/>
        </w:rPr>
        <w:t xml:space="preserve"> </w:t>
      </w:r>
      <w:r w:rsidR="00B77446">
        <w:rPr>
          <w:rFonts w:ascii="Times New Roman" w:hAnsi="Times New Roman" w:cs="Times New Roman"/>
          <w:lang w:val="en-US"/>
        </w:rPr>
        <w:fldChar w:fldCharType="begin"/>
      </w:r>
      <w:r w:rsidR="00B77446">
        <w:rPr>
          <w:rFonts w:ascii="Times New Roman" w:hAnsi="Times New Roman" w:cs="Times New Roman"/>
          <w:lang w:val="en-US"/>
        </w:rPr>
        <w:instrText xml:space="preserve"> ADDIN ZOTERO_ITEM CSL_CITATION {"citationID":"4GGPHBSu","properties":{"unsorted":false,"formattedCitation":"(5,6)","plainCitation":"(5,6)","noteIndex":0},"citationItems":[{"id":636,"uris":["http://zotero.org/users/17472926/items/NYUMZ7XB"],"itemData":{"id":636,"type":"article-journal","abstract":"Background CD19-directed chimeric antigen receptor-reprogrammed autologous T cells are breakthrough immunotherapies for heavily pretreated patients with diffuse large B-cell lymphoma (DLBCL), but across CAR-19 products, ~60% of patients fail to respond or relapse. Inflammatory markers and clinical factors associate with impaired responses, but tumor-intrinsic resistance drivers are largely undefined.Methods To characterize the genomic mechanisms involved resistance to CAR-19, we interrogated whole genome sequencing (WGS) from 28 relapsed/refractory (r/r) aggressive lymphoma patients uniformly treated with axicabtagene ciloleucel (axi-cel).Results Because prognostic factors defined in the frontline treatment setting are largely inapplicable to CAR-19, we leveraged the WGS data, including comparative analyses with untreated DLBCL cases in the Pan-Cancer Analysis of Whole Genomes (PCAWG) (figure 1). In analyses of individual mutated genes, TP53 was significantly enriched (p=0.002) in CAR-19 patients, but did not predict outcome. However, mutations in either NFKBIA or MYC associated with worse PFS after CAR-19 (p=0.04, p=0.025 respectively). We next identified 12 single base substitution (SBS) mutational signatures in our cohort and found presence of APOBEC (SBS2 and SBS13) signatures associated with worse PFS, with 4/5 patients progressing (p=0.03). Copy number analysis by GISTIC2.0 revealed focal deletions of RHOA and RB1 to be significantly enriched in our cohort and independently predicted poor outcome (p=0.0007, p=0.05 respectively). WGS identifies structural variants and complex events. We found chromothripsis, a catastrophic shattering and reassembly of chromosomes, in 39.3% of r/r DLBCL, which was strongly associated with poor CAR-19 outcome, with 9/11 affected cases progressing (p=0.041). Finally, reduced expression (n=3) or genomic alteration (n=3) of CD19 did not associate with poor outcome. One case with durable response contained a sub-clonal CD19 mutation (L174V) previously reported as associated with CAR-19 resistance. These findings demonstrate predominance of CD19-independent resistance and indicate antigen-mediated tumor killing is not the only mechanism of tumor eradication. Genomic complexity appears to promote an immunosuppressive tumor microenvironment (TME), limiting CAR-19 efficacy.Conclusions Leveraging the resolution of WGS, we observed that markers of genomic complexity (chromothripsis and APOBEC) and specific genomic alterations (RHOA and RB1 deletions) associate with resistance to CAR-19 immunotherapy for aggressive B-cell lymphomas (figure 1). 93.8% of CAR-19 relapsed patients contained at least one or these genomic alterations. Recent patient data demonstrate that an immunosuppressed TME leads to CAR-19 failure. Combining these findings with our genomics findings, successful CAR-19 therapy must overcome the immune-exhausted TME to mobilize the host immune system and eliminate the tumor.Abstract 675 Figure 1Genomic alterations associated with disease progression. (a) The heatmap shows the significant genomic alteration present in at least 4 patients associated with progression after CD19 CAR-T cell therapy. (b) Kaplan-Meier curve of progression free survival with the combination of statistically significant genomic anomalies","container-title":"Journal for ImmunoTherapy of Cancer","DOI":"10.1136/jitc-2021-SITC2021.675","ISSN":"2051-1426","issue":"Suppl 2","journalAbbreviation":"J Immunother Cancer","language":"en","license":"No commercial re-use. If you wish to reuse any or all of this article please contact BMJ Publishing Group Ltd.","PMID":"10.1136/jitc-2021-SITC2021.675","publisher":"BMJ Publishing Group Ltd","source":"jitc.bmj.com","title":"675 Genomic drivers of large B-cell lymphoma resistance to CD19 CAR-T therapy","URL":"https://jitc.bmj.com/content/9/Suppl_2/A703","volume":"9","author":[{"family":"Jain","given":"Michael"},{"family":"Ziccheddu","given":"Bachisio"},{"family":"Coughlin","given":"Caroline"},{"family":"Faramand","given":"Rawan"},{"family":"Griswold","given":"Anthony"},{"family":"Reid","given":"Kayla"},{"family":"Landgren","given":"Ola"},{"family":"Locke","given":"Frederick"},{"family":"Maura","given":"Francesco"},{"family":"Davila","given":"Marco"},{"family":"Schatz","given":"Jonathan"}],"accessed":{"date-parts":[["2026",3,30]]},"issued":{"date-parts":[["2021",11,10]]}}},{"id":647,"uris":["http://zotero.org/users/17472926/items/QYWEMTJQ"],"itemData":{"id":647,"type":"article-journal","abstract":"Target antigen density has emerged as a major factor influencing the potency of CAR T cells. Our laboratory has demonstrated that the activity of numerous CARs is highly dependent on target antigen density (Walker et al., Mol Ther, 2017), and high complete response rates in a recent trial of CD22 CAR T cells for B-ALL were tempered by frequent relapses due to decreased CD22 antigen density on lymphoblasts (Fry et al., Nat Med, 2018). To assess if antigen density is also a determinant of CD19 CAR T cell therapeutic success, we analyzed CD19 antigen density from fifty pediatric B-ALL patients treated on a clinical trial of CD19-CD28ζ CAR T cells. We found that patients whose CD19 expression was below a threshold density (2000 molecules/lymphoblast) were significantly less likely to achieve a clinical response than those whose leukemia expressed higher levels of CD19.In order to further understand this limitation and how it may be overcome, we developed a model of variable CD19 antigen density B-ALL. After establishing a CD19 knockout of the B-ALL cell line NALM6, we used a lentivirus to reintroduce CD19 and then FACS sorted and single cell cloned to achieve a library of NALM6 clones with varying CD19 surface densities. CD19-CD28ζ CAR T cell activity was highly dependent on CD19 antigen density. We observed decreases in cytotoxicity, proliferation, and cytokine production by CD19 CAR T cells when encountering CD19-low cells, with an approximate threshold of 2,000 molecules of CD19 per lymphoblast, below which, cytokine production in response to tumor cells was nearly ablated.Given that a CD19-4-1BBζ CAR is FDA approved for children with B-ALL and adults with DLBCL, we wondered whether CARs incorporating this alternative costimulatory domain would have similar antigen density thresholds for activation. Surprisingly, CD19-4-1BBζ CAR T cells made even less cytokine, proliferated less, and had further diminished cytolytic capacity against CD19-low cells compared to CD19-CD28ζ CAR T cells. Analysis by western blot of protein lysates from CAR T cells stimulated with varying amounts of antigen demonstrated that CD19-CD28ζ CAR T cells had higher levels of downstream signals such as pERK than CD19-4-1BBζ CAR T cells at lower antigen densities. Accordingly, calcium flux after stimulation was also significantly higher in CD19-CD28ζ than CD19-4-1BBζ CAR T cells.In a xenograft model of CD19-low B-ALL, CD19-4-1BBζ CAR T cells demonstrated no anti-tumor activity, while CD19-CD28ζ CAR T cells eradicated CD19-low leukemia cells. Therefore, the choice of costimulatory domain in CAR T cells plays a major role in modulating activity against low antigen density tumors. CD28 costimulation endows high reactivity towards low antigen density tumors. We confirmed the generalizability of this finding using Her2 CAR T cells; Her2-CD28ζ CAR T cells cleared tumors in an orthotopic xenograft model of Her2-low osteosarcoma, while Her2-4-1BBζ CAR T cells had no effect. This finding has implications for CAR design for lymphoma and solid tumors, where antigen expression is more heterogeneous than B-ALL.To enhance the activity of CD19-4-1BBζ CAR T cells against CD19-low leukemia, we designed a CAR with two copies of intracellular zeta in the signaling domain (CD19-4-1BBζζ). T cells expressing this double-zeta CAR demonstrated enhanced cytotoxicity, proliferation, cytokine production, and pERK signaling in response to CD19-low cells compared to single-zeta CARs. Additionally, in a xenograft model, CD19-4-1BBζζ CAR T cells demonstrated enhanced activity against CD19-low leukemia compared to CD19-4-1BBζ CAR T cells, significantly extending survival. The addition of a third zeta domain (CD19-4-1BBζζζ) further enhanced the activity of CAR T cells. However, inclusion of multiple copies of the costimulatory domains did not improve function.In conclusion, CD19 antigen density is an important determinant of CAR T cell function and therapeutic response. CD19-CD28ζ CARs are more efficient at targeting CD19-low tumor cells than CD19-4-1BBζ CARs. The addition of multiple zeta domains to the CAR enhances its ability to target low antigen density tumors. This serves as proof of concept that rational redesign of CAR signaling endodomains can result in enhanced function against low antigen density tumors, an important step for extending the reach of these powerful therapeutics and overcoming a significant mechanism of tumor escape.Lee:Juno: Consultancy.","container-title":"Blood","DOI":"10.1182/blood-2018-99-115558","ISSN":"0006-4971","issue":"Supplement 1","journalAbbreviation":"Blood","page":"963","source":"Silverchair","title":"Low CD19 Antigen Density Diminishes Efficacy of CD19 CAR T Cells and Can be Overcome By Rational Redesign of CAR Signaling Domains","volume":"132","author":[{"family":"Majzner","given":"Robbie G."},{"family":"Rietberg","given":"Skyler P."},{"family":"Labanieh","given":"Louai"},{"family":"Sotillo","given":"Elena"},{"family":"Weber","given":"Evan W."},{"family":"Lynn","given":"Rachel C."},{"family":"Theruvath","given":"Johanna L."},{"family":"Yuan","given":"Constance M."},{"family":"Xu","given":"Peng"},{"family":"Nguyen","given":"Sang M."},{"family":"Shah","given":"Nirali N."},{"family":"Stetler-Stevenson","given":"Maryalice"},{"family":"Fry","given":"Terry J."},{"family":"Lee","given":"Daniel W."},{"family":"Mackall","given":"Crystal L."}],"issued":{"date-parts":[["2018",11,29]]}}}],"schema":"https://github.com/citation-style-language/schema/raw/master/csl-citation.json"} </w:instrText>
      </w:r>
      <w:r w:rsidR="00B77446">
        <w:rPr>
          <w:rFonts w:ascii="Times New Roman" w:hAnsi="Times New Roman" w:cs="Times New Roman"/>
          <w:lang w:val="en-US"/>
        </w:rPr>
        <w:fldChar w:fldCharType="separate"/>
      </w:r>
      <w:r w:rsidR="00B77446" w:rsidRPr="00B77446">
        <w:rPr>
          <w:rFonts w:ascii="Times New Roman" w:hAnsi="Times New Roman" w:cs="Times New Roman"/>
          <w:lang w:val="en-US"/>
        </w:rPr>
        <w:t>(5,6)</w:t>
      </w:r>
      <w:r w:rsidR="00B77446">
        <w:rPr>
          <w:rFonts w:ascii="Times New Roman" w:hAnsi="Times New Roman" w:cs="Times New Roman"/>
          <w:lang w:val="en-US"/>
        </w:rPr>
        <w:fldChar w:fldCharType="end"/>
      </w:r>
      <w:r w:rsidR="004A642B" w:rsidRPr="004A642B">
        <w:rPr>
          <w:rFonts w:ascii="Times New Roman" w:hAnsi="Times New Roman" w:cs="Times New Roman"/>
          <w:lang w:val="en-US"/>
        </w:rPr>
        <w:t xml:space="preserve">. </w:t>
      </w:r>
      <w:r w:rsidRPr="00266AFB">
        <w:rPr>
          <w:rFonts w:ascii="Times New Roman" w:hAnsi="Times New Roman" w:cs="Times New Roman"/>
          <w:lang w:val="en-US"/>
        </w:rPr>
        <w:t xml:space="preserve">These observations support a model in which </w:t>
      </w:r>
      <w:proofErr w:type="spellStart"/>
      <w:r w:rsidRPr="00266AFB">
        <w:rPr>
          <w:rFonts w:ascii="Times New Roman" w:hAnsi="Times New Roman" w:cs="Times New Roman"/>
          <w:lang w:val="en-US"/>
        </w:rPr>
        <w:t>axi</w:t>
      </w:r>
      <w:proofErr w:type="spellEnd"/>
      <w:r w:rsidRPr="00266AFB">
        <w:rPr>
          <w:rFonts w:ascii="Times New Roman" w:hAnsi="Times New Roman" w:cs="Times New Roman"/>
          <w:lang w:val="en-US"/>
        </w:rPr>
        <w:t>-cel resistance arises from a complex interplay between tumor-intrinsic biological programs and the surrounding tumor microenvironment (TME).</w:t>
      </w:r>
    </w:p>
    <w:p w14:paraId="57ADA152" w14:textId="0D088838" w:rsidR="004A642B" w:rsidRPr="004A642B" w:rsidRDefault="00266AFB" w:rsidP="00266AFB">
      <w:pPr>
        <w:spacing w:after="0" w:line="480" w:lineRule="auto"/>
        <w:ind w:firstLine="709"/>
        <w:jc w:val="both"/>
        <w:rPr>
          <w:rFonts w:ascii="Times New Roman" w:hAnsi="Times New Roman" w:cs="Times New Roman"/>
          <w:lang w:val="en-US"/>
        </w:rPr>
      </w:pPr>
      <w:r w:rsidRPr="00266AFB">
        <w:rPr>
          <w:rFonts w:ascii="Times New Roman" w:hAnsi="Times New Roman" w:cs="Times New Roman"/>
          <w:lang w:val="en-US"/>
        </w:rPr>
        <w:t>In conventional tumor immunology, immune evasion is frequently attributed to pre-existing T-cell exhaustion and impaired antigen-presentation machinery, including downregulation of human leukocyte antigen (HLA) molecules. Although pathways such as PD-1/PD-L1 signaling may contribute to adaptive resistance after CAR T-cell infusion, baseline global exhaustion signatures have not consistently stratified treatment responses independently</w:t>
      </w:r>
      <w:r w:rsidR="00B77446">
        <w:rPr>
          <w:rFonts w:ascii="Times New Roman" w:hAnsi="Times New Roman" w:cs="Times New Roman"/>
          <w:lang w:val="en-US"/>
        </w:rPr>
        <w:t xml:space="preserve"> </w:t>
      </w:r>
      <w:r w:rsidR="00B77446">
        <w:rPr>
          <w:rFonts w:ascii="Times New Roman" w:hAnsi="Times New Roman" w:cs="Times New Roman"/>
          <w:lang w:val="en-US"/>
        </w:rPr>
        <w:fldChar w:fldCharType="begin"/>
      </w:r>
      <w:r w:rsidR="00B77446">
        <w:rPr>
          <w:rFonts w:ascii="Times New Roman" w:hAnsi="Times New Roman" w:cs="Times New Roman"/>
          <w:lang w:val="en-US"/>
        </w:rPr>
        <w:instrText xml:space="preserve"> ADDIN ZOTERO_ITEM CSL_CITATION {"citationID":"zN6gSiGA","properties":{"unsorted":false,"formattedCitation":"(7\\uc0\\u8211{}9)","plainCitation":"(7–9)","noteIndex":0},"citationItems":[{"id":726,"uris":["http://zotero.org/users/17472926/items/VY9L9X3G"],"itemData":{"id":726,"type":"article-journal","container-title":"Blood","DOI":"10.1182/blood-2016-09-738245","ISSN":"0006-4971, 1528-0020","issue":"8","language":"en","page":"1039-1041","source":"DOI.org (Crossref)","title":"PD-1 blockade modulates chimeric antigen receptor (CAR)–modified T cells: refueling the CAR","title-short":"PD-1 blockade modulates chimeric antigen receptor (CAR)–modified T cells","volume":"129","author":[{"family":"Chong","given":"Elise A."},{"family":"Melenhorst","given":"J. Joseph"},{"family":"Lacey","given":"Simon F."},{"family":"Ambrose","given":"David E."},{"family":"Gonzalez","given":"Vanessa"},{"family":"Levine","given":"Bruce L."},{"family":"June","given":"Carl H."},{"family":"Schuster","given":"Stephen J."}],"issued":{"date-parts":[["2017",2,23]]}}},{"id":728,"uris":["http://zotero.org/users/17472926/items/PKH2395Y"],"itemData":{"id":728,"type":"article-journal","abstract":"Publisher's Note: There is a Blood Commentary on this article in this issue.","container-title":"Blood","DOI":"10.1182/blood-2017-07-793760","ISSN":"0006-4971, 1528-0020","issue":"1","language":"en","page":"121-130","source":"DOI.org (Crossref)","title":"Infectious complications of CD19-targeted chimeric antigen receptor–modified T-cell immunotherapy","volume":"131","author":[{"family":"Hill","given":"Joshua A."},{"family":"Li","given":"Daniel"},{"family":"Hay","given":"Kevin A."},{"family":"Green","given":"Margaret L."},{"family":"Cherian","given":"Sindhu"},{"family":"Chen","given":"Xueyan"},{"family":"Riddell","given":"Stanley R."},{"family":"Maloney","given":"David G."},{"family":"Boeckh","given":"Michael"},{"family":"Turtle","given":"Cameron J."}],"issued":{"date-parts":[["2018",1,4]]}}},{"id":730,"uris":["http://zotero.org/users/17472926/items/92IIU97D"],"itemData":{"id":730,"type":"article-journal","abstract":"Abstract\n            CD19-directed chimeric antigen receptor–modified (CAR T) T cells achieve durable remissions in about 30% to 40% of relapsed/refractory large B-cell lymphomas. T-cell exhaustion and/or an immunosuppressive tumor microenvironment may contribute to CAR T-cell failure. Pembrolizumab, an anti-PD1 immune checkpoint inhibitor, may reverse T-cell exhaustion after CAR T-cell therapy. We treated 12 patients with B-cell lymphomas who were either refractory to (n = 9) or relapsed after (n = 3) CD19-directed CAR T-cell (4-1BB–costimulated) therapy with pembrolizumab 200 mg IV every 3 weeks. Median time from CAR T-cell infusion to first pembrolizumab dose was 3.3 months (range, 0.4-42.8 months). Pembrolizumab was well tolerated, and the only grade ≥3 adverse events related to pembrolizumab were neutropenia (n = 3; 25%). Best overall response rate after pembrolizumab was 25% (3 of 12 patients; 1 complete response; 2 partial responses). One (8%) patient had stable disease; thus, 4 of 12 (33%) patients had clinical benefit. After pembrolizumab, 4 patients with clinical benefit had an increase in percentage of CAR T cells by mass cytometry by time of flight (CyTOF); 3 of 4 of these patients also had increases in CAR19 transgene levels by quantitative polymerase chain reaction. Deep immune profiling using CyTOF revealed increased CAR T-cell activation and proliferation and less T-cell exhaustion in clinical responders. Together, PD1 blockade with pembrolizumab after CD19-directed CAR T-cell therapy appears safe and may achieve clinical responses in some patients with B-cell lymphomas refractory to or relapsed after CAR T-cell therapy. This trial was registered at www.clinicaltrials.gove as #NCT02650999.","container-title":"Blood","DOI":"10.1182/blood.2021012634","ISSN":"0006-4971, 1528-0020","issue":"7","language":"en","page":"1026-1038","source":"DOI.org (Crossref)","title":"Pembrolizumab for B-cell lymphomas relapsing after or refractory to CD19-directed CAR T-cell therapy","volume":"139","author":[{"family":"Chong","given":"Elise A."},{"family":"Alanio","given":"Cécile"},{"family":"Svoboda","given":"Jakub"},{"family":"Nasta","given":"Sunita D."},{"family":"Landsburg","given":"Daniel J."},{"family":"Lacey","given":"Simon F."},{"family":"Ruella","given":"Marco"},{"family":"Bhattacharyya","given":"Siddharth"},{"family":"Wherry","given":"E. John"},{"family":"Schuster","given":"Stephen J."}],"issued":{"date-parts":[["2022",2,17]]}}}],"schema":"https://github.com/citation-style-language/schema/raw/master/csl-citation.json"} </w:instrText>
      </w:r>
      <w:r w:rsidR="00B77446">
        <w:rPr>
          <w:rFonts w:ascii="Times New Roman" w:hAnsi="Times New Roman" w:cs="Times New Roman"/>
          <w:lang w:val="en-US"/>
        </w:rPr>
        <w:fldChar w:fldCharType="separate"/>
      </w:r>
      <w:r w:rsidR="00B77446" w:rsidRPr="00C7039A">
        <w:rPr>
          <w:rFonts w:ascii="Times New Roman" w:hAnsi="Times New Roman" w:cs="Times New Roman"/>
          <w:kern w:val="0"/>
          <w:lang w:val="en-US"/>
        </w:rPr>
        <w:t>(7–9)</w:t>
      </w:r>
      <w:r w:rsidR="00B77446">
        <w:rPr>
          <w:rFonts w:ascii="Times New Roman" w:hAnsi="Times New Roman" w:cs="Times New Roman"/>
          <w:lang w:val="en-US"/>
        </w:rPr>
        <w:fldChar w:fldCharType="end"/>
      </w:r>
      <w:r w:rsidR="004A642B" w:rsidRPr="004A642B">
        <w:rPr>
          <w:rFonts w:ascii="Times New Roman" w:hAnsi="Times New Roman" w:cs="Times New Roman"/>
          <w:lang w:val="en-US"/>
        </w:rPr>
        <w:t xml:space="preserve">. </w:t>
      </w:r>
      <w:r w:rsidRPr="00266AFB">
        <w:rPr>
          <w:rFonts w:ascii="Times New Roman" w:hAnsi="Times New Roman" w:cs="Times New Roman"/>
          <w:lang w:val="en-US"/>
        </w:rPr>
        <w:t xml:space="preserve">Similarly, while immunosuppressive cellular populations have been associated with impaired CAR T-cell expansion and activity, quantitative estimates of immune and stromal infiltration alone do not fully account for the marked variability in clinical </w:t>
      </w:r>
      <w:r w:rsidRPr="009902DF">
        <w:rPr>
          <w:rFonts w:ascii="Times New Roman" w:hAnsi="Times New Roman" w:cs="Times New Roman"/>
          <w:lang w:val="en-US"/>
        </w:rPr>
        <w:t>outcomes</w:t>
      </w:r>
      <w:r w:rsidR="0035349A" w:rsidRPr="009902DF">
        <w:rPr>
          <w:rFonts w:ascii="Times New Roman" w:hAnsi="Times New Roman" w:cs="Times New Roman"/>
          <w:lang w:val="en-US"/>
        </w:rPr>
        <w:t xml:space="preserve"> </w:t>
      </w:r>
      <w:r w:rsidR="0035349A" w:rsidRPr="009902DF">
        <w:rPr>
          <w:rFonts w:ascii="Times New Roman" w:hAnsi="Times New Roman" w:cs="Times New Roman"/>
          <w:lang w:val="en-US"/>
        </w:rPr>
        <w:fldChar w:fldCharType="begin"/>
      </w:r>
      <w:r w:rsidR="0035349A" w:rsidRPr="009902DF">
        <w:rPr>
          <w:rFonts w:ascii="Times New Roman" w:hAnsi="Times New Roman" w:cs="Times New Roman"/>
          <w:lang w:val="en-US"/>
        </w:rPr>
        <w:instrText xml:space="preserve"> ADDIN ZOTERO_ITEM CSL_CITATION {"citationID":"AwiNCiY1","properties":{"unsorted":false,"formattedCitation":"(10,11)","plainCitation":"(10,11)","noteIndex":0},"citationItems":[{"id":768,"uris":["http://zotero.org/users/17472926/items/AHNAHNJQ"],"itemData":{"id":768,"type":"article-journal","abstract":"Abstract\n            \n              \n              Diffuse large B-cell lymphoma (DLBCL) is a biologically and clinically heterogeneous disease. Transcriptomic and genetic characterization of DLBCL has increased the understanding of its intrinsic pathogenesis and provided potential therapeutic targets. However, the role of the microenvironment in DLBCL biology remains less understood. Here, we performed a transcriptomic analysis of the microenvironment of 4,655 DLBCLs from multiple independent cohorts and described four major lymphoma microenvironment categories that associate with distinct biological aberrations and clinical behavior. We also found evidence of genetic and epigenetic mechanisms deployed by cancer cells to evade microenvironmental constraints of lymphoma growth, supporting the rationale for implementing DNA hypomethylating agents in selected patients with DLBCL. In addition, our work uncovered new therapeutic vulnerabilities in the biochemical composition of the extracellular matrix that were exploited to decrease DLBCL proliferation in preclinical models. This novel classification provides a road map for the biological characterization and therapeutic exploitation of the DLBCL microenvironment.\n            \n            \n              Significance:\n              In a translational relevant transcriptomic-based classification, we characterized the microenvironment as a critical component of the B-cell lymphoma biology and associated it with the DLBCL clinical behavior establishing a novel opportunity for targeting therapies.\n              This article is highlighted in the In This Issue feature, p. 1307","container-title":"Cancer Discovery","DOI":"10.1158/2159-8290.CD-20-0839","ISSN":"2159-8274, 2159-8290","issue":"6","language":"en","page":"1468-1489","source":"DOI.org (Crossref)","title":"Clinical and Biological Subtypes of B-cell Lymphoma Revealed by Microenvironmental Signatures","volume":"11","author":[{"family":"Kotlov","given":"Nikita"},{"family":"Bagaev","given":"Alexander"},{"family":"Revuelta","given":"Maria V."},{"family":"Phillip","given":"Jude M."},{"family":"Cacciapuoti","given":"Maria Teresa"},{"family":"Antysheva","given":"Zoya"},{"family":"Svekolkin","given":"Viktor"},{"family":"Tikhonova","given":"Ekaterina"},{"family":"Miheecheva","given":"Natalia"},{"family":"Kuzkina","given":"Natalia"},{"family":"Nos","given":"Grigorii"},{"family":"Tabbo","given":"Fabrizio"},{"family":"Frenkel","given":"Felix"},{"family":"Ghione","given":"Paola"},{"family":"Tsiper","given":"Maria"},{"family":"Almog","given":"Nava"},{"family":"Fowler","given":"Nathan"},{"family":"Melnick","given":"Ari M."},{"family":"Leonard","given":"John P."},{"family":"Inghirami","given":"Giorgio"},{"family":"Cerchietti","given":"Leandro"}],"issued":{"date-parts":[["2021",6,1]]}}},{"id":767,"uris":["http://zotero.org/users/17472926/items/TLMXS8MW"],"itemData":{"id":767,"type":"article-journal","abstract":"Abstract\n            Axicabtagene ciloleucel (axi-cel) is a chimeric antigen receptor (CAR) T-cell therapy for relapsed or refractory large B-cell lymphoma (LBCL). This study evaluated whether immune dysregulation, present before CAR T-cell therapy, was associated with treatment failure. Tumor expression of interferon (IFN) signaling, high blood levels of monocytic myeloid-derived suppressor cells (M-MDSCs), and high blood interleukin-6 and ferritin levels were each associated with a lack of durable response. Similar to other cancers, we found that in LBCL tumors, IFN signaling is associated with the expression of multiple checkpoint ligands, including programmed cell death–ligand 1, and these were higher in patients who lacked durable responses to CAR-T therapy. Moreover, tumor IFN signaling and blood M-MDSCs associated with decreased axi-cel expansion. Finally, patients with high tumor burden had higher immune dysregulation with increased serum inflammatory markers and tumor IFN signaling. These data support that immune dysregulation in LBCL promotes axi-cel resistance via multiple mechanistic programs: insufficient axi-cel expansion associated with both circulating M-MDSC and tumor IFN signaling, which also gives rise to expression of immune checkpoint ligands.","container-title":"Blood","DOI":"10.1182/blood.2020007445","ISSN":"0006-4971, 1528-0020","issue":"19","language":"en","page":"2621-2633","source":"DOI.org (Crossref)","title":"Tumor interferon signaling and suppressive myeloid cells are associated with CAR T-cell failure in large B-cell lymphoma","volume":"137","author":[{"family":"Jain","given":"Michael D."},{"family":"Zhao","given":"Hua"},{"family":"Wang","given":"Xuefeng"},{"family":"Atkins","given":"Reginald"},{"family":"Menges","given":"Meghan"},{"family":"Reid","given":"Kayla"},{"family":"Spitler","given":"Kristen"},{"family":"Faramand","given":"Rawan"},{"family":"Bachmeier","given":"Christina"},{"family":"Dean","given":"Erin A."},{"family":"Cao","given":"Biwei"},{"family":"Chavez","given":"Julio C."},{"family":"Shah","given":"Bijal"},{"family":"Lazaryan","given":"Aleksandr"},{"family":"Nishihori","given":"Taiga"},{"family":"Hussaini","given":"Mohammed"},{"family":"Gonzalez","given":"Ricardo J."},{"family":"Mullinax","given":"John E."},{"family":"Rodriguez","given":"Paulo C."},{"family":"Conejo-Garcia","given":"Jose R."},{"family":"Anasetti","given":"Claudio"},{"family":"Davila","given":"Marco L."},{"family":"Locke","given":"Frederick L."}],"issued":{"date-parts":[["2021",5,13]]}}}],"schema":"https://github.com/citation-style-language/schema/raw/master/csl-citation.json"} </w:instrText>
      </w:r>
      <w:r w:rsidR="0035349A" w:rsidRPr="009902DF">
        <w:rPr>
          <w:rFonts w:ascii="Times New Roman" w:hAnsi="Times New Roman" w:cs="Times New Roman"/>
          <w:lang w:val="en-US"/>
        </w:rPr>
        <w:fldChar w:fldCharType="separate"/>
      </w:r>
      <w:r w:rsidR="0035349A" w:rsidRPr="009902DF">
        <w:rPr>
          <w:rFonts w:ascii="Times New Roman" w:hAnsi="Times New Roman" w:cs="Times New Roman"/>
          <w:lang w:val="en-US"/>
        </w:rPr>
        <w:t>(10,11)</w:t>
      </w:r>
      <w:r w:rsidR="0035349A" w:rsidRPr="009902DF">
        <w:rPr>
          <w:rFonts w:ascii="Times New Roman" w:hAnsi="Times New Roman" w:cs="Times New Roman"/>
          <w:lang w:val="en-US"/>
        </w:rPr>
        <w:fldChar w:fldCharType="end"/>
      </w:r>
      <w:r w:rsidR="004A642B" w:rsidRPr="009902DF">
        <w:rPr>
          <w:rFonts w:ascii="Times New Roman" w:hAnsi="Times New Roman" w:cs="Times New Roman"/>
          <w:lang w:val="en-US"/>
        </w:rPr>
        <w:t xml:space="preserve">. </w:t>
      </w:r>
      <w:r w:rsidRPr="00266AFB">
        <w:rPr>
          <w:rFonts w:ascii="Times New Roman" w:hAnsi="Times New Roman" w:cs="Times New Roman"/>
          <w:lang w:val="en-US"/>
        </w:rPr>
        <w:t>This discrepancy suggests that the functional state and phenotypic plasticity of malignant B cells may constitute more consequential barriers to CAR T-cell activity than the abundance of inhibitory cell populations alone.</w:t>
      </w:r>
    </w:p>
    <w:p w14:paraId="62FE73F4" w14:textId="18C067E4" w:rsidR="004A642B" w:rsidRDefault="00266AFB" w:rsidP="00266AFB">
      <w:pPr>
        <w:spacing w:after="0" w:line="480" w:lineRule="auto"/>
        <w:ind w:firstLine="709"/>
        <w:jc w:val="both"/>
        <w:rPr>
          <w:rFonts w:ascii="Times New Roman" w:hAnsi="Times New Roman" w:cs="Times New Roman"/>
          <w:lang w:val="en-US"/>
        </w:rPr>
      </w:pPr>
      <w:r w:rsidRPr="00266AFB">
        <w:rPr>
          <w:rFonts w:ascii="Times New Roman" w:hAnsi="Times New Roman" w:cs="Times New Roman"/>
          <w:lang w:val="en-US"/>
        </w:rPr>
        <w:t xml:space="preserve">Effective antitumor immunity also depends on the coordinated activation of inflammatory pathways. Acute activation of interferon (IFN) enhances target vulnerability, whereas an inability to mount an effective baseline inflammatory program, </w:t>
      </w:r>
      <w:r w:rsidRPr="00266AFB">
        <w:rPr>
          <w:rFonts w:ascii="Times New Roman" w:hAnsi="Times New Roman" w:cs="Times New Roman"/>
          <w:lang w:val="en-US"/>
        </w:rPr>
        <w:lastRenderedPageBreak/>
        <w:t>or its chronic dysregulation, can limit CAR T-cell engagement</w:t>
      </w:r>
      <w:r w:rsidR="00B77446">
        <w:rPr>
          <w:rFonts w:ascii="Times New Roman" w:hAnsi="Times New Roman" w:cs="Times New Roman"/>
          <w:lang w:val="en-US"/>
        </w:rPr>
        <w:t xml:space="preserve"> </w:t>
      </w:r>
      <w:r w:rsidR="00B77446">
        <w:rPr>
          <w:rFonts w:ascii="Times New Roman" w:hAnsi="Times New Roman" w:cs="Times New Roman"/>
          <w:lang w:val="en-US"/>
        </w:rPr>
        <w:fldChar w:fldCharType="begin"/>
      </w:r>
      <w:r w:rsidR="0035349A">
        <w:rPr>
          <w:rFonts w:ascii="Times New Roman" w:hAnsi="Times New Roman" w:cs="Times New Roman"/>
          <w:lang w:val="en-US"/>
        </w:rPr>
        <w:instrText xml:space="preserve"> ADDIN ZOTERO_ITEM CSL_CITATION {"citationID":"NilusfOA","properties":{"unsorted":false,"formattedCitation":"(12,13)","plainCitation":"(12,13)","noteIndex":0},"citationItems":[{"id":717,"uris":["http://zotero.org/users/17472926/items/MMXB7ENY"],"itemData":{"id":717,"type":"article-journal","container-title":"Cell","DOI":"10.1016/j.cell.2016.11.022","ISSN":"00928674","issue":"6","journalAbbreviation":"Cell","language":"en","page":"1540-1554.e12","source":"DOI.org (Crossref)","title":"Tumor Interferon Signaling Regulates a Multigenic Resistance Program to Immune Checkpoint Blockade","volume":"167","author":[{"family":"Benci","given":"Joseph L."},{"family":"Xu","given":"Bihui"},{"family":"Qiu","given":"Yu"},{"family":"Wu","given":"Tony J."},{"family":"Dada","given":"Hannah"},{"family":"Twyman-Saint Victor","given":"Christina"},{"family":"Cucolo","given":"Lisa"},{"family":"Lee","given":"David S.M."},{"family":"Pauken","given":"Kristen E."},{"family":"Huang","given":"Alexander C."},{"family":"Gangadhar","given":"Tara C."},{"family":"Amaravadi","given":"Ravi K."},{"family":"Schuchter","given":"Lynn M."},{"family":"Feldman","given":"Michael D."},{"family":"Ishwaran","given":"Hemant"},{"family":"Vonderheide","given":"Robert H."},{"family":"Maity","given":"Amit"},{"family":"Wherry","given":"E. John"},{"family":"Minn","given":"Andy J."}],"issued":{"date-parts":[["2016",12]]}}},{"id":718,"uris":["http://zotero.org/users/17472926/items/DHVJQRXU"],"itemData":{"id":718,"type":"article-journal","container-title":"Cell","DOI":"10.1016/j.cell.2023.03.006","ISSN":"00928674","issue":"8","journalAbbreviation":"Cell","language":"en","page":"1652-1669","source":"DOI.org (Crossref)","title":"Immune checkpoint therapy—current perspectives and future directions","volume":"186","author":[{"family":"Sharma","given":"Padmanee"},{"family":"Goswami","given":"Sangeeta"},{"family":"Raychaudhuri","given":"Deblina"},{"family":"Siddiqui","given":"Bilal A."},{"family":"Singh","given":"Pratishtha"},{"family":"Nagarajan","given":"Ashwat"},{"family":"Liu","given":"Jielin"},{"family":"Subudhi","given":"Sumit K."},{"family":"Poon","given":"Candice"},{"family":"Gant","given":"Kristal L."},{"family":"Herbrich","given":"Shelley M."},{"family":"Anandhan","given":"Swetha"},{"family":"Islam","given":"Shajedul"},{"family":"Amit","given":"Moran"},{"family":"Anandappa","given":"Gayathri"},{"family":"Allison","given":"James P."}],"issued":{"date-parts":[["2023",4]]}}}],"schema":"https://github.com/citation-style-language/schema/raw/master/csl-citation.json"} </w:instrText>
      </w:r>
      <w:r w:rsidR="00B77446">
        <w:rPr>
          <w:rFonts w:ascii="Times New Roman" w:hAnsi="Times New Roman" w:cs="Times New Roman"/>
          <w:lang w:val="en-US"/>
        </w:rPr>
        <w:fldChar w:fldCharType="separate"/>
      </w:r>
      <w:r w:rsidR="0035349A" w:rsidRPr="0035349A">
        <w:rPr>
          <w:rFonts w:ascii="Times New Roman" w:hAnsi="Times New Roman" w:cs="Times New Roman"/>
          <w:lang w:val="en-US"/>
        </w:rPr>
        <w:t>(12,13)</w:t>
      </w:r>
      <w:r w:rsidR="00B77446">
        <w:rPr>
          <w:rFonts w:ascii="Times New Roman" w:hAnsi="Times New Roman" w:cs="Times New Roman"/>
          <w:lang w:val="en-US"/>
        </w:rPr>
        <w:fldChar w:fldCharType="end"/>
      </w:r>
      <w:r w:rsidR="004A642B" w:rsidRPr="004A642B">
        <w:rPr>
          <w:rFonts w:ascii="Times New Roman" w:hAnsi="Times New Roman" w:cs="Times New Roman"/>
          <w:lang w:val="en-US"/>
        </w:rPr>
        <w:t xml:space="preserve">. </w:t>
      </w:r>
      <w:r w:rsidRPr="00266AFB">
        <w:rPr>
          <w:rFonts w:ascii="Times New Roman" w:hAnsi="Times New Roman" w:cs="Times New Roman"/>
          <w:lang w:val="en-US"/>
        </w:rPr>
        <w:t xml:space="preserve">In parallel, specific chemokine networks, including the </w:t>
      </w:r>
      <w:r w:rsidRPr="00525573">
        <w:rPr>
          <w:rFonts w:ascii="Times New Roman" w:hAnsi="Times New Roman" w:cs="Times New Roman"/>
          <w:color w:val="000000" w:themeColor="text1"/>
          <w:lang w:val="en-US"/>
        </w:rPr>
        <w:t>CCL20</w:t>
      </w:r>
      <w:r w:rsidR="000222F6" w:rsidRPr="00525573">
        <w:rPr>
          <w:rFonts w:ascii="Times New Roman" w:hAnsi="Times New Roman" w:cs="Times New Roman"/>
          <w:color w:val="000000" w:themeColor="text1"/>
          <w:lang w:val="en-US"/>
        </w:rPr>
        <w:t>-</w:t>
      </w:r>
      <w:r w:rsidRPr="00525573">
        <w:rPr>
          <w:rFonts w:ascii="Times New Roman" w:hAnsi="Times New Roman" w:cs="Times New Roman"/>
          <w:color w:val="000000" w:themeColor="text1"/>
          <w:lang w:val="en-US"/>
        </w:rPr>
        <w:t xml:space="preserve">CCR6 </w:t>
      </w:r>
      <w:r w:rsidRPr="00525573">
        <w:rPr>
          <w:rFonts w:ascii="Times New Roman" w:hAnsi="Times New Roman" w:cs="Times New Roman"/>
          <w:lang w:val="en-US"/>
        </w:rPr>
        <w:t>axis</w:t>
      </w:r>
      <w:r w:rsidRPr="00266AFB">
        <w:rPr>
          <w:rFonts w:ascii="Times New Roman" w:hAnsi="Times New Roman" w:cs="Times New Roman"/>
          <w:lang w:val="en-US"/>
        </w:rPr>
        <w:t>, have been implicated in immune exclusion and the establishment of an immunologically anergic microenvironment</w:t>
      </w:r>
      <w:r w:rsidR="00B77446">
        <w:rPr>
          <w:rFonts w:ascii="Times New Roman" w:hAnsi="Times New Roman" w:cs="Times New Roman"/>
          <w:lang w:val="en-US"/>
        </w:rPr>
        <w:t xml:space="preserve"> </w:t>
      </w:r>
      <w:r w:rsidR="00B77446">
        <w:rPr>
          <w:rFonts w:ascii="Times New Roman" w:hAnsi="Times New Roman" w:cs="Times New Roman"/>
          <w:lang w:val="en-US"/>
        </w:rPr>
        <w:fldChar w:fldCharType="begin"/>
      </w:r>
      <w:r w:rsidR="0035349A">
        <w:rPr>
          <w:rFonts w:ascii="Times New Roman" w:hAnsi="Times New Roman" w:cs="Times New Roman"/>
          <w:lang w:val="en-US"/>
        </w:rPr>
        <w:instrText xml:space="preserve"> ADDIN ZOTERO_ITEM CSL_CITATION {"citationID":"MAleUsmP","properties":{"unsorted":false,"formattedCitation":"(14)","plainCitation":"(14)","noteIndex":0},"citationItems":[{"id":719,"uris":["http://zotero.org/users/17472926/items/GFBLBY8X"],"itemData":{"id":719,"type":"article-journal","container-title":"Nature","DOI":"10.1038/nature17039","ISSN":"0028-0836, 1476-4687","issue":"7586","journalAbbreviation":"Nature","language":"en","page":"307-315","source":"DOI.org (Crossref)","title":"Reparative inflammation takes charge of tissue regeneration","volume":"529","author":[{"family":"Karin","given":"Michael"},{"family":"Clevers","given":"Hans"}],"issued":{"date-parts":[["2016",1]]}}}],"schema":"https://github.com/citation-style-language/schema/raw/master/csl-citation.json"} </w:instrText>
      </w:r>
      <w:r w:rsidR="00B77446">
        <w:rPr>
          <w:rFonts w:ascii="Times New Roman" w:hAnsi="Times New Roman" w:cs="Times New Roman"/>
          <w:lang w:val="en-US"/>
        </w:rPr>
        <w:fldChar w:fldCharType="separate"/>
      </w:r>
      <w:r w:rsidR="0035349A" w:rsidRPr="0035349A">
        <w:rPr>
          <w:rFonts w:ascii="Times New Roman" w:hAnsi="Times New Roman" w:cs="Times New Roman"/>
          <w:lang w:val="en-US"/>
        </w:rPr>
        <w:t>(14)</w:t>
      </w:r>
      <w:r w:rsidR="00B77446">
        <w:rPr>
          <w:rFonts w:ascii="Times New Roman" w:hAnsi="Times New Roman" w:cs="Times New Roman"/>
          <w:lang w:val="en-US"/>
        </w:rPr>
        <w:fldChar w:fldCharType="end"/>
      </w:r>
      <w:r w:rsidR="004A642B" w:rsidRPr="004A642B">
        <w:rPr>
          <w:rFonts w:ascii="Times New Roman" w:hAnsi="Times New Roman" w:cs="Times New Roman"/>
          <w:lang w:val="en-US"/>
        </w:rPr>
        <w:t xml:space="preserve">. </w:t>
      </w:r>
      <w:r w:rsidRPr="00266AFB">
        <w:rPr>
          <w:rFonts w:ascii="Times New Roman" w:hAnsi="Times New Roman" w:cs="Times New Roman"/>
          <w:lang w:val="en-US"/>
        </w:rPr>
        <w:t>Beyond classical immune signaling, emerging paradigms highlight the role of tumor dedifferentiation and aggressive tissue remodeling. Programs analogous to epithelial-mesenchymal transition-like (EMT-like) and alterations in cellular adhesion confer physical and biological protection against effector immune cell infiltration and cytotoxicity, representing a largely unexplored frontier in cellular immunotherapy resistance</w:t>
      </w:r>
      <w:r w:rsidR="00506BCC">
        <w:rPr>
          <w:rFonts w:ascii="Times New Roman" w:hAnsi="Times New Roman" w:cs="Times New Roman"/>
          <w:lang w:val="en-US"/>
        </w:rPr>
        <w:t xml:space="preserve"> </w:t>
      </w:r>
      <w:r w:rsidR="00506BCC">
        <w:rPr>
          <w:rFonts w:ascii="Times New Roman" w:hAnsi="Times New Roman" w:cs="Times New Roman"/>
          <w:lang w:val="en-US"/>
        </w:rPr>
        <w:fldChar w:fldCharType="begin"/>
      </w:r>
      <w:r w:rsidR="0035349A">
        <w:rPr>
          <w:rFonts w:ascii="Times New Roman" w:hAnsi="Times New Roman" w:cs="Times New Roman"/>
          <w:lang w:val="en-US"/>
        </w:rPr>
        <w:instrText xml:space="preserve"> ADDIN ZOTERO_ITEM CSL_CITATION {"citationID":"rSYijCh0","properties":{"unsorted":false,"formattedCitation":"(15\\uc0\\u8211{}17)","plainCitation":"(15–17)","noteIndex":0},"citationItems":[{"id":734,"uris":["http://zotero.org/users/17472926/items/TZMZF3IH"],"itemData":{"id":734,"type":"article-journal","abstract":"Metastasis causes most cancer deaths, yet this process remains one of the most enigmatic aspects of the disease. Building on new mechanistic insights emerging from recent research, we offer our perspective on the metastatic process and reflect on possible paths of future exploration. We suggest that metastasis can be portrayed as a two-phase process: The first phase involves the physical translocation of a cancer cell to a distant organ, whereas the second encompasses the ability of the cancer cell to develop into a metastatic lesion at that distant site. Although much remains to be learned about the second phase, we feel that an understanding of the first phase is now within sight, due in part to a better understanding of how cancer cell behavior can be modified by a cell-biological program called the epithelial-to-mesenchymal transition.","container-title":"Science","DOI":"10.1126/science.1203543","ISSN":"0036-8075, 1095-9203","issue":"6024","journalAbbreviation":"Science","language":"en","page":"1559-1564","source":"DOI.org (Crossref)","title":"A Perspective on Cancer Cell Metastasis","volume":"331","author":[{"family":"Chaffer","given":"Christine L."},{"family":"Weinberg","given":"Robert A."}],"issued":{"date-parts":[["2011",3,25]]}}},{"id":735,"uris":["http://zotero.org/users/17472926/items/ERBHAJIB"],"itemData":{"id":735,"type":"article-journal","abstract":"Novel immunotherapy approaches have provided durable remission in a significant number of cancer patients with cancers previously considered rapidly lethal. Nonetheless, the high degree of nonresponders, and in some cases the emergence of resistance in patients who do initially respond, represents a significant challenge in the field of cancer immunotherapy. These issues prompt much more extensive studies to better understand how cancer cells escape immune surveillance and resist immune attacks. Here, we review the current knowledge of how cellular heterogeneity and plasticity could be involved in shaping the tumor microenvironment (TME) and in controlling antitumor immunity. Indeed, recent findings have led to increased interest in the mechanisms by which cancer cells undergoing epithelial‐mesenchymal transition (\n              EMT\n              ), or oscillating within the\n              EMT\n              spectrum, might contribute to immune escape through multiple routes. This includes shaping of the TME and decreased susceptibility to immune effector cells. Although much remains to be learned on the mechanisms at play, cancer cell clones with mesenchymal features emerging from the TME seem to be primed to face immune attacks by specialized killer cells of the immune system, the natural killer cells, and the cytotoxic T lymphocytes. Recent studies investigating patient tumors have suggested\n              EMT\n              as a candidate predictive marker to be explored for immunotherapy outcome. Promising data also exist on the potential utility of targeting these cancer cell populations to at least partly overcome such resistance. Research is now underway which may lead to considerable progress in optimization of treatments.","container-title":"Molecular Oncology","DOI":"10.1002/1878-0261.12093","ISSN":"1574-7891, 1878-0261","issue":"7","journalAbbreviation":"Molecular Oncology","language":"en","page":"824-846","source":"DOI.org (Crossref)","title":"New insights into the role of &lt;span style=\"font-variant:small-caps;\"&gt;EMT&lt;/span&gt; in tumor immune escape","title-short":"New insights into the role of &lt;span style=\"font-variant","volume":"11","author":[{"family":"Terry","given":"Stéphane"},{"family":"Savagner","given":"Pierre"},{"family":"Ortiz‐Cuaran","given":"Sandra"},{"family":"Mahjoubi","given":"Linda"},{"family":"Saintigny","given":"Pierre"},{"family":"Thiery","given":"Jean‐Paul"},{"family":"Chouaib","given":"Salem"}],"issued":{"date-parts":[["2017",7]]}}},{"id":736,"uris":["http://zotero.org/users/17472926/items/MULX6D6Y"],"itemData":{"id":736,"type":"article-journal","abstract":"Various features of the tumor and immune system influence the success of immunotherapy.\n          , \n            Immunotherapy is revolutionizing the clinical management of multiple tumors. However, only a fraction of patients with cancer responds to immunotherapy, and currently available immunotherapeutic agents are expensive and generally associated with considerable toxicity, calling for the identification of robust predictive biomarkers. The overall genomic configuration of malignant cells, potentially favoring the emergence of immunogenic tumor neoantigens, as well as specific mutations that compromise the ability of the immune system to recognize or eradicate the disease have been associated with differential sensitivity to immunotherapy in preclinical and clinical settings. Along similar lines, the type, density, localization, and functional orientation of the immune infiltrate have a prominent impact on anticancer immunity, as do features of the tumor microenvironment linked to the vasculature and stroma, and systemic factors including the composition of the gut microbiota. On the basis of these considerations, we outline the hallmarks of successful anticancer immunotherapy.","container-title":"Science Translational Medicine","DOI":"10.1126/scitranslmed.aat7807","ISSN":"1946-6234, 1946-6242","issue":"459","journalAbbreviation":"Sci. Transl. Med.","language":"en","page":"eaat7807","source":"DOI.org (Crossref)","title":"The hallmarks of successful anticancer immunotherapy","volume":"10","author":[{"family":"Galluzzi","given":"Lorenzo"},{"family":"Chan","given":"Timothy A."},{"family":"Kroemer","given":"Guido"},{"family":"Wolchok","given":"Jedd D."},{"family":"López-Soto","given":"Alejandro"}],"issued":{"date-parts":[["2018",9,19]]}}}],"schema":"https://github.com/citation-style-language/schema/raw/master/csl-citation.json"} </w:instrText>
      </w:r>
      <w:r w:rsidR="00506BCC">
        <w:rPr>
          <w:rFonts w:ascii="Times New Roman" w:hAnsi="Times New Roman" w:cs="Times New Roman"/>
          <w:lang w:val="en-US"/>
        </w:rPr>
        <w:fldChar w:fldCharType="separate"/>
      </w:r>
      <w:r w:rsidR="0035349A" w:rsidRPr="0035349A">
        <w:rPr>
          <w:rFonts w:ascii="Times New Roman" w:hAnsi="Times New Roman" w:cs="Times New Roman"/>
          <w:kern w:val="0"/>
          <w:lang w:val="en-US"/>
        </w:rPr>
        <w:t>(15–17)</w:t>
      </w:r>
      <w:r w:rsidR="00506BCC">
        <w:rPr>
          <w:rFonts w:ascii="Times New Roman" w:hAnsi="Times New Roman" w:cs="Times New Roman"/>
          <w:lang w:val="en-US"/>
        </w:rPr>
        <w:fldChar w:fldCharType="end"/>
      </w:r>
      <w:r w:rsidR="004A642B" w:rsidRPr="004A642B">
        <w:rPr>
          <w:rFonts w:ascii="Times New Roman" w:hAnsi="Times New Roman" w:cs="Times New Roman"/>
          <w:lang w:val="en-US"/>
        </w:rPr>
        <w:t>.</w:t>
      </w:r>
    </w:p>
    <w:p w14:paraId="231C9B37" w14:textId="42AF2325" w:rsidR="004A642B" w:rsidRPr="009902DF" w:rsidRDefault="00266AFB" w:rsidP="00266AFB">
      <w:pPr>
        <w:spacing w:after="0" w:line="480" w:lineRule="auto"/>
        <w:ind w:firstLine="709"/>
        <w:jc w:val="both"/>
        <w:rPr>
          <w:rFonts w:ascii="Times New Roman" w:hAnsi="Times New Roman" w:cs="Times New Roman"/>
          <w:lang w:val="en-US"/>
        </w:rPr>
      </w:pPr>
      <w:r w:rsidRPr="009902DF">
        <w:rPr>
          <w:rFonts w:ascii="Times New Roman" w:hAnsi="Times New Roman" w:cs="Times New Roman"/>
          <w:lang w:val="en-US"/>
        </w:rPr>
        <w:t xml:space="preserve">Conversely, preservation of mature B-cell lineage identity may favor therapeutic sensitivity. Sustained expression of canonical B-cell markers, including </w:t>
      </w:r>
      <w:r w:rsidRPr="009902DF">
        <w:rPr>
          <w:rFonts w:ascii="Times New Roman" w:hAnsi="Times New Roman" w:cs="Times New Roman"/>
          <w:i/>
          <w:iCs/>
          <w:lang w:val="en-US"/>
        </w:rPr>
        <w:t>CD19</w:t>
      </w:r>
      <w:r w:rsidRPr="009902DF">
        <w:rPr>
          <w:rFonts w:ascii="Times New Roman" w:hAnsi="Times New Roman" w:cs="Times New Roman"/>
          <w:lang w:val="en-US"/>
        </w:rPr>
        <w:t xml:space="preserve"> and </w:t>
      </w:r>
      <w:r w:rsidRPr="009902DF">
        <w:rPr>
          <w:rFonts w:ascii="Times New Roman" w:hAnsi="Times New Roman" w:cs="Times New Roman"/>
          <w:i/>
          <w:iCs/>
          <w:lang w:val="en-US"/>
        </w:rPr>
        <w:t>MS4A1</w:t>
      </w:r>
      <w:r w:rsidRPr="009902DF">
        <w:rPr>
          <w:rFonts w:ascii="Times New Roman" w:hAnsi="Times New Roman" w:cs="Times New Roman"/>
          <w:lang w:val="en-US"/>
        </w:rPr>
        <w:t xml:space="preserve">, together with lineage-defining transcriptional regulators such as </w:t>
      </w:r>
      <w:r w:rsidRPr="009902DF">
        <w:rPr>
          <w:rFonts w:ascii="Times New Roman" w:hAnsi="Times New Roman" w:cs="Times New Roman"/>
          <w:i/>
          <w:iCs/>
          <w:lang w:val="en-US"/>
        </w:rPr>
        <w:t>IRF8</w:t>
      </w:r>
      <w:r w:rsidRPr="009902DF">
        <w:rPr>
          <w:rFonts w:ascii="Times New Roman" w:hAnsi="Times New Roman" w:cs="Times New Roman"/>
          <w:lang w:val="en-US"/>
        </w:rPr>
        <w:t>, may maintain a differentiated cellular state that is more permissive to immune recognition and elimination</w:t>
      </w:r>
      <w:r w:rsidR="00B77446" w:rsidRPr="009902DF">
        <w:rPr>
          <w:rFonts w:ascii="Times New Roman" w:hAnsi="Times New Roman" w:cs="Times New Roman"/>
          <w:lang w:val="en-US"/>
        </w:rPr>
        <w:t xml:space="preserve"> </w:t>
      </w:r>
      <w:r w:rsidR="00B77446" w:rsidRPr="009902DF">
        <w:rPr>
          <w:rFonts w:ascii="Times New Roman" w:hAnsi="Times New Roman" w:cs="Times New Roman"/>
          <w:lang w:val="en-US"/>
        </w:rPr>
        <w:fldChar w:fldCharType="begin"/>
      </w:r>
      <w:r w:rsidR="0035349A" w:rsidRPr="009902DF">
        <w:rPr>
          <w:rFonts w:ascii="Times New Roman" w:hAnsi="Times New Roman" w:cs="Times New Roman"/>
          <w:lang w:val="en-US"/>
        </w:rPr>
        <w:instrText xml:space="preserve"> ADDIN ZOTERO_ITEM CSL_CITATION {"citationID":"HCOG44ib","properties":{"unsorted":false,"formattedCitation":"(18,19)","plainCitation":"(18,19)","noteIndex":0},"citationItems":[{"id":686,"uris":["http://zotero.org/users/17472926/items/WM3J47ZE"],"itemData":{"id":686,"type":"article-journal","abstract":"The ability of the immune system to eliminate and shape the\nimmunogenicity of tumors defines the process of cancer immunoediting. Immunotherapies such as those\nthat target immune checkpoint molecules can be used to augment immune-mediated\nelimination of tumors and have resulted in durable responses in cancer patients\nthat did not respond to previous treatments. However, only a subset of patients\nbenefit from immunotherapy and more knowledge about what is required for\nsuccessful treatment is needed–. While\nthe role of tumor neoantigen-specific CD8+ T cells in tumor rejection\nis well established–, the roles played by other T\ncell subsets have received less attention. Here we show spontaneous and\nimmunotherapy-induced anti-tumor responses require the activity of both tumor\nantigen specific CD8+ and CD4+ T cells, even in tumors\nthat do not express MHC class II. Additionally, tumor cell expression of MHC\nclass II-restricted antigens is required at the site of successful rejection,\nindicating that CD4+ T cell activation must also occur in the tumor\nmicroenvironment. These findings suggest that MHC class II-restricted\nneoantigens have a key function in the anti-tumor response that is\nnonoverlapping with that of MHC class I-restricted neoantigens and therefore\nneed to be considered when identifying patients who will most benefit from\nimmunotherapy.","container-title":"Nature","DOI":"10.1038/s41586-019-1671-8","ISSN":"0028-0836","issue":"7780","journalAbbreviation":"Nature","page":"696-701","PMID":"31645760","PMCID":"PMC6858572","source":"PubMed Central","title":"MHC-II neoantigens shape tumor immunity and response to immunotherapy","volume":"574","author":[{"family":"Alspach","given":"Elise"},{"family":"Lussier","given":"Danielle M."},{"family":"Miceli","given":"Alexander P."},{"family":"Kizhvatov","given":"Ilya"},{"family":"DuPage","given":"Michel"},{"family":"Luoma","given":"Adrienne M."},{"family":"Meng","given":"Wei"},{"family":"Lichti","given":"Cheryl F."},{"family":"Esaulova","given":"Ekaterina"},{"family":"Vomund","given":"Anthony N."},{"family":"Runci","given":"Daniele"},{"family":"Ward","given":"Jeffrey P."},{"family":"Gubin","given":"Matthew M."},{"family":"Medrano","given":"Ruan F.V."},{"family":"Arthur","given":"Cora D."},{"family":"White","given":"J. Michael"},{"family":"Sheehan","given":"Kathleen C.F."},{"family":"Chen","given":"Alex"},{"family":"Wucherpfennig","given":"Kai W."},{"family":"Jacks","given":"Tyler"},{"family":"Unanue","given":"Emil R."},{"family":"Artyomov","given":"Maxim N."},{"family":"Schreiber","given":"Robert D."}],"issued":{"date-parts":[["2019",10]]}}},{"id":721,"uris":["http://zotero.org/users/17472926/items/ILQRLBNM"],"itemData":{"id":721,"type":"article-journal","container-title":"Nature Medicine","DOI":"10.1038/nm0102-68","ISSN":"1078-8956, 1546-170X","issue":"1","journalAbbreviation":"Nat Med","language":"en","license":"http://www.springer.com/tdm","page":"68-74","source":"DOI.org (Crossref)","title":"Diffuse large B-cell lymphoma outcome prediction by gene-expression profiling and supervised machine learning","volume":"8","author":[{"family":"Shipp","given":"Margaret A."},{"family":"Ross","given":"Ken N."},{"family":"Tamayo","given":"Pablo"},{"family":"Weng","given":"Andrew P."},{"family":"Kutok","given":"Jeffery L."},{"family":"Aguiar","given":"Ricardo C.T."},{"family":"Gaasenbeek","given":"Michelle"},{"family":"Angelo","given":"Michael"},{"family":"Reich","given":"Michael"},{"family":"Pinkus","given":"Geraldine S."},{"family":"Ray","given":"Tane S."},{"family":"Koval","given":"Margaret A."},{"family":"Last","given":"Kim W."},{"family":"Norton","given":"Andrew"},{"family":"Lister","given":"T. Andrew"},{"family":"Mesirov","given":"Jill"},{"family":"Neuberg","given":"Donna S."},{"family":"Lander","given":"Eric S."},{"family":"Aster","given":"Jon C."},{"family":"Golub","given":"Todd R."}],"issued":{"date-parts":[["2002",1]]}}}],"schema":"https://github.com/citation-style-language/schema/raw/master/csl-citation.json"} </w:instrText>
      </w:r>
      <w:r w:rsidR="00B77446" w:rsidRPr="009902DF">
        <w:rPr>
          <w:rFonts w:ascii="Times New Roman" w:hAnsi="Times New Roman" w:cs="Times New Roman"/>
          <w:lang w:val="en-US"/>
        </w:rPr>
        <w:fldChar w:fldCharType="separate"/>
      </w:r>
      <w:r w:rsidR="0035349A" w:rsidRPr="009902DF">
        <w:rPr>
          <w:rFonts w:ascii="Times New Roman" w:hAnsi="Times New Roman" w:cs="Times New Roman"/>
          <w:lang w:val="en-US"/>
        </w:rPr>
        <w:t>(18,19)</w:t>
      </w:r>
      <w:r w:rsidR="00B77446" w:rsidRPr="009902DF">
        <w:rPr>
          <w:rFonts w:ascii="Times New Roman" w:hAnsi="Times New Roman" w:cs="Times New Roman"/>
          <w:lang w:val="en-US"/>
        </w:rPr>
        <w:fldChar w:fldCharType="end"/>
      </w:r>
      <w:r w:rsidR="004A642B" w:rsidRPr="009902DF">
        <w:rPr>
          <w:rFonts w:ascii="Times New Roman" w:hAnsi="Times New Roman" w:cs="Times New Roman"/>
          <w:lang w:val="en-US"/>
        </w:rPr>
        <w:t>.</w:t>
      </w:r>
      <w:r w:rsidRPr="009902DF">
        <w:rPr>
          <w:rFonts w:ascii="Times New Roman" w:hAnsi="Times New Roman" w:cs="Times New Roman"/>
          <w:lang w:val="en-US"/>
        </w:rPr>
        <w:t xml:space="preserve"> Thus, the balance between B-cell lineage integrity and the acquisition of dedifferentiated, inflammatory, or tissue-remodeling phenotypes may critically influence the response to CD19-directed CAR T-cell therapy.</w:t>
      </w:r>
    </w:p>
    <w:p w14:paraId="66FF0ADC" w14:textId="70AE9B22" w:rsidR="00A85184" w:rsidRPr="004A642B" w:rsidRDefault="00266AFB" w:rsidP="00266AFB">
      <w:pPr>
        <w:spacing w:after="0" w:line="480" w:lineRule="auto"/>
        <w:ind w:firstLine="709"/>
        <w:jc w:val="both"/>
        <w:rPr>
          <w:rFonts w:ascii="Times New Roman" w:hAnsi="Times New Roman" w:cs="Times New Roman"/>
          <w:lang w:val="en-US"/>
        </w:rPr>
      </w:pPr>
      <w:r w:rsidRPr="00266AFB">
        <w:rPr>
          <w:rFonts w:ascii="Times New Roman" w:hAnsi="Times New Roman" w:cs="Times New Roman"/>
          <w:lang w:val="en-US"/>
        </w:rPr>
        <w:t>To decode this multidimensional evasion network, the present study aimed to investigate the molecular determinants of Axi-cel response by integrating transcriptomic data from the pivotal ZUMA-1 and ZUMA-7 clinical trials. Rather than focusing exclusively on bulk immune infiltration, we systematically evaluated baseline B-cell lineage integrity, canonical exhaustion markers, and the HLA complex. Through this approach, we identified distinct biological pathways of intrinsic resistance, ranging from immune silencing to aggressive tissue remodeling, and established an orthogonally validated transcriptomic signature that provides a mechanistic framework to predict CAR T-cell failure and guide future therapeutic strategies</w:t>
      </w:r>
      <w:r w:rsidR="004A642B" w:rsidRPr="004A642B">
        <w:rPr>
          <w:rFonts w:ascii="Times New Roman" w:hAnsi="Times New Roman" w:cs="Times New Roman"/>
          <w:lang w:val="en-US"/>
        </w:rPr>
        <w:t>.</w:t>
      </w:r>
    </w:p>
    <w:p w14:paraId="0E24A67D" w14:textId="77777777" w:rsidR="00EE1B9D" w:rsidRPr="004A642B" w:rsidRDefault="00EE1B9D" w:rsidP="00855F70">
      <w:pPr>
        <w:spacing w:after="0" w:line="480" w:lineRule="auto"/>
        <w:jc w:val="both"/>
        <w:rPr>
          <w:rFonts w:ascii="Times New Roman" w:hAnsi="Times New Roman" w:cs="Times New Roman"/>
          <w:b/>
          <w:bCs/>
          <w:lang w:val="en-US"/>
        </w:rPr>
      </w:pPr>
    </w:p>
    <w:p w14:paraId="45C1747F" w14:textId="4B6882A2" w:rsidR="004772B8" w:rsidRPr="001D256D" w:rsidRDefault="004772B8" w:rsidP="00855F70">
      <w:pPr>
        <w:spacing w:after="0" w:line="480" w:lineRule="auto"/>
        <w:jc w:val="both"/>
        <w:rPr>
          <w:rFonts w:ascii="Times New Roman" w:hAnsi="Times New Roman" w:cs="Times New Roman"/>
          <w:b/>
          <w:bCs/>
          <w:lang w:val="en-US"/>
        </w:rPr>
      </w:pPr>
      <w:r w:rsidRPr="001D256D">
        <w:rPr>
          <w:rFonts w:ascii="Times New Roman" w:hAnsi="Times New Roman" w:cs="Times New Roman"/>
          <w:b/>
          <w:bCs/>
          <w:lang w:val="en-US"/>
        </w:rPr>
        <w:t xml:space="preserve">2. </w:t>
      </w:r>
      <w:r w:rsidR="001D256D" w:rsidRPr="001D256D">
        <w:rPr>
          <w:rFonts w:ascii="Times New Roman" w:hAnsi="Times New Roman" w:cs="Times New Roman"/>
          <w:b/>
          <w:bCs/>
          <w:lang w:val="en-US"/>
        </w:rPr>
        <w:t>Materials and methods</w:t>
      </w:r>
    </w:p>
    <w:p w14:paraId="02A62FCC" w14:textId="77777777" w:rsidR="004772B8" w:rsidRPr="001D256D" w:rsidRDefault="004772B8" w:rsidP="00855F70">
      <w:pPr>
        <w:spacing w:after="0" w:line="480" w:lineRule="auto"/>
        <w:jc w:val="both"/>
        <w:rPr>
          <w:rFonts w:ascii="Times New Roman" w:hAnsi="Times New Roman" w:cs="Times New Roman"/>
          <w:lang w:val="en-US"/>
        </w:rPr>
      </w:pPr>
    </w:p>
    <w:p w14:paraId="645DEFE2" w14:textId="79F36C4A" w:rsidR="004772B8" w:rsidRPr="00F8678C" w:rsidRDefault="004772B8" w:rsidP="00855F70">
      <w:pPr>
        <w:spacing w:after="0" w:line="480" w:lineRule="auto"/>
        <w:jc w:val="both"/>
        <w:rPr>
          <w:rFonts w:ascii="Times New Roman" w:hAnsi="Times New Roman" w:cs="Times New Roman"/>
          <w:b/>
          <w:bCs/>
          <w:lang w:val="en-US"/>
        </w:rPr>
      </w:pPr>
      <w:r w:rsidRPr="00F8678C">
        <w:rPr>
          <w:rFonts w:ascii="Times New Roman" w:hAnsi="Times New Roman" w:cs="Times New Roman"/>
          <w:b/>
          <w:bCs/>
          <w:lang w:val="en-US"/>
        </w:rPr>
        <w:t xml:space="preserve">2.1 </w:t>
      </w:r>
      <w:r w:rsidR="00F8678C" w:rsidRPr="00F8678C">
        <w:rPr>
          <w:rFonts w:ascii="Times New Roman" w:hAnsi="Times New Roman" w:cs="Times New Roman"/>
          <w:b/>
          <w:bCs/>
          <w:lang w:val="en-US"/>
        </w:rPr>
        <w:t>Study Design and Clinical Cohorts</w:t>
      </w:r>
    </w:p>
    <w:p w14:paraId="1DBE38AD" w14:textId="77777777" w:rsidR="00FC151E" w:rsidRPr="00F8678C" w:rsidRDefault="00FC151E" w:rsidP="00855F70">
      <w:pPr>
        <w:spacing w:after="0" w:line="480" w:lineRule="auto"/>
        <w:jc w:val="both"/>
        <w:rPr>
          <w:rFonts w:ascii="Times New Roman" w:hAnsi="Times New Roman" w:cs="Times New Roman"/>
          <w:b/>
          <w:bCs/>
          <w:lang w:val="en-US"/>
        </w:rPr>
      </w:pPr>
    </w:p>
    <w:p w14:paraId="6F211DF3" w14:textId="50B207EE" w:rsidR="00266AFB" w:rsidRDefault="00266AFB" w:rsidP="00F8678C">
      <w:pPr>
        <w:spacing w:after="0" w:line="480" w:lineRule="auto"/>
        <w:ind w:firstLine="709"/>
        <w:jc w:val="both"/>
        <w:rPr>
          <w:rFonts w:ascii="Times New Roman" w:hAnsi="Times New Roman" w:cs="Times New Roman"/>
          <w:lang w:val="en-US"/>
        </w:rPr>
      </w:pPr>
      <w:r w:rsidRPr="00266AFB">
        <w:rPr>
          <w:rFonts w:ascii="Times New Roman" w:hAnsi="Times New Roman" w:cs="Times New Roman"/>
          <w:lang w:val="en-US"/>
        </w:rPr>
        <w:t xml:space="preserve">This retrospective translational study analyzed transcriptomic and clinical data from patients with </w:t>
      </w:r>
      <w:r w:rsidRPr="00525573">
        <w:rPr>
          <w:rFonts w:ascii="Times New Roman" w:hAnsi="Times New Roman" w:cs="Times New Roman"/>
          <w:color w:val="000000" w:themeColor="text1"/>
          <w:lang w:val="en-US"/>
        </w:rPr>
        <w:t xml:space="preserve">relapsed or refractory (r/r) </w:t>
      </w:r>
      <w:r w:rsidRPr="00525573">
        <w:rPr>
          <w:rFonts w:ascii="Times New Roman" w:hAnsi="Times New Roman" w:cs="Times New Roman"/>
          <w:lang w:val="en-US"/>
        </w:rPr>
        <w:t>DLBCL</w:t>
      </w:r>
      <w:r w:rsidRPr="00266AFB">
        <w:rPr>
          <w:rFonts w:ascii="Times New Roman" w:hAnsi="Times New Roman" w:cs="Times New Roman"/>
          <w:lang w:val="en-US"/>
        </w:rPr>
        <w:t xml:space="preserve"> treated with the </w:t>
      </w:r>
      <w:proofErr w:type="spellStart"/>
      <w:r w:rsidRPr="00266AFB">
        <w:rPr>
          <w:rFonts w:ascii="Times New Roman" w:hAnsi="Times New Roman" w:cs="Times New Roman"/>
          <w:lang w:val="en-US"/>
        </w:rPr>
        <w:t>axicabtagene</w:t>
      </w:r>
      <w:proofErr w:type="spellEnd"/>
      <w:r w:rsidRPr="00266AFB">
        <w:rPr>
          <w:rFonts w:ascii="Times New Roman" w:hAnsi="Times New Roman" w:cs="Times New Roman"/>
          <w:lang w:val="en-US"/>
        </w:rPr>
        <w:t xml:space="preserve"> </w:t>
      </w:r>
      <w:proofErr w:type="spellStart"/>
      <w:r w:rsidRPr="00266AFB">
        <w:rPr>
          <w:rFonts w:ascii="Times New Roman" w:hAnsi="Times New Roman" w:cs="Times New Roman"/>
          <w:lang w:val="en-US"/>
        </w:rPr>
        <w:t>ciloleucel</w:t>
      </w:r>
      <w:proofErr w:type="spellEnd"/>
      <w:r w:rsidRPr="00266AFB">
        <w:rPr>
          <w:rFonts w:ascii="Times New Roman" w:hAnsi="Times New Roman" w:cs="Times New Roman"/>
          <w:lang w:val="en-US"/>
        </w:rPr>
        <w:t xml:space="preserve"> (Axi-cel) anti-CD19 CAR T-cell therapy. Data were derived from the pivotal ZUMA-1 (NCT02348216, </w:t>
      </w:r>
      <w:hyperlink r:id="rId9" w:history="1">
        <w:r w:rsidRPr="005451B7">
          <w:rPr>
            <w:rStyle w:val="Hyperlink"/>
            <w:rFonts w:ascii="Times New Roman" w:hAnsi="Times New Roman" w:cs="Times New Roman"/>
            <w:lang w:val="en-US"/>
          </w:rPr>
          <w:t>https://clinicaltrials.gov/study/NCT02348216</w:t>
        </w:r>
      </w:hyperlink>
      <w:r w:rsidRPr="00266AFB">
        <w:rPr>
          <w:rFonts w:ascii="Times New Roman" w:hAnsi="Times New Roman" w:cs="Times New Roman"/>
          <w:lang w:val="en-US"/>
        </w:rPr>
        <w:t xml:space="preserve">; third-line setting) and ZUMA-7 (NCT03391466, </w:t>
      </w:r>
      <w:hyperlink r:id="rId10" w:history="1">
        <w:r w:rsidRPr="005451B7">
          <w:rPr>
            <w:rStyle w:val="Hyperlink"/>
            <w:rFonts w:ascii="Times New Roman" w:hAnsi="Times New Roman" w:cs="Times New Roman"/>
            <w:lang w:val="en-US"/>
          </w:rPr>
          <w:t>https://clinicaltrials.gov/study/NCT03391466</w:t>
        </w:r>
      </w:hyperlink>
      <w:r w:rsidRPr="00266AFB">
        <w:rPr>
          <w:rFonts w:ascii="Times New Roman" w:hAnsi="Times New Roman" w:cs="Times New Roman"/>
          <w:lang w:val="en-US"/>
        </w:rPr>
        <w:t>; second-line setting) clinical trials. The TCGA-DLBC cohort (</w:t>
      </w:r>
      <w:hyperlink r:id="rId11" w:history="1">
        <w:r w:rsidRPr="005451B7">
          <w:rPr>
            <w:rStyle w:val="Hyperlink"/>
            <w:rFonts w:ascii="Times New Roman" w:hAnsi="Times New Roman" w:cs="Times New Roman"/>
            <w:lang w:val="en-US"/>
          </w:rPr>
          <w:t>https://portal.gdc.cancer.gov/projects/TCGA-DLBC</w:t>
        </w:r>
      </w:hyperlink>
      <w:r w:rsidRPr="00266AFB">
        <w:rPr>
          <w:rFonts w:ascii="Times New Roman" w:hAnsi="Times New Roman" w:cs="Times New Roman"/>
          <w:lang w:val="en-US"/>
        </w:rPr>
        <w:t>; N = 47; CAR-T naive) was incorporated as a reference control representing conventional chemoimmunotherapy.</w:t>
      </w:r>
    </w:p>
    <w:p w14:paraId="5A3CCEE5" w14:textId="379DD8ED" w:rsidR="000B7264" w:rsidRDefault="005451B7" w:rsidP="00F8678C">
      <w:pPr>
        <w:spacing w:after="0" w:line="480" w:lineRule="auto"/>
        <w:ind w:firstLine="709"/>
        <w:jc w:val="both"/>
        <w:rPr>
          <w:rFonts w:ascii="Times New Roman" w:hAnsi="Times New Roman" w:cs="Times New Roman"/>
          <w:lang w:val="en-US"/>
        </w:rPr>
      </w:pPr>
      <w:r w:rsidRPr="005451B7">
        <w:rPr>
          <w:rFonts w:ascii="Times New Roman" w:hAnsi="Times New Roman" w:cs="Times New Roman"/>
          <w:lang w:val="en-US"/>
        </w:rPr>
        <w:t>Within the ZUMA-1 cohort, we evaluated baseline (pre-lymphodepletion) profiles (N = 29; 20 Complete Response [CR] vs. 9 Non-CR) alongside paired longitudinal dynamics (post-infusion vs. baseline) in a subset of patients (N = 8, all achieving CR). For the ZUMA-7 study, baseline evaluations were conducted in the experimental Axi-cel arm (N = 134; 58 Sustained Response, 70 Failure, 6 unclassified) and the standard-of-care (SOC) salvage chemotherapy control arm (N = 122; 18 Sustained Response, 80 Failure, 24 unavailable) to model Event-Free Survival (EFS). Well-established clinical prognostic factors, namely baseline tumor burden (Sum of Product Diameters, SPD) and molecular subtype (Cell of Origin, COO), were extracted as clinical covariates for multivariable adjustments.</w:t>
      </w:r>
    </w:p>
    <w:p w14:paraId="6ED9955F" w14:textId="77777777" w:rsidR="00F8678C" w:rsidRPr="00F8678C" w:rsidRDefault="00F8678C" w:rsidP="00CD6EA3">
      <w:pPr>
        <w:spacing w:after="0" w:line="480" w:lineRule="auto"/>
        <w:jc w:val="both"/>
        <w:rPr>
          <w:rFonts w:ascii="Times New Roman" w:hAnsi="Times New Roman" w:cs="Times New Roman"/>
          <w:lang w:val="en-US"/>
        </w:rPr>
      </w:pPr>
    </w:p>
    <w:p w14:paraId="3DF3012F" w14:textId="0147EE03" w:rsidR="001334A8" w:rsidRPr="005E7F5A" w:rsidRDefault="001334A8" w:rsidP="00CD6EA3">
      <w:pPr>
        <w:spacing w:after="0" w:line="480" w:lineRule="auto"/>
        <w:jc w:val="both"/>
        <w:rPr>
          <w:rFonts w:ascii="Times New Roman" w:hAnsi="Times New Roman" w:cs="Times New Roman"/>
          <w:b/>
          <w:bCs/>
          <w:lang w:val="en-US"/>
        </w:rPr>
      </w:pPr>
      <w:r w:rsidRPr="005E7F5A">
        <w:rPr>
          <w:rFonts w:ascii="Times New Roman" w:hAnsi="Times New Roman" w:cs="Times New Roman"/>
          <w:b/>
          <w:bCs/>
          <w:lang w:val="en-US"/>
        </w:rPr>
        <w:t xml:space="preserve">2.2 </w:t>
      </w:r>
      <w:r w:rsidR="005E7F5A" w:rsidRPr="005E7F5A">
        <w:rPr>
          <w:rFonts w:ascii="Times New Roman" w:hAnsi="Times New Roman" w:cs="Times New Roman"/>
          <w:b/>
          <w:bCs/>
          <w:lang w:val="en-US"/>
        </w:rPr>
        <w:t>Transcriptomic Data Acquisition and Processing</w:t>
      </w:r>
    </w:p>
    <w:p w14:paraId="4C994B71" w14:textId="77777777" w:rsidR="000B7264" w:rsidRPr="005E7F5A" w:rsidRDefault="000B7264" w:rsidP="00CD6EA3">
      <w:pPr>
        <w:spacing w:after="0" w:line="480" w:lineRule="auto"/>
        <w:jc w:val="both"/>
        <w:rPr>
          <w:rFonts w:ascii="Times New Roman" w:hAnsi="Times New Roman" w:cs="Times New Roman"/>
          <w:lang w:val="en-US"/>
        </w:rPr>
      </w:pPr>
    </w:p>
    <w:p w14:paraId="22E4AC70" w14:textId="724B3F51" w:rsidR="00F8678C" w:rsidRPr="005E7F5A" w:rsidRDefault="005451B7" w:rsidP="005E7F5A">
      <w:pPr>
        <w:spacing w:after="0" w:line="480" w:lineRule="auto"/>
        <w:ind w:firstLine="709"/>
        <w:jc w:val="both"/>
        <w:rPr>
          <w:rFonts w:ascii="Times New Roman" w:hAnsi="Times New Roman" w:cs="Times New Roman"/>
          <w:lang w:val="en-US"/>
        </w:rPr>
      </w:pPr>
      <w:r w:rsidRPr="005451B7">
        <w:rPr>
          <w:rFonts w:ascii="Times New Roman" w:hAnsi="Times New Roman" w:cs="Times New Roman"/>
          <w:lang w:val="en-US"/>
        </w:rPr>
        <w:t xml:space="preserve">Preprocessed gene expression matrices derived from custom microarray platforms were retrieved from the Gene Expression Omnibus (GEO) repository under accession numbers GSE197977 (ZUMA-1 cohort, </w:t>
      </w:r>
      <w:hyperlink r:id="rId12" w:history="1">
        <w:r w:rsidRPr="005451B7">
          <w:rPr>
            <w:rStyle w:val="Hyperlink"/>
            <w:rFonts w:ascii="Times New Roman" w:hAnsi="Times New Roman" w:cs="Times New Roman"/>
            <w:lang w:val="en-US"/>
          </w:rPr>
          <w:t>https://www.ncbi.nlm.nih.gov/geo/query/acc.cgi?acc=GSE197977</w:t>
        </w:r>
      </w:hyperlink>
      <w:r w:rsidRPr="005451B7">
        <w:rPr>
          <w:rFonts w:ascii="Times New Roman" w:hAnsi="Times New Roman" w:cs="Times New Roman"/>
          <w:lang w:val="en-US"/>
        </w:rPr>
        <w:t>; 74 samples, 724 genes) and GSE248835</w:t>
      </w:r>
      <w:r>
        <w:rPr>
          <w:rFonts w:ascii="Times New Roman" w:hAnsi="Times New Roman" w:cs="Times New Roman"/>
          <w:lang w:val="en-US"/>
        </w:rPr>
        <w:t xml:space="preserve"> </w:t>
      </w:r>
      <w:r w:rsidRPr="005451B7">
        <w:rPr>
          <w:rFonts w:ascii="Times New Roman" w:hAnsi="Times New Roman" w:cs="Times New Roman"/>
          <w:lang w:val="en-US"/>
        </w:rPr>
        <w:t xml:space="preserve">(ZUMA-7 cohort, </w:t>
      </w:r>
      <w:hyperlink r:id="rId13" w:history="1">
        <w:r w:rsidRPr="005451B7">
          <w:rPr>
            <w:rStyle w:val="Hyperlink"/>
            <w:rFonts w:ascii="Times New Roman" w:hAnsi="Times New Roman" w:cs="Times New Roman"/>
            <w:lang w:val="en-US"/>
          </w:rPr>
          <w:t>https://www.ncbi.nlm.nih.gov/geo/query/acc.cgi?acc=GSE248835</w:t>
        </w:r>
      </w:hyperlink>
      <w:r w:rsidRPr="005451B7">
        <w:rPr>
          <w:rFonts w:ascii="Times New Roman" w:hAnsi="Times New Roman" w:cs="Times New Roman"/>
          <w:lang w:val="en-US"/>
        </w:rPr>
        <w:t>; 256 samples, 817 transcripts and functional signatures). For clinical response stratification within the ZUMA-7 cohort, patients were categorized into "Sustained" and "Failure" groups, which correspond directly to the "Ongoing" and "Others" clinical outcomes, respectively, as originally defined by Locke et al. (2024). To establish the reference control cohort, RNA sequencing data (RNA-seq, quantified as Transcripts Per Million [TPM]) for the TCGA-DLBC cohort were systematically obtained from the Genomic Data Commons (GDC) portal</w:t>
      </w:r>
      <w:r w:rsidR="00FF47EB" w:rsidRPr="00FF47EB">
        <w:rPr>
          <w:rFonts w:ascii="Times New Roman" w:hAnsi="Times New Roman" w:cs="Times New Roman"/>
          <w:lang w:val="en-US"/>
        </w:rPr>
        <w:t>.</w:t>
      </w:r>
    </w:p>
    <w:p w14:paraId="59AAEBE3" w14:textId="056E0458" w:rsidR="00F8678C" w:rsidRPr="005E7F5A" w:rsidRDefault="005451B7" w:rsidP="005E7F5A">
      <w:pPr>
        <w:spacing w:after="0" w:line="480" w:lineRule="auto"/>
        <w:ind w:firstLine="709"/>
        <w:jc w:val="both"/>
        <w:rPr>
          <w:rFonts w:ascii="Times New Roman" w:hAnsi="Times New Roman" w:cs="Times New Roman"/>
          <w:lang w:val="en-US"/>
        </w:rPr>
      </w:pPr>
      <w:r w:rsidRPr="005451B7">
        <w:rPr>
          <w:rFonts w:ascii="Times New Roman" w:hAnsi="Times New Roman" w:cs="Times New Roman"/>
          <w:lang w:val="en-US"/>
        </w:rPr>
        <w:t>To enable analytical integration across distinct transcriptomic technologies, clinical metadata and feature identifiers were harmonized through unified mapping to official Gene Symbol nomenclature. To mitigate platform-dependent scaling biases, stabilize intrinsic variance, and ensure direct cross-cohort statistical comparability across all three datasets, all absolute expression profiles underwent Log2 transformation prior to inferential and survival modeling</w:t>
      </w:r>
      <w:r w:rsidR="005E7F5A" w:rsidRPr="005E7F5A">
        <w:rPr>
          <w:rFonts w:ascii="Times New Roman" w:hAnsi="Times New Roman" w:cs="Times New Roman"/>
          <w:lang w:val="en-US"/>
        </w:rPr>
        <w:t>.</w:t>
      </w:r>
    </w:p>
    <w:p w14:paraId="5E0FF968" w14:textId="77777777" w:rsidR="00F8678C" w:rsidRPr="005E7F5A" w:rsidRDefault="00F8678C" w:rsidP="00CD6EA3">
      <w:pPr>
        <w:spacing w:after="0" w:line="480" w:lineRule="auto"/>
        <w:jc w:val="both"/>
        <w:rPr>
          <w:rFonts w:ascii="Times New Roman" w:hAnsi="Times New Roman" w:cs="Times New Roman"/>
          <w:lang w:val="en-US"/>
        </w:rPr>
      </w:pPr>
    </w:p>
    <w:p w14:paraId="08DEB03E" w14:textId="3D179B6B" w:rsidR="007D5F2B" w:rsidRPr="005E7F5A" w:rsidRDefault="007D5F2B" w:rsidP="007D5F2B">
      <w:pPr>
        <w:spacing w:after="0" w:line="480" w:lineRule="auto"/>
        <w:jc w:val="both"/>
        <w:rPr>
          <w:rFonts w:ascii="Times New Roman" w:hAnsi="Times New Roman" w:cs="Times New Roman"/>
          <w:b/>
          <w:bCs/>
          <w:lang w:val="en-US"/>
        </w:rPr>
      </w:pPr>
      <w:r w:rsidRPr="005E7F5A">
        <w:rPr>
          <w:rFonts w:ascii="Times New Roman" w:hAnsi="Times New Roman" w:cs="Times New Roman"/>
          <w:b/>
          <w:bCs/>
          <w:lang w:val="en-US"/>
        </w:rPr>
        <w:t xml:space="preserve">2.3 </w:t>
      </w:r>
      <w:r w:rsidR="005E7F5A" w:rsidRPr="005E7F5A">
        <w:rPr>
          <w:rFonts w:ascii="Times New Roman" w:hAnsi="Times New Roman" w:cs="Times New Roman"/>
          <w:b/>
          <w:bCs/>
          <w:lang w:val="en-US"/>
        </w:rPr>
        <w:t>Tumor Microenvironment Deconvolution and B-Cell Lineage Integrity</w:t>
      </w:r>
    </w:p>
    <w:p w14:paraId="621BE3CF" w14:textId="77777777" w:rsidR="007D5F2B" w:rsidRPr="005E7F5A" w:rsidRDefault="007D5F2B" w:rsidP="007D5F2B">
      <w:pPr>
        <w:spacing w:after="0" w:line="480" w:lineRule="auto"/>
        <w:jc w:val="both"/>
        <w:rPr>
          <w:rFonts w:ascii="Times New Roman" w:hAnsi="Times New Roman" w:cs="Times New Roman"/>
          <w:lang w:val="en-US"/>
        </w:rPr>
      </w:pPr>
    </w:p>
    <w:p w14:paraId="4179D0BC" w14:textId="2A0D23E5" w:rsidR="00090C4A" w:rsidRDefault="005451B7" w:rsidP="005E7F5A">
      <w:pPr>
        <w:spacing w:after="0" w:line="480" w:lineRule="auto"/>
        <w:ind w:firstLine="709"/>
        <w:jc w:val="both"/>
        <w:rPr>
          <w:rFonts w:ascii="Times New Roman" w:hAnsi="Times New Roman" w:cs="Times New Roman"/>
          <w:lang w:val="en-US"/>
        </w:rPr>
      </w:pPr>
      <w:r w:rsidRPr="005451B7">
        <w:rPr>
          <w:rFonts w:ascii="Times New Roman" w:hAnsi="Times New Roman" w:cs="Times New Roman"/>
          <w:lang w:val="en-US"/>
        </w:rPr>
        <w:t xml:space="preserve">The architecture of the tumor microenvironment (TME) was deconvoluted using the Microenvironment Cell Populations-counter algorithm (MCP-counter; </w:t>
      </w:r>
      <w:proofErr w:type="spellStart"/>
      <w:r w:rsidRPr="005451B7">
        <w:rPr>
          <w:rFonts w:ascii="Times New Roman" w:hAnsi="Times New Roman" w:cs="Times New Roman"/>
          <w:lang w:val="en-US"/>
        </w:rPr>
        <w:t>MCPcounter</w:t>
      </w:r>
      <w:proofErr w:type="spellEnd"/>
      <w:r w:rsidRPr="005451B7">
        <w:rPr>
          <w:rFonts w:ascii="Times New Roman" w:hAnsi="Times New Roman" w:cs="Times New Roman"/>
          <w:lang w:val="en-US"/>
        </w:rPr>
        <w:t xml:space="preserve"> </w:t>
      </w:r>
      <w:r w:rsidRPr="005451B7">
        <w:rPr>
          <w:rFonts w:ascii="Times New Roman" w:hAnsi="Times New Roman" w:cs="Times New Roman"/>
          <w:lang w:val="en-US"/>
        </w:rPr>
        <w:lastRenderedPageBreak/>
        <w:t>R package v1.2.0</w:t>
      </w:r>
      <w:r w:rsidRPr="00525573">
        <w:rPr>
          <w:rFonts w:ascii="Times New Roman" w:hAnsi="Times New Roman" w:cs="Times New Roman"/>
          <w:lang w:val="en-US"/>
        </w:rPr>
        <w:t>)</w:t>
      </w:r>
      <w:r w:rsidR="004531FD" w:rsidRPr="00525573">
        <w:rPr>
          <w:rFonts w:ascii="Times New Roman" w:hAnsi="Times New Roman" w:cs="Times New Roman"/>
          <w:lang w:val="en-US"/>
        </w:rPr>
        <w:t xml:space="preserve"> </w:t>
      </w:r>
      <w:r w:rsidR="004531FD" w:rsidRPr="00525573">
        <w:rPr>
          <w:rFonts w:ascii="Times New Roman" w:hAnsi="Times New Roman" w:cs="Times New Roman"/>
          <w:lang w:val="en-US"/>
        </w:rPr>
        <w:fldChar w:fldCharType="begin"/>
      </w:r>
      <w:r w:rsidR="0035349A" w:rsidRPr="00525573">
        <w:rPr>
          <w:rFonts w:ascii="Times New Roman" w:hAnsi="Times New Roman" w:cs="Times New Roman"/>
          <w:lang w:val="en-US"/>
        </w:rPr>
        <w:instrText xml:space="preserve"> ADDIN ZOTERO_ITEM CSL_CITATION {"citationID":"9TiXVFy4","properties":{"unsorted":false,"formattedCitation":"(20)","plainCitation":"(20)","noteIndex":0},"citationItems":[{"id":739,"uris":["http://zotero.org/users/17472926/items/7MCVRY4G"],"itemData":{"id":739,"type":"article-journal","container-title":"Genome Biology","DOI":"10.1186/s13059-016-1070-5","ISSN":"1474-760X","issue":"1","journalAbbreviation":"Genome Biol","language":"en","page":"218","source":"DOI.org (Crossref)","title":"Estimating the population abundance of tissue-infiltrating immune and stromal cell populations using gene expression","volume":"17","author":[{"family":"Becht","given":"Etienne"},{"family":"Giraldo","given":"Nicolas A."},{"family":"Lacroix","given":"Laetitia"},{"family":"Buttard","given":"Bénédicte"},{"family":"Elarouci","given":"Nabila"},{"family":"Petitprez","given":"Florent"},{"family":"Selves","given":"Janick"},{"family":"Laurent-Puig","given":"Pierre"},{"family":"Sautès-Fridman","given":"Catherine"},{"family":"Fridman","given":"Wolf H."},{"family":"De Reyniès","given":"Aurélien"}],"issued":{"date-parts":[["2016",12]]}}}],"schema":"https://github.com/citation-style-language/schema/raw/master/csl-citation.json"} </w:instrText>
      </w:r>
      <w:r w:rsidR="004531FD" w:rsidRPr="00525573">
        <w:rPr>
          <w:rFonts w:ascii="Times New Roman" w:hAnsi="Times New Roman" w:cs="Times New Roman"/>
          <w:lang w:val="en-US"/>
        </w:rPr>
        <w:fldChar w:fldCharType="separate"/>
      </w:r>
      <w:r w:rsidR="0035349A" w:rsidRPr="00525573">
        <w:rPr>
          <w:rFonts w:ascii="Times New Roman" w:hAnsi="Times New Roman" w:cs="Times New Roman"/>
          <w:lang w:val="en-US"/>
        </w:rPr>
        <w:t>(20)</w:t>
      </w:r>
      <w:r w:rsidR="004531FD" w:rsidRPr="00525573">
        <w:rPr>
          <w:rFonts w:ascii="Times New Roman" w:hAnsi="Times New Roman" w:cs="Times New Roman"/>
          <w:lang w:val="en-US"/>
        </w:rPr>
        <w:fldChar w:fldCharType="end"/>
      </w:r>
      <w:r w:rsidR="005E7F5A" w:rsidRPr="00525573">
        <w:rPr>
          <w:rFonts w:ascii="Times New Roman" w:hAnsi="Times New Roman" w:cs="Times New Roman"/>
          <w:lang w:val="en-US"/>
        </w:rPr>
        <w:t xml:space="preserve">, </w:t>
      </w:r>
      <w:r w:rsidR="000222F6" w:rsidRPr="00525573">
        <w:rPr>
          <w:rFonts w:ascii="Times New Roman" w:hAnsi="Times New Roman" w:cs="Times New Roman"/>
          <w:color w:val="000000" w:themeColor="text1"/>
          <w:lang w:val="en-US"/>
        </w:rPr>
        <w:t>estimating the abundance scores of eight immune and two stromal populations.</w:t>
      </w:r>
      <w:r w:rsidRPr="00525573">
        <w:rPr>
          <w:rFonts w:ascii="Times New Roman" w:hAnsi="Times New Roman" w:cs="Times New Roman"/>
          <w:lang w:val="en-US"/>
        </w:rPr>
        <w:t xml:space="preserve"> To investigate</w:t>
      </w:r>
      <w:r w:rsidRPr="005451B7">
        <w:rPr>
          <w:rFonts w:ascii="Times New Roman" w:hAnsi="Times New Roman" w:cs="Times New Roman"/>
          <w:lang w:val="en-US"/>
        </w:rPr>
        <w:t xml:space="preserve"> therapeutic target preservation and tumor phenotypic integrity, variations in B-cell lineage abundance and its canonical markers across baseline clinical outcomes were statistically evaluated using the Mann-Whitney U test. Complementarily, longitudinal remodeling of the tumor ecosystem under CAR T-cell selective pressure (intra-patient post-infusion vs. baseline) was mapped using the Wilcoxon signed-rank test for paired samples</w:t>
      </w:r>
      <w:r w:rsidR="005E7F5A" w:rsidRPr="005E7F5A">
        <w:rPr>
          <w:rFonts w:ascii="Times New Roman" w:hAnsi="Times New Roman" w:cs="Times New Roman"/>
          <w:lang w:val="en-US"/>
        </w:rPr>
        <w:t>.</w:t>
      </w:r>
    </w:p>
    <w:p w14:paraId="6532726E" w14:textId="77777777" w:rsidR="00987498" w:rsidRPr="005E7F5A" w:rsidRDefault="00987498" w:rsidP="005E7F5A">
      <w:pPr>
        <w:spacing w:after="0" w:line="480" w:lineRule="auto"/>
        <w:ind w:firstLine="709"/>
        <w:jc w:val="both"/>
        <w:rPr>
          <w:rFonts w:ascii="Times New Roman" w:hAnsi="Times New Roman" w:cs="Times New Roman"/>
          <w:lang w:val="en-US"/>
        </w:rPr>
      </w:pPr>
    </w:p>
    <w:p w14:paraId="36B59953" w14:textId="35B3C2DC" w:rsidR="00090C4A" w:rsidRPr="00FA1309" w:rsidRDefault="00090C4A" w:rsidP="007D5F2B">
      <w:pPr>
        <w:spacing w:after="0" w:line="480" w:lineRule="auto"/>
        <w:jc w:val="both"/>
        <w:rPr>
          <w:rFonts w:ascii="Times New Roman" w:hAnsi="Times New Roman" w:cs="Times New Roman"/>
          <w:b/>
          <w:bCs/>
          <w:lang w:val="en-US"/>
        </w:rPr>
      </w:pPr>
      <w:r w:rsidRPr="00FA1309">
        <w:rPr>
          <w:rFonts w:ascii="Times New Roman" w:hAnsi="Times New Roman" w:cs="Times New Roman"/>
          <w:b/>
          <w:bCs/>
          <w:lang w:val="en-US"/>
        </w:rPr>
        <w:t xml:space="preserve">2.4 </w:t>
      </w:r>
      <w:r w:rsidR="00FA1309" w:rsidRPr="00FA1309">
        <w:rPr>
          <w:rFonts w:ascii="Times New Roman" w:hAnsi="Times New Roman" w:cs="Times New Roman"/>
          <w:b/>
          <w:bCs/>
          <w:lang w:val="en-US"/>
        </w:rPr>
        <w:t>Transcriptomic Mapping of Immune Evasion</w:t>
      </w:r>
    </w:p>
    <w:p w14:paraId="30EF7BAD" w14:textId="77777777" w:rsidR="00DA74B5" w:rsidRPr="00FA1309" w:rsidRDefault="00DA74B5" w:rsidP="007D5F2B">
      <w:pPr>
        <w:spacing w:after="0" w:line="480" w:lineRule="auto"/>
        <w:jc w:val="both"/>
        <w:rPr>
          <w:rFonts w:ascii="Times New Roman" w:hAnsi="Times New Roman" w:cs="Times New Roman"/>
          <w:lang w:val="en-US"/>
        </w:rPr>
      </w:pPr>
    </w:p>
    <w:p w14:paraId="7F3CBECD" w14:textId="7CF12778" w:rsidR="00DA74B5" w:rsidRDefault="001653A8" w:rsidP="00FA1309">
      <w:pPr>
        <w:spacing w:after="0" w:line="480" w:lineRule="auto"/>
        <w:ind w:firstLine="709"/>
        <w:jc w:val="both"/>
        <w:rPr>
          <w:rFonts w:ascii="Times New Roman" w:hAnsi="Times New Roman" w:cs="Times New Roman"/>
          <w:lang w:val="en-US"/>
        </w:rPr>
      </w:pPr>
      <w:r w:rsidRPr="001653A8">
        <w:rPr>
          <w:rFonts w:ascii="Times New Roman" w:hAnsi="Times New Roman" w:cs="Times New Roman"/>
          <w:lang w:val="en-US"/>
        </w:rPr>
        <w:t>To delineate the immunosuppressive architecture and tumor escape potential, transcriptomic profiles associated with T-cell exhaustion and the integrity of the antigen presentation machinery (HLA) were investigated. Aiming for a granular and functional phenotypic assessment, the HLA complex was stratified a priori into four biological axes: classical Class I molecules, the intracellular processing machinery, Class II molecules, and non-classical inhibitory Class I molecules. To identify latent biological clusters, Log2-transformed counts were scaled into Z-scores and subjected to unsupervised hierarchical clustering (Euclidean distance and Ward's linkage method; stats R package v4.6.1) , followed by visualization using multidimensional heatmaps (</w:t>
      </w:r>
      <w:proofErr w:type="spellStart"/>
      <w:r w:rsidRPr="001653A8">
        <w:rPr>
          <w:rFonts w:ascii="Times New Roman" w:hAnsi="Times New Roman" w:cs="Times New Roman"/>
          <w:lang w:val="en-US"/>
        </w:rPr>
        <w:t>ComplexHeatmap</w:t>
      </w:r>
      <w:proofErr w:type="spellEnd"/>
      <w:r w:rsidRPr="001653A8">
        <w:rPr>
          <w:rFonts w:ascii="Times New Roman" w:hAnsi="Times New Roman" w:cs="Times New Roman"/>
          <w:lang w:val="en-US"/>
        </w:rPr>
        <w:t xml:space="preserve"> v2.28.0)</w:t>
      </w:r>
      <w:r w:rsidR="0079113B">
        <w:rPr>
          <w:rFonts w:ascii="Times New Roman" w:hAnsi="Times New Roman" w:cs="Times New Roman"/>
          <w:lang w:val="en-US"/>
        </w:rPr>
        <w:t xml:space="preserve"> </w:t>
      </w:r>
      <w:r w:rsidR="0079113B">
        <w:rPr>
          <w:rFonts w:ascii="Times New Roman" w:hAnsi="Times New Roman" w:cs="Times New Roman"/>
          <w:lang w:val="en-US"/>
        </w:rPr>
        <w:fldChar w:fldCharType="begin"/>
      </w:r>
      <w:r w:rsidR="0035349A">
        <w:rPr>
          <w:rFonts w:ascii="Times New Roman" w:hAnsi="Times New Roman" w:cs="Times New Roman"/>
          <w:lang w:val="en-US"/>
        </w:rPr>
        <w:instrText xml:space="preserve"> ADDIN ZOTERO_ITEM CSL_CITATION {"citationID":"7jNtRHsc","properties":{"unsorted":false,"formattedCitation":"(21)","plainCitation":"(21)","noteIndex":0},"citationItems":[{"id":741,"uris":["http://zotero.org/users/17472926/items/WNL6W8XJ"],"itemData":{"id":741,"type":"article-journal","abstract":"Abstract\n            Summary: Parallel heatmaps with carefully designed annotation graphics are powerful for efficient visualization of patterns and relationships among high dimensional genomic data. Here we present the ComplexHeatmap package that provides rich functionalities for customizing heatmaps, arranging multiple parallel heatmaps and including user-defined annotation graphics. We demonstrate the power of ComplexHeatmap to easily reveal patterns and correlations among multiple sources of information with four real-world datasets.\n            Availability and Implementation: The ComplexHeatmap package and documentation are freely available from the Bioconductor project: http://www.bioconductor.org/packages/devel/bioc/html/ComplexHeatmap.html.\n            Contact:  m.schlesner@dkfz.de\n            Supplementary information:  Supplementary data are available at Bioinformatics online.","container-title":"Bioinformatics","DOI":"10.1093/bioinformatics/btw313","ISSN":"1367-4811, 1367-4803","issue":"18","language":"en","page":"2847-2849","source":"DOI.org (Crossref)","title":"Complex heatmaps reveal patterns and correlations in multidimensional genomic data","volume":"32","author":[{"family":"Gu","given":"Zuguang"},{"family":"Eils","given":"Roland"},{"family":"Schlesner","given":"Matthias"}],"issued":{"date-parts":[["2016",9,15]]}}}],"schema":"https://github.com/citation-style-language/schema/raw/master/csl-citation.json"} </w:instrText>
      </w:r>
      <w:r w:rsidR="0079113B">
        <w:rPr>
          <w:rFonts w:ascii="Times New Roman" w:hAnsi="Times New Roman" w:cs="Times New Roman"/>
          <w:lang w:val="en-US"/>
        </w:rPr>
        <w:fldChar w:fldCharType="separate"/>
      </w:r>
      <w:r w:rsidR="0035349A" w:rsidRPr="0035349A">
        <w:rPr>
          <w:rFonts w:ascii="Times New Roman" w:hAnsi="Times New Roman" w:cs="Times New Roman"/>
          <w:lang w:val="en-US"/>
        </w:rPr>
        <w:t>(21)</w:t>
      </w:r>
      <w:r w:rsidR="0079113B">
        <w:rPr>
          <w:rFonts w:ascii="Times New Roman" w:hAnsi="Times New Roman" w:cs="Times New Roman"/>
          <w:lang w:val="en-US"/>
        </w:rPr>
        <w:fldChar w:fldCharType="end"/>
      </w:r>
      <w:r w:rsidR="00FA1309" w:rsidRPr="00FA1309">
        <w:rPr>
          <w:rFonts w:ascii="Times New Roman" w:hAnsi="Times New Roman" w:cs="Times New Roman"/>
          <w:lang w:val="en-US"/>
        </w:rPr>
        <w:t xml:space="preserve">. </w:t>
      </w:r>
      <w:r w:rsidRPr="001653A8">
        <w:rPr>
          <w:rFonts w:ascii="Times New Roman" w:hAnsi="Times New Roman" w:cs="Times New Roman"/>
          <w:lang w:val="en-US"/>
        </w:rPr>
        <w:t xml:space="preserve">Finally, direct </w:t>
      </w:r>
      <w:proofErr w:type="spellStart"/>
      <w:r w:rsidRPr="001653A8">
        <w:rPr>
          <w:rFonts w:ascii="Times New Roman" w:hAnsi="Times New Roman" w:cs="Times New Roman"/>
          <w:lang w:val="en-US"/>
        </w:rPr>
        <w:t>clinico</w:t>
      </w:r>
      <w:proofErr w:type="spellEnd"/>
      <w:r w:rsidRPr="001653A8">
        <w:rPr>
          <w:rFonts w:ascii="Times New Roman" w:hAnsi="Times New Roman" w:cs="Times New Roman"/>
          <w:lang w:val="en-US"/>
        </w:rPr>
        <w:t>-genomic integration was performed by pairing the uncovered evasion profiles with clinical efficacy annotations (Response, EFS), molecular subtype (COO), and continuous tumor burden (SPD).</w:t>
      </w:r>
    </w:p>
    <w:p w14:paraId="0C6CAF0B" w14:textId="77777777" w:rsidR="00FA1309" w:rsidRPr="00FA1309" w:rsidRDefault="00FA1309" w:rsidP="007D5F2B">
      <w:pPr>
        <w:spacing w:after="0" w:line="480" w:lineRule="auto"/>
        <w:jc w:val="both"/>
        <w:rPr>
          <w:rFonts w:ascii="Times New Roman" w:hAnsi="Times New Roman" w:cs="Times New Roman"/>
          <w:lang w:val="en-US"/>
        </w:rPr>
      </w:pPr>
    </w:p>
    <w:p w14:paraId="6458796C" w14:textId="2BF1972E" w:rsidR="00060ACD" w:rsidRPr="00FA1309" w:rsidRDefault="006C5529" w:rsidP="007D5F2B">
      <w:pPr>
        <w:spacing w:after="0" w:line="480" w:lineRule="auto"/>
        <w:jc w:val="both"/>
        <w:rPr>
          <w:rFonts w:ascii="Times New Roman" w:hAnsi="Times New Roman" w:cs="Times New Roman"/>
          <w:b/>
          <w:bCs/>
          <w:lang w:val="en-US"/>
        </w:rPr>
      </w:pPr>
      <w:r w:rsidRPr="00FA1309">
        <w:rPr>
          <w:rFonts w:ascii="Times New Roman" w:hAnsi="Times New Roman" w:cs="Times New Roman"/>
          <w:b/>
          <w:bCs/>
          <w:lang w:val="en-US"/>
        </w:rPr>
        <w:t xml:space="preserve">2.5 </w:t>
      </w:r>
      <w:r w:rsidR="00FA1309" w:rsidRPr="00FA1309">
        <w:rPr>
          <w:rFonts w:ascii="Times New Roman" w:hAnsi="Times New Roman" w:cs="Times New Roman"/>
          <w:b/>
          <w:bCs/>
          <w:lang w:val="en-US"/>
        </w:rPr>
        <w:t>Global Transcriptomic Mapping and Pathway Enrichment</w:t>
      </w:r>
    </w:p>
    <w:p w14:paraId="0244897F" w14:textId="77777777" w:rsidR="00DA74B5" w:rsidRPr="00FA1309" w:rsidRDefault="00DA74B5" w:rsidP="007D5F2B">
      <w:pPr>
        <w:spacing w:after="0" w:line="480" w:lineRule="auto"/>
        <w:jc w:val="both"/>
        <w:rPr>
          <w:rFonts w:ascii="Times New Roman" w:hAnsi="Times New Roman" w:cs="Times New Roman"/>
          <w:b/>
          <w:bCs/>
          <w:lang w:val="en-US"/>
        </w:rPr>
      </w:pPr>
    </w:p>
    <w:p w14:paraId="3C088949" w14:textId="1BC2EBC2" w:rsidR="00E50226" w:rsidRPr="00FA1309" w:rsidRDefault="001653A8" w:rsidP="00FA1309">
      <w:pPr>
        <w:spacing w:after="0" w:line="480" w:lineRule="auto"/>
        <w:ind w:firstLine="709"/>
        <w:jc w:val="both"/>
        <w:rPr>
          <w:rFonts w:ascii="Times New Roman" w:hAnsi="Times New Roman" w:cs="Times New Roman"/>
          <w:lang w:val="en-US"/>
        </w:rPr>
      </w:pPr>
      <w:r w:rsidRPr="001653A8">
        <w:rPr>
          <w:rFonts w:ascii="Times New Roman" w:hAnsi="Times New Roman" w:cs="Times New Roman"/>
          <w:lang w:val="en-US"/>
        </w:rPr>
        <w:lastRenderedPageBreak/>
        <w:t xml:space="preserve">To map the global transcriptomic perturbations underlying primary resistance to Axi-cel, baseline differential expression analysis (DEA) was conducted using the </w:t>
      </w:r>
      <w:proofErr w:type="spellStart"/>
      <w:r w:rsidRPr="001653A8">
        <w:rPr>
          <w:rFonts w:ascii="Times New Roman" w:hAnsi="Times New Roman" w:cs="Times New Roman"/>
          <w:lang w:val="en-US"/>
        </w:rPr>
        <w:t>limma</w:t>
      </w:r>
      <w:proofErr w:type="spellEnd"/>
      <w:r w:rsidRPr="001653A8">
        <w:rPr>
          <w:rFonts w:ascii="Times New Roman" w:hAnsi="Times New Roman" w:cs="Times New Roman"/>
          <w:lang w:val="en-US"/>
        </w:rPr>
        <w:t xml:space="preserve"> R package (v3.68.4)</w:t>
      </w:r>
      <w:r w:rsidR="0079113B">
        <w:rPr>
          <w:rFonts w:ascii="Times New Roman" w:hAnsi="Times New Roman" w:cs="Times New Roman"/>
          <w:lang w:val="en-US"/>
        </w:rPr>
        <w:t xml:space="preserve"> </w:t>
      </w:r>
      <w:r w:rsidR="0079113B">
        <w:rPr>
          <w:rFonts w:ascii="Times New Roman" w:hAnsi="Times New Roman" w:cs="Times New Roman"/>
          <w:lang w:val="en-US"/>
        </w:rPr>
        <w:fldChar w:fldCharType="begin"/>
      </w:r>
      <w:r w:rsidR="0035349A">
        <w:rPr>
          <w:rFonts w:ascii="Times New Roman" w:hAnsi="Times New Roman" w:cs="Times New Roman"/>
          <w:lang w:val="en-US"/>
        </w:rPr>
        <w:instrText xml:space="preserve"> ADDIN ZOTERO_ITEM CSL_CITATION {"citationID":"sKocchw5","properties":{"unsorted":false,"formattedCitation":"(22)","plainCitation":"(22)","noteIndex":0},"citationItems":[{"id":742,"uris":["http://zotero.org/users/17472926/items/GUBJJWX8"],"itemData":{"id":742,"type":"article-journal","container-title":"Nucleic Acids Research","DOI":"10.1093/nar/gkv007","ISSN":"1362-4962, 0305-1048","issue":"7","language":"en","license":"http://creativecommons.org/licenses/by/4.0/","page":"e47-e47","source":"DOI.org (Crossref)","title":"limma powers differential expression analyses for RNA-sequencing and microarray studies","volume":"43","author":[{"family":"Ritchie","given":"Matthew E."},{"family":"Phipson","given":"Belinda"},{"family":"Wu","given":"Di"},{"family":"Hu","given":"Yifang"},{"family":"Law","given":"Charity W."},{"family":"Shi","given":"Wei"},{"family":"Smyth","given":"Gordon K."}],"issued":{"date-parts":[["2015",4,20]]}}}],"schema":"https://github.com/citation-style-language/schema/raw/master/csl-citation.json"} </w:instrText>
      </w:r>
      <w:r w:rsidR="0079113B">
        <w:rPr>
          <w:rFonts w:ascii="Times New Roman" w:hAnsi="Times New Roman" w:cs="Times New Roman"/>
          <w:lang w:val="en-US"/>
        </w:rPr>
        <w:fldChar w:fldCharType="separate"/>
      </w:r>
      <w:r w:rsidR="0035349A" w:rsidRPr="0035349A">
        <w:rPr>
          <w:rFonts w:ascii="Times New Roman" w:hAnsi="Times New Roman" w:cs="Times New Roman"/>
          <w:lang w:val="en-US"/>
        </w:rPr>
        <w:t>(22)</w:t>
      </w:r>
      <w:r w:rsidR="0079113B">
        <w:rPr>
          <w:rFonts w:ascii="Times New Roman" w:hAnsi="Times New Roman" w:cs="Times New Roman"/>
          <w:lang w:val="en-US"/>
        </w:rPr>
        <w:fldChar w:fldCharType="end"/>
      </w:r>
      <w:r w:rsidR="00FA1309" w:rsidRPr="00FA1309">
        <w:rPr>
          <w:rFonts w:ascii="Times New Roman" w:hAnsi="Times New Roman" w:cs="Times New Roman"/>
          <w:lang w:val="en-US"/>
        </w:rPr>
        <w:t xml:space="preserve">, </w:t>
      </w:r>
      <w:r w:rsidRPr="001653A8">
        <w:rPr>
          <w:rFonts w:ascii="Times New Roman" w:hAnsi="Times New Roman" w:cs="Times New Roman"/>
          <w:lang w:val="en-US"/>
        </w:rPr>
        <w:t>adopting an exploratory heuristic threshold (nominal p &lt; 0.05, | Log2 | &gt; 0.5) for the initial prospection of signatures. Aiming to translate isolated transcripts into functional programs and capture biological heterogeneity at the individual patient level, Single-Sample Gene Set Enrichment Analysis (</w:t>
      </w:r>
      <w:proofErr w:type="spellStart"/>
      <w:r w:rsidRPr="001653A8">
        <w:rPr>
          <w:rFonts w:ascii="Times New Roman" w:hAnsi="Times New Roman" w:cs="Times New Roman"/>
          <w:lang w:val="en-US"/>
        </w:rPr>
        <w:t>ssGSEA</w:t>
      </w:r>
      <w:proofErr w:type="spellEnd"/>
      <w:r w:rsidRPr="001653A8">
        <w:rPr>
          <w:rFonts w:ascii="Times New Roman" w:hAnsi="Times New Roman" w:cs="Times New Roman"/>
          <w:lang w:val="en-US"/>
        </w:rPr>
        <w:t>; GSVA v2.6.5)</w:t>
      </w:r>
      <w:r w:rsidR="00FA1309" w:rsidRPr="00FA1309">
        <w:rPr>
          <w:rFonts w:ascii="Times New Roman" w:hAnsi="Times New Roman" w:cs="Times New Roman"/>
          <w:lang w:val="en-US"/>
        </w:rPr>
        <w:t xml:space="preserve"> </w:t>
      </w:r>
      <w:r w:rsidR="0079113B">
        <w:rPr>
          <w:rFonts w:ascii="Times New Roman" w:hAnsi="Times New Roman" w:cs="Times New Roman"/>
          <w:lang w:val="en-US"/>
        </w:rPr>
        <w:t xml:space="preserve"> </w:t>
      </w:r>
      <w:r w:rsidR="0079113B">
        <w:rPr>
          <w:rFonts w:ascii="Times New Roman" w:hAnsi="Times New Roman" w:cs="Times New Roman"/>
          <w:lang w:val="en-US"/>
        </w:rPr>
        <w:fldChar w:fldCharType="begin"/>
      </w:r>
      <w:r w:rsidR="0035349A">
        <w:rPr>
          <w:rFonts w:ascii="Times New Roman" w:hAnsi="Times New Roman" w:cs="Times New Roman"/>
          <w:lang w:val="en-US"/>
        </w:rPr>
        <w:instrText xml:space="preserve"> ADDIN ZOTERO_ITEM CSL_CITATION {"citationID":"OlK8sztk","properties":{"unsorted":false,"formattedCitation":"(23)","plainCitation":"(23)","noteIndex":0},"citationItems":[{"id":743,"uris":["http://zotero.org/users/17472926/items/VUBLU8X7"],"itemData":{"id":743,"type":"article-journal","abstract":"Abstract\n            \n              Background\n              Gene set enrichment (GSE) analysis is a popular framework for condensing information from gene expression profiles into a pathway or signature summary. The strengths of this approach over single gene analysis include noise and dimension reduction, as well as greater biological interpretability. As molecular profiling experiments move beyond simple case-control studies, robust and flexible GSE methodologies are needed that can model pathway activity within highly heterogeneous data sets.\n            \n            \n              Results\n              To address this challenge, we introduce Gene Set Variation Analysis (GSVA), a GSE method that estimates variation of pathway activity over a sample population in an unsupervised manner. We demonstrate the robustness of GSVA in a comparison with current state of the art sample-wise enrichment methods. Further, we provide examples of its utility in differential pathway activity and survival analysis. Lastly, we show how GSVA works analogously with data from both microarray and RNA-seq experiments.\n            \n            \n              Conclusions\n              \n                GSVA provides increased power to detect subtle pathway activity changes over a sample population in comparison to corresponding methods. While GSE methods are generally regarded as end points of a bioinformatic analysis, GSVA constitutes a starting point to build pathway-centric models of biology. Moreover, GSVA contributes to the current need of GSE methods for RNA-seq data. GSVA is an open source software package for R which forms part of the Bioconductor project and can be downloaded at\n                http://www.bioconductor.org\n                .","container-title":"BMC Bioinformatics","DOI":"10.1186/1471-2105-14-7","ISSN":"1471-2105","issue":"1","journalAbbreviation":"BMC Bioinformatics","language":"en","page":"7","source":"DOI.org (Crossref)","title":"GSVA: gene set variation analysis for microarray and RNA-Seq data","title-short":"GSVA","volume":"14","author":[{"family":"Hänzelmann","given":"Sonja"},{"family":"Castelo","given":"Robert"},{"family":"Guinney","given":"Justin"}],"issued":{"date-parts":[["2013",12]]}}}],"schema":"https://github.com/citation-style-language/schema/raw/master/csl-citation.json"} </w:instrText>
      </w:r>
      <w:r w:rsidR="0079113B">
        <w:rPr>
          <w:rFonts w:ascii="Times New Roman" w:hAnsi="Times New Roman" w:cs="Times New Roman"/>
          <w:lang w:val="en-US"/>
        </w:rPr>
        <w:fldChar w:fldCharType="separate"/>
      </w:r>
      <w:r w:rsidR="0035349A" w:rsidRPr="0035349A">
        <w:rPr>
          <w:rFonts w:ascii="Times New Roman" w:hAnsi="Times New Roman" w:cs="Times New Roman"/>
          <w:lang w:val="en-US"/>
        </w:rPr>
        <w:t>(23)</w:t>
      </w:r>
      <w:r w:rsidR="0079113B">
        <w:rPr>
          <w:rFonts w:ascii="Times New Roman" w:hAnsi="Times New Roman" w:cs="Times New Roman"/>
          <w:lang w:val="en-US"/>
        </w:rPr>
        <w:fldChar w:fldCharType="end"/>
      </w:r>
      <w:r w:rsidR="0079113B">
        <w:rPr>
          <w:rFonts w:ascii="Times New Roman" w:hAnsi="Times New Roman" w:cs="Times New Roman"/>
          <w:lang w:val="en-US"/>
        </w:rPr>
        <w:t xml:space="preserve"> </w:t>
      </w:r>
      <w:r w:rsidRPr="001653A8">
        <w:rPr>
          <w:rFonts w:ascii="Times New Roman" w:hAnsi="Times New Roman" w:cs="Times New Roman"/>
          <w:lang w:val="en-US"/>
        </w:rPr>
        <w:t xml:space="preserve">was employed. This approach quantified the activation intensity (Mean Normalized Enrichment Score, Mean NES) of eight ontological </w:t>
      </w:r>
      <w:proofErr w:type="spellStart"/>
      <w:r w:rsidRPr="001653A8">
        <w:rPr>
          <w:rFonts w:ascii="Times New Roman" w:hAnsi="Times New Roman" w:cs="Times New Roman"/>
          <w:lang w:val="en-US"/>
        </w:rPr>
        <w:t>macrocategories</w:t>
      </w:r>
      <w:proofErr w:type="spellEnd"/>
      <w:r w:rsidRPr="001653A8">
        <w:rPr>
          <w:rFonts w:ascii="Times New Roman" w:hAnsi="Times New Roman" w:cs="Times New Roman"/>
          <w:lang w:val="en-US"/>
        </w:rPr>
        <w:t xml:space="preserve"> from the </w:t>
      </w:r>
      <w:proofErr w:type="spellStart"/>
      <w:r w:rsidRPr="001653A8">
        <w:rPr>
          <w:rFonts w:ascii="Times New Roman" w:hAnsi="Times New Roman" w:cs="Times New Roman"/>
          <w:lang w:val="en-US"/>
        </w:rPr>
        <w:t>MSigDB</w:t>
      </w:r>
      <w:proofErr w:type="spellEnd"/>
      <w:r w:rsidRPr="001653A8">
        <w:rPr>
          <w:rFonts w:ascii="Times New Roman" w:hAnsi="Times New Roman" w:cs="Times New Roman"/>
          <w:lang w:val="en-US"/>
        </w:rPr>
        <w:t xml:space="preserve"> Hallmark collection</w:t>
      </w:r>
      <w:r w:rsidR="0079113B">
        <w:rPr>
          <w:rFonts w:ascii="Times New Roman" w:hAnsi="Times New Roman" w:cs="Times New Roman"/>
          <w:lang w:val="en-US"/>
        </w:rPr>
        <w:t xml:space="preserve"> </w:t>
      </w:r>
      <w:r w:rsidR="0079113B">
        <w:rPr>
          <w:rFonts w:ascii="Times New Roman" w:hAnsi="Times New Roman" w:cs="Times New Roman"/>
          <w:lang w:val="en-US"/>
        </w:rPr>
        <w:fldChar w:fldCharType="begin"/>
      </w:r>
      <w:r w:rsidR="0035349A">
        <w:rPr>
          <w:rFonts w:ascii="Times New Roman" w:hAnsi="Times New Roman" w:cs="Times New Roman"/>
          <w:lang w:val="en-US"/>
        </w:rPr>
        <w:instrText xml:space="preserve"> ADDIN ZOTERO_ITEM CSL_CITATION {"citationID":"fBNmBM2q","properties":{"unsorted":false,"formattedCitation":"(24)","plainCitation":"(24)","noteIndex":0},"citationItems":[{"id":745,"uris":["http://zotero.org/users/17472926/items/ZWDEZZYV"],"itemData":{"id":745,"type":"software","DOI":"10.18129/B9.BIOC.MSIGDB","publisher":"Bioconductor","source":"DOI.org (Datacite)","title":"msigdb","URL":"https://bioconductor.org/packages/msigdb","author":[{"literal":"Dharmesh D. Bhuva &lt;bhuva.d@wehi.edu.au&gt; [aut, cre] (&lt;https://orcid.org/0000-0002-6398-9157&gt;), Gordon K. Smyth [aut] (&lt;https://orcid.org/0000-0001-9221-2892&gt;), Alexandra Garnham [aut] (&lt;https://orcid.org/0000-0002-8312-8450&gt;)"}],"accessed":{"date-parts":[["2026",8,1]]}}}],"schema":"https://github.com/citation-style-language/schema/raw/master/csl-citation.json"} </w:instrText>
      </w:r>
      <w:r w:rsidR="0079113B">
        <w:rPr>
          <w:rFonts w:ascii="Times New Roman" w:hAnsi="Times New Roman" w:cs="Times New Roman"/>
          <w:lang w:val="en-US"/>
        </w:rPr>
        <w:fldChar w:fldCharType="separate"/>
      </w:r>
      <w:r w:rsidR="0035349A" w:rsidRPr="0035349A">
        <w:rPr>
          <w:rFonts w:ascii="Times New Roman" w:hAnsi="Times New Roman" w:cs="Times New Roman"/>
          <w:lang w:val="en-US"/>
        </w:rPr>
        <w:t>(24)</w:t>
      </w:r>
      <w:r w:rsidR="0079113B">
        <w:rPr>
          <w:rFonts w:ascii="Times New Roman" w:hAnsi="Times New Roman" w:cs="Times New Roman"/>
          <w:lang w:val="en-US"/>
        </w:rPr>
        <w:fldChar w:fldCharType="end"/>
      </w:r>
      <w:r w:rsidR="00FA1309" w:rsidRPr="00FA1309">
        <w:rPr>
          <w:rFonts w:ascii="Times New Roman" w:hAnsi="Times New Roman" w:cs="Times New Roman"/>
          <w:lang w:val="en-US"/>
        </w:rPr>
        <w:t xml:space="preserve">. </w:t>
      </w:r>
      <w:r w:rsidRPr="001653A8">
        <w:rPr>
          <w:rFonts w:ascii="Times New Roman" w:hAnsi="Times New Roman" w:cs="Times New Roman"/>
          <w:lang w:val="en-US"/>
        </w:rPr>
        <w:t>Complementarily, to identify the core mechanistic axes driving therapeutic failure at the population level, classical GSEA (</w:t>
      </w:r>
      <w:proofErr w:type="spellStart"/>
      <w:r w:rsidRPr="001653A8">
        <w:rPr>
          <w:rFonts w:ascii="Times New Roman" w:hAnsi="Times New Roman" w:cs="Times New Roman"/>
          <w:lang w:val="en-US"/>
        </w:rPr>
        <w:t>fgsea</w:t>
      </w:r>
      <w:proofErr w:type="spellEnd"/>
      <w:r w:rsidRPr="001653A8">
        <w:rPr>
          <w:rFonts w:ascii="Times New Roman" w:hAnsi="Times New Roman" w:cs="Times New Roman"/>
          <w:lang w:val="en-US"/>
        </w:rPr>
        <w:t xml:space="preserve"> v1.38.0)</w:t>
      </w:r>
      <w:r w:rsidR="00FA1309" w:rsidRPr="00FA1309">
        <w:rPr>
          <w:rFonts w:ascii="Times New Roman" w:hAnsi="Times New Roman" w:cs="Times New Roman"/>
          <w:lang w:val="en-US"/>
        </w:rPr>
        <w:t xml:space="preserve"> </w:t>
      </w:r>
      <w:r w:rsidR="0079113B">
        <w:rPr>
          <w:rFonts w:ascii="Times New Roman" w:hAnsi="Times New Roman" w:cs="Times New Roman"/>
          <w:lang w:val="en-US"/>
        </w:rPr>
        <w:fldChar w:fldCharType="begin"/>
      </w:r>
      <w:r w:rsidR="0035349A">
        <w:rPr>
          <w:rFonts w:ascii="Times New Roman" w:hAnsi="Times New Roman" w:cs="Times New Roman"/>
          <w:lang w:val="en-US"/>
        </w:rPr>
        <w:instrText xml:space="preserve"> ADDIN ZOTERO_ITEM CSL_CITATION {"citationID":"YbHUhQzE","properties":{"unsorted":false,"formattedCitation":"(25)","plainCitation":"(25)","noteIndex":0},"citationItems":[{"id":746,"uris":["http://zotero.org/users/17472926/items/4BGGKT9H"],"itemData":{"id":746,"type":"article","abstract":"Abstract\n          Gene set enrichment analysis (GSEA) is an ubiquitously used tool for evaluating pathway enrichment in transcriptional data. Typical experimental design consists in comparing two conditions with several replicates using a differential gene expression test followed by preranked GSEA performed against a collection of hundreds and thousands of pathways. However, the reference implementation of this method cannot accurately estimate small P-values, which significantly limits its sensitivity due to multiple hypotheses correction procedure.\n          \n            Here we present FGSEA (Fast Gene Set Enrichment Analysis) method that is able to estimate arbitrarily low GSEA P-values with a high accuracy in a matter of minutes or even seconds. To confirm the accuracy of the method, we also developed an exact algorithm for GSEA P-values calculation for integer gene-level statistics. Using the exact algorithm as a reference we show that FGSEA is able to routinely estimate P-values up to 10\n            −100\n            with a small and predictable estimation error. We systematically evaluate FGSEA on a collection of 605 datasets and show that FGSEA recovers much more statistically significant pathways compared to other implementations.\n          \n          \n            FGSEA is open source and available as an R package in Bioconductor (\n            http://bioconductor.org/packages/fgsea/\n            ) and on GitHub (\n            https://github.com/ctlab/fgsea/\n            ).","DOI":"10.1101/060012","language":"en","license":"http://creativecommons.org/licenses/by/4.0/","publisher":"Bioinformatics","source":"DOI.org (Crossref)","title":"Fast gene set enrichment analysis","URL":"http://biorxiv.org/lookup/doi/10.1101/060012","author":[{"family":"Korotkevich","given":"Gennady"},{"family":"Sukhov","given":"Vladimir"},{"family":"Budin","given":"Nikolay"},{"family":"Shpak","given":"Boris"},{"family":"Artyomov","given":"Maxim N."},{"family":"Sergushichev","given":"Alexey"}],"accessed":{"date-parts":[["2026",8,1]]},"issued":{"date-parts":[["2016",6,20]]}}}],"schema":"https://github.com/citation-style-language/schema/raw/master/csl-citation.json"} </w:instrText>
      </w:r>
      <w:r w:rsidR="0079113B">
        <w:rPr>
          <w:rFonts w:ascii="Times New Roman" w:hAnsi="Times New Roman" w:cs="Times New Roman"/>
          <w:lang w:val="en-US"/>
        </w:rPr>
        <w:fldChar w:fldCharType="separate"/>
      </w:r>
      <w:r w:rsidR="0035349A" w:rsidRPr="0035349A">
        <w:rPr>
          <w:rFonts w:ascii="Times New Roman" w:hAnsi="Times New Roman" w:cs="Times New Roman"/>
          <w:lang w:val="en-US"/>
        </w:rPr>
        <w:t>(25)</w:t>
      </w:r>
      <w:r w:rsidR="0079113B">
        <w:rPr>
          <w:rFonts w:ascii="Times New Roman" w:hAnsi="Times New Roman" w:cs="Times New Roman"/>
          <w:lang w:val="en-US"/>
        </w:rPr>
        <w:fldChar w:fldCharType="end"/>
      </w:r>
      <w:r w:rsidR="0079113B">
        <w:rPr>
          <w:rFonts w:ascii="Times New Roman" w:hAnsi="Times New Roman" w:cs="Times New Roman"/>
          <w:lang w:val="en-US"/>
        </w:rPr>
        <w:t xml:space="preserve"> </w:t>
      </w:r>
      <w:r w:rsidRPr="001653A8">
        <w:rPr>
          <w:rFonts w:ascii="Times New Roman" w:hAnsi="Times New Roman" w:cs="Times New Roman"/>
          <w:lang w:val="en-US"/>
        </w:rPr>
        <w:t xml:space="preserve">was performed based on the continuous statistical ranking derived from </w:t>
      </w:r>
      <w:proofErr w:type="spellStart"/>
      <w:r w:rsidRPr="001653A8">
        <w:rPr>
          <w:rFonts w:ascii="Times New Roman" w:hAnsi="Times New Roman" w:cs="Times New Roman"/>
          <w:lang w:val="en-US"/>
        </w:rPr>
        <w:t>limma</w:t>
      </w:r>
      <w:proofErr w:type="spellEnd"/>
      <w:r w:rsidRPr="001653A8">
        <w:rPr>
          <w:rFonts w:ascii="Times New Roman" w:hAnsi="Times New Roman" w:cs="Times New Roman"/>
          <w:lang w:val="en-US"/>
        </w:rPr>
        <w:t xml:space="preserve"> (adjusted p &lt; 0.05).</w:t>
      </w:r>
    </w:p>
    <w:p w14:paraId="4802C6DB" w14:textId="77777777" w:rsidR="008B38BB" w:rsidRPr="00FA1309" w:rsidRDefault="008B38BB" w:rsidP="007D5F2B">
      <w:pPr>
        <w:spacing w:after="0" w:line="480" w:lineRule="auto"/>
        <w:jc w:val="both"/>
        <w:rPr>
          <w:rFonts w:ascii="Times New Roman" w:hAnsi="Times New Roman" w:cs="Times New Roman"/>
          <w:lang w:val="en-US"/>
        </w:rPr>
      </w:pPr>
    </w:p>
    <w:p w14:paraId="6B05CA10" w14:textId="5DEC8D9A" w:rsidR="008B38BB" w:rsidRPr="00FA1309" w:rsidRDefault="0097190C" w:rsidP="007D5F2B">
      <w:pPr>
        <w:spacing w:after="0" w:line="480" w:lineRule="auto"/>
        <w:jc w:val="both"/>
        <w:rPr>
          <w:rFonts w:ascii="Times New Roman" w:hAnsi="Times New Roman" w:cs="Times New Roman"/>
          <w:b/>
          <w:bCs/>
          <w:lang w:val="en-US"/>
        </w:rPr>
      </w:pPr>
      <w:r w:rsidRPr="00FA1309">
        <w:rPr>
          <w:rFonts w:ascii="Times New Roman" w:hAnsi="Times New Roman" w:cs="Times New Roman"/>
          <w:b/>
          <w:bCs/>
          <w:lang w:val="en-US"/>
        </w:rPr>
        <w:t xml:space="preserve">2.6 </w:t>
      </w:r>
      <w:r w:rsidR="00FA1309" w:rsidRPr="00FA1309">
        <w:rPr>
          <w:rFonts w:ascii="Times New Roman" w:hAnsi="Times New Roman" w:cs="Times New Roman"/>
          <w:b/>
          <w:bCs/>
          <w:lang w:val="en-US"/>
        </w:rPr>
        <w:t>Prognostic Modeling and Tumor Microenvironment Dynamic</w:t>
      </w:r>
    </w:p>
    <w:p w14:paraId="4B8D5A3C" w14:textId="77777777" w:rsidR="00CB7EB0" w:rsidRPr="00FA1309" w:rsidRDefault="00CB7EB0" w:rsidP="007D5F2B">
      <w:pPr>
        <w:spacing w:after="0" w:line="480" w:lineRule="auto"/>
        <w:jc w:val="both"/>
        <w:rPr>
          <w:rFonts w:ascii="Times New Roman" w:hAnsi="Times New Roman" w:cs="Times New Roman"/>
          <w:lang w:val="en-US"/>
        </w:rPr>
      </w:pPr>
    </w:p>
    <w:p w14:paraId="4172ACC3" w14:textId="21B99398" w:rsidR="006A1C79" w:rsidRDefault="001653A8" w:rsidP="00FA1309">
      <w:pPr>
        <w:spacing w:after="0" w:line="480" w:lineRule="auto"/>
        <w:ind w:firstLine="709"/>
        <w:jc w:val="both"/>
        <w:rPr>
          <w:rFonts w:ascii="Times New Roman" w:hAnsi="Times New Roman" w:cs="Times New Roman"/>
          <w:lang w:val="en-US"/>
        </w:rPr>
      </w:pPr>
      <w:r w:rsidRPr="001653A8">
        <w:rPr>
          <w:rFonts w:ascii="Times New Roman" w:hAnsi="Times New Roman" w:cs="Times New Roman"/>
          <w:lang w:val="en-US"/>
        </w:rPr>
        <w:t xml:space="preserve">To determine the clinical impact of transcriptomic signatures on therapeutic efficacy, EFS within the ZUMA-7 cohort was modeled using Kaplan-Meier estimates and the log-rank test (survival R package v3.8.6, </w:t>
      </w:r>
      <w:proofErr w:type="spellStart"/>
      <w:r w:rsidRPr="001653A8">
        <w:rPr>
          <w:rFonts w:ascii="Times New Roman" w:hAnsi="Times New Roman" w:cs="Times New Roman"/>
          <w:lang w:val="en-US"/>
        </w:rPr>
        <w:t>survminer</w:t>
      </w:r>
      <w:proofErr w:type="spellEnd"/>
      <w:r w:rsidRPr="001653A8">
        <w:rPr>
          <w:rFonts w:ascii="Times New Roman" w:hAnsi="Times New Roman" w:cs="Times New Roman"/>
          <w:lang w:val="en-US"/>
        </w:rPr>
        <w:t xml:space="preserve"> v0.5.2)</w:t>
      </w:r>
      <w:r w:rsidR="00953985">
        <w:rPr>
          <w:rFonts w:ascii="Times New Roman" w:hAnsi="Times New Roman" w:cs="Times New Roman"/>
          <w:lang w:val="en-US"/>
        </w:rPr>
        <w:t xml:space="preserve"> </w:t>
      </w:r>
      <w:r w:rsidR="00953985">
        <w:rPr>
          <w:rFonts w:ascii="Times New Roman" w:hAnsi="Times New Roman" w:cs="Times New Roman"/>
          <w:lang w:val="en-US"/>
        </w:rPr>
        <w:fldChar w:fldCharType="begin"/>
      </w:r>
      <w:r w:rsidR="0035349A">
        <w:rPr>
          <w:rFonts w:ascii="Times New Roman" w:hAnsi="Times New Roman" w:cs="Times New Roman"/>
          <w:lang w:val="en-US"/>
        </w:rPr>
        <w:instrText xml:space="preserve"> ADDIN ZOTERO_ITEM CSL_CITATION {"citationID":"S2Guiz64","properties":{"unsorted":false,"formattedCitation":"(26,27)","plainCitation":"(26,27)","noteIndex":0},"citationItems":[{"id":748,"uris":["http://zotero.org/users/17472926/items/7KMTVB75"],"itemData":{"id":748,"type":"dataset","abstract":"Contains the core survival analysis routines, including definition of Surv objects,  Kaplan-Meier and Aalen-Johansen (multi-state) curves, Cox models, and parametric accelerated failure time models.","DOI":"10.32614/CRAN.package.survival","language":"en","note":"Institution: Comprehensive R Archive Network\npage: 3.8-9","source":"DOI.org (Crossref)","title":"survival: Survival Analysis","title-short":"survival","URL":"https://CRAN.R-project.org/package=survival","author":[{"family":"Therneau","given":"Terry M"}],"accessed":{"date-parts":[["2026",8,1]]},"issued":{"date-parts":[["2001",6,22]]}}},{"id":750,"uris":["http://zotero.org/users/17472926/items/S9C5Z6TG"],"itemData":{"id":750,"type":"dataset","abstract":"Contains the function 'ggsurvplot()' for drawing easily beautiful and 'ready-to-publish' survival curves with the 'number at risk' table and 'censoring count plot'. Other functions are also available to plot  adjusted curves for `Cox` model and to visually examine 'Cox' model assumptions.","DOI":"10.32614/CRAN.package.survminer","language":"en","note":"Institution: Comprehensive R Archive Network\npage: 0.5.2","source":"DOI.org (Crossref)","title":"survminer: Drawing Survival Curves using 'ggplot2'","title-short":"survminer","URL":"https://CRAN.R-project.org/package=survminer","author":[{"family":"Kassambara","given":"Alboukadel"},{"family":"Kosinski","given":"Marcin"},{"family":"Biecek","given":"Przemyslaw"}],"accessed":{"date-parts":[["2026",8,1]]},"issued":{"date-parts":[["2016",1,18]]}}}],"schema":"https://github.com/citation-style-language/schema/raw/master/csl-citation.json"} </w:instrText>
      </w:r>
      <w:r w:rsidR="00953985">
        <w:rPr>
          <w:rFonts w:ascii="Times New Roman" w:hAnsi="Times New Roman" w:cs="Times New Roman"/>
          <w:lang w:val="en-US"/>
        </w:rPr>
        <w:fldChar w:fldCharType="separate"/>
      </w:r>
      <w:r w:rsidR="0035349A" w:rsidRPr="0035349A">
        <w:rPr>
          <w:rFonts w:ascii="Times New Roman" w:hAnsi="Times New Roman" w:cs="Times New Roman"/>
          <w:lang w:val="en-US"/>
        </w:rPr>
        <w:t>(26,27)</w:t>
      </w:r>
      <w:r w:rsidR="00953985">
        <w:rPr>
          <w:rFonts w:ascii="Times New Roman" w:hAnsi="Times New Roman" w:cs="Times New Roman"/>
          <w:lang w:val="en-US"/>
        </w:rPr>
        <w:fldChar w:fldCharType="end"/>
      </w:r>
      <w:r w:rsidR="00FA1309" w:rsidRPr="00FA1309">
        <w:rPr>
          <w:rFonts w:ascii="Times New Roman" w:hAnsi="Times New Roman" w:cs="Times New Roman"/>
          <w:lang w:val="en-US"/>
        </w:rPr>
        <w:t xml:space="preserve">. </w:t>
      </w:r>
      <w:r w:rsidRPr="001653A8">
        <w:rPr>
          <w:rFonts w:ascii="Times New Roman" w:hAnsi="Times New Roman" w:cs="Times New Roman"/>
          <w:lang w:val="en-US"/>
        </w:rPr>
        <w:t xml:space="preserve">Patient stratification was strictly based on the intra-cohort median expression, ensuring a standardized analytical threshold and mitigating </w:t>
      </w:r>
      <w:proofErr w:type="spellStart"/>
      <w:r w:rsidRPr="001653A8">
        <w:rPr>
          <w:rFonts w:ascii="Times New Roman" w:hAnsi="Times New Roman" w:cs="Times New Roman"/>
          <w:lang w:val="en-US"/>
        </w:rPr>
        <w:t>cutpoint</w:t>
      </w:r>
      <w:proofErr w:type="spellEnd"/>
      <w:r w:rsidRPr="001653A8">
        <w:rPr>
          <w:rFonts w:ascii="Times New Roman" w:hAnsi="Times New Roman" w:cs="Times New Roman"/>
          <w:lang w:val="en-US"/>
        </w:rPr>
        <w:t xml:space="preserve"> optimization biases (</w:t>
      </w:r>
      <w:proofErr w:type="spellStart"/>
      <w:r w:rsidRPr="001653A8">
        <w:rPr>
          <w:rFonts w:ascii="Times New Roman" w:hAnsi="Times New Roman" w:cs="Times New Roman"/>
          <w:lang w:val="en-US"/>
        </w:rPr>
        <w:t>cutpoint</w:t>
      </w:r>
      <w:proofErr w:type="spellEnd"/>
      <w:r w:rsidRPr="001653A8">
        <w:rPr>
          <w:rFonts w:ascii="Times New Roman" w:hAnsi="Times New Roman" w:cs="Times New Roman"/>
          <w:lang w:val="en-US"/>
        </w:rPr>
        <w:t xml:space="preserve"> overfitting). Aiming to validate the independent prognostic value of the signatures and isolate their effect from well-established clinical confounders, multivariable Cox proportional hazards regression models were constructed to derive Hazard Ratios (HR) adjusted for baseline tumor burden (Sum of Product Diameters, SPD) and molecular subtype (Cell of Origin, COO). Finally, to elucidate the functional dynamics within the </w:t>
      </w:r>
      <w:r w:rsidRPr="001653A8">
        <w:rPr>
          <w:rFonts w:ascii="Times New Roman" w:hAnsi="Times New Roman" w:cs="Times New Roman"/>
          <w:lang w:val="en-US"/>
        </w:rPr>
        <w:lastRenderedPageBreak/>
        <w:t>tumor ecosystem, the network of interactions between candidate biomarkers and the absolute abundance of immune and stromal populations (estimated via MCP-counter) was mapped using Spearman's rank correlation (stats v4.6.1).</w:t>
      </w:r>
    </w:p>
    <w:p w14:paraId="2C5DE54E" w14:textId="77777777" w:rsidR="00FA1309" w:rsidRPr="00FA1309" w:rsidRDefault="00FA1309" w:rsidP="00CD6EA3">
      <w:pPr>
        <w:spacing w:after="0" w:line="480" w:lineRule="auto"/>
        <w:jc w:val="both"/>
        <w:rPr>
          <w:rFonts w:ascii="Times New Roman" w:hAnsi="Times New Roman" w:cs="Times New Roman"/>
          <w:lang w:val="en-US"/>
        </w:rPr>
      </w:pPr>
    </w:p>
    <w:p w14:paraId="014C2BFE" w14:textId="22EC6A37" w:rsidR="006A1C79" w:rsidRPr="00FA1309" w:rsidRDefault="006A1C79" w:rsidP="00CD6EA3">
      <w:pPr>
        <w:spacing w:after="0" w:line="480" w:lineRule="auto"/>
        <w:jc w:val="both"/>
        <w:rPr>
          <w:rFonts w:ascii="Times New Roman" w:hAnsi="Times New Roman" w:cs="Times New Roman"/>
          <w:b/>
          <w:bCs/>
          <w:lang w:val="en-US"/>
        </w:rPr>
      </w:pPr>
      <w:r w:rsidRPr="00FA1309">
        <w:rPr>
          <w:rFonts w:ascii="Times New Roman" w:hAnsi="Times New Roman" w:cs="Times New Roman"/>
          <w:b/>
          <w:bCs/>
          <w:lang w:val="en-US"/>
        </w:rPr>
        <w:t xml:space="preserve">2.7 </w:t>
      </w:r>
      <w:r w:rsidR="00FA1309" w:rsidRPr="00FA1309">
        <w:rPr>
          <w:rFonts w:ascii="Times New Roman" w:hAnsi="Times New Roman" w:cs="Times New Roman"/>
          <w:b/>
          <w:bCs/>
          <w:lang w:val="en-US"/>
        </w:rPr>
        <w:t>Validation of Therapeutic Specificity</w:t>
      </w:r>
    </w:p>
    <w:p w14:paraId="0479D449" w14:textId="77777777" w:rsidR="00FE6D86" w:rsidRPr="00FA1309" w:rsidRDefault="00FE6D86" w:rsidP="00CD6EA3">
      <w:pPr>
        <w:spacing w:after="0" w:line="480" w:lineRule="auto"/>
        <w:jc w:val="both"/>
        <w:rPr>
          <w:rFonts w:ascii="Times New Roman" w:hAnsi="Times New Roman" w:cs="Times New Roman"/>
          <w:b/>
          <w:bCs/>
          <w:lang w:val="en-US"/>
        </w:rPr>
      </w:pPr>
    </w:p>
    <w:p w14:paraId="55DF99F4" w14:textId="0F3D97D1" w:rsidR="00FA1309" w:rsidRDefault="001653A8" w:rsidP="001653A8">
      <w:pPr>
        <w:spacing w:after="0" w:line="480" w:lineRule="auto"/>
        <w:ind w:firstLine="708"/>
        <w:jc w:val="both"/>
        <w:rPr>
          <w:rFonts w:ascii="Times New Roman" w:hAnsi="Times New Roman" w:cs="Times New Roman"/>
          <w:lang w:val="en-US"/>
        </w:rPr>
      </w:pPr>
      <w:r w:rsidRPr="001653A8">
        <w:rPr>
          <w:rFonts w:ascii="Times New Roman" w:hAnsi="Times New Roman" w:cs="Times New Roman"/>
          <w:lang w:val="en-US"/>
        </w:rPr>
        <w:t>To conclusively discriminate strict predictive value (specific to cellular immunotherapy) from mere general prognostic impact (inherent to baseline DLBCL aggressiveness), the therapeutic specificity of the biomarkers was assessed through orthogonal validation across three independent clinical scenarios. Maintaining standardized stratification by median expression, the genomic impact was modeled on EFS in the experimental arm (ZUMA-7 Axi-cel) and directly contrasted with two conventional therapy groups: EFS in the control arm (ZUMA-7 SOC; salvage setting) and Overall Survival (OS) in the TCGA-DLBC cohort (R-CHOP; first-line setting). Under this rigorous design, the retention of statistical significance (p &lt; 0.05) exclusively within the Axi-cel cohort classified the transcript as a genuine predictor of specific anti-CD19 CAR T-cell evasion, thereby ruling out markers of non-specific tumor aggressiveness.</w:t>
      </w:r>
    </w:p>
    <w:p w14:paraId="2B9FB52F" w14:textId="77777777" w:rsidR="001653A8" w:rsidRPr="00FA1309" w:rsidRDefault="001653A8" w:rsidP="00CD6EA3">
      <w:pPr>
        <w:spacing w:after="0" w:line="480" w:lineRule="auto"/>
        <w:jc w:val="both"/>
        <w:rPr>
          <w:rFonts w:ascii="Times New Roman" w:hAnsi="Times New Roman" w:cs="Times New Roman"/>
          <w:lang w:val="en-US"/>
        </w:rPr>
      </w:pPr>
    </w:p>
    <w:p w14:paraId="2DA5CF7E" w14:textId="79E2E693" w:rsidR="00155307" w:rsidRPr="00FA1309" w:rsidRDefault="00155307" w:rsidP="00CD6EA3">
      <w:pPr>
        <w:spacing w:after="0" w:line="480" w:lineRule="auto"/>
        <w:jc w:val="both"/>
        <w:rPr>
          <w:rFonts w:ascii="Times New Roman" w:hAnsi="Times New Roman" w:cs="Times New Roman"/>
          <w:b/>
          <w:bCs/>
          <w:lang w:val="en-US"/>
        </w:rPr>
      </w:pPr>
      <w:r w:rsidRPr="00FA1309">
        <w:rPr>
          <w:rFonts w:ascii="Times New Roman" w:hAnsi="Times New Roman" w:cs="Times New Roman"/>
          <w:b/>
          <w:bCs/>
          <w:lang w:val="en-US"/>
        </w:rPr>
        <w:t xml:space="preserve">2.8 </w:t>
      </w:r>
      <w:r w:rsidR="00FA1309" w:rsidRPr="00FA1309">
        <w:rPr>
          <w:rFonts w:ascii="Times New Roman" w:hAnsi="Times New Roman" w:cs="Times New Roman"/>
          <w:b/>
          <w:bCs/>
          <w:lang w:val="en-US"/>
        </w:rPr>
        <w:t>Analytical Integration and Cross</w:t>
      </w:r>
      <w:r w:rsidR="00FA1309">
        <w:rPr>
          <w:rFonts w:ascii="Times New Roman" w:hAnsi="Times New Roman" w:cs="Times New Roman"/>
          <w:b/>
          <w:bCs/>
          <w:lang w:val="en-US"/>
        </w:rPr>
        <w:t>-</w:t>
      </w:r>
      <w:r w:rsidR="00FA1309" w:rsidRPr="00FA1309">
        <w:rPr>
          <w:rFonts w:ascii="Times New Roman" w:hAnsi="Times New Roman" w:cs="Times New Roman"/>
          <w:b/>
          <w:bCs/>
          <w:lang w:val="en-US"/>
        </w:rPr>
        <w:t>Validation with Pivotal Literature</w:t>
      </w:r>
    </w:p>
    <w:p w14:paraId="0835E29A" w14:textId="77777777" w:rsidR="00155307" w:rsidRPr="00FA1309" w:rsidRDefault="00155307" w:rsidP="00CD6EA3">
      <w:pPr>
        <w:spacing w:after="0" w:line="480" w:lineRule="auto"/>
        <w:jc w:val="both"/>
        <w:rPr>
          <w:rFonts w:ascii="Times New Roman" w:hAnsi="Times New Roman" w:cs="Times New Roman"/>
          <w:lang w:val="en-US"/>
        </w:rPr>
      </w:pPr>
    </w:p>
    <w:p w14:paraId="759D00C8" w14:textId="534719CB" w:rsidR="00DD3605" w:rsidRDefault="001653A8" w:rsidP="001653A8">
      <w:pPr>
        <w:spacing w:after="0" w:line="480" w:lineRule="auto"/>
        <w:ind w:firstLine="708"/>
        <w:jc w:val="both"/>
        <w:rPr>
          <w:rFonts w:ascii="Times New Roman" w:hAnsi="Times New Roman" w:cs="Times New Roman"/>
          <w:lang w:val="en-US"/>
        </w:rPr>
      </w:pPr>
      <w:r w:rsidRPr="001653A8">
        <w:rPr>
          <w:rFonts w:ascii="Times New Roman" w:hAnsi="Times New Roman" w:cs="Times New Roman"/>
          <w:lang w:val="en-US"/>
        </w:rPr>
        <w:t xml:space="preserve">To contextualize the biological originality and translational robustness of our findings, the predictive value of the biomarker panel was subjected to systematic cross-validation against the genomic data reported in the original publications of the ZUMA-1 and ZUMA-7 trials. The predictive profile of each transcript was methodologically </w:t>
      </w:r>
      <w:r w:rsidRPr="001653A8">
        <w:rPr>
          <w:rFonts w:ascii="Times New Roman" w:hAnsi="Times New Roman" w:cs="Times New Roman"/>
          <w:lang w:val="en-US"/>
        </w:rPr>
        <w:lastRenderedPageBreak/>
        <w:t>categorized based on its direct concordance with the literature, structuring the validation framework into three comparative scenarios: (I) Broad Concordance, encompassing biomarkers whose predictive effects were simultaneously confirmed by the original findings of both cohorts; (II) Cohort-Specific Concordance, including transcripts primarily supported by only one of the trials (ZUMA-1 or ZUMA-7), reflecting biological nuances potentially associated with the line of therapy; and (III) Emerging Significance/Novelty, grouping biological targets characterized in the original literature as inconclusive, non-specific, or not reported (NR), but which acquired autonomous and validated predictive significance in the current study through multivariable Cox modeling for EFS</w:t>
      </w:r>
      <w:r w:rsidR="00FA1309" w:rsidRPr="00FA1309">
        <w:rPr>
          <w:rFonts w:ascii="Times New Roman" w:hAnsi="Times New Roman" w:cs="Times New Roman"/>
          <w:lang w:val="en-US"/>
        </w:rPr>
        <w:t>.</w:t>
      </w:r>
    </w:p>
    <w:p w14:paraId="18415060" w14:textId="77777777" w:rsidR="00FA1309" w:rsidRPr="00FA1309" w:rsidRDefault="00FA1309" w:rsidP="00CD6EA3">
      <w:pPr>
        <w:spacing w:after="0" w:line="480" w:lineRule="auto"/>
        <w:jc w:val="both"/>
        <w:rPr>
          <w:rFonts w:ascii="Times New Roman" w:hAnsi="Times New Roman" w:cs="Times New Roman"/>
          <w:lang w:val="en-US"/>
        </w:rPr>
      </w:pPr>
    </w:p>
    <w:p w14:paraId="62E6DF60" w14:textId="35F4F5B8" w:rsidR="004E497C" w:rsidRPr="00FA1309" w:rsidRDefault="004E497C" w:rsidP="00CD6EA3">
      <w:pPr>
        <w:spacing w:after="0" w:line="480" w:lineRule="auto"/>
        <w:jc w:val="both"/>
        <w:rPr>
          <w:rFonts w:ascii="Times New Roman" w:hAnsi="Times New Roman" w:cs="Times New Roman"/>
          <w:b/>
          <w:bCs/>
          <w:lang w:val="en-US"/>
        </w:rPr>
      </w:pPr>
      <w:r w:rsidRPr="00FA1309">
        <w:rPr>
          <w:rFonts w:ascii="Times New Roman" w:hAnsi="Times New Roman" w:cs="Times New Roman"/>
          <w:b/>
          <w:bCs/>
          <w:lang w:val="en-US"/>
        </w:rPr>
        <w:t xml:space="preserve">2.9 </w:t>
      </w:r>
      <w:r w:rsidR="00FA1309" w:rsidRPr="00FA1309">
        <w:rPr>
          <w:rFonts w:ascii="Times New Roman" w:hAnsi="Times New Roman" w:cs="Times New Roman"/>
          <w:b/>
          <w:bCs/>
          <w:lang w:val="en-US"/>
        </w:rPr>
        <w:t>Biological Integration and Representation of the Mechanistic Model</w:t>
      </w:r>
    </w:p>
    <w:p w14:paraId="0E16CDA3" w14:textId="77777777" w:rsidR="00501D1E" w:rsidRPr="00FA1309" w:rsidRDefault="00501D1E" w:rsidP="00CD6EA3">
      <w:pPr>
        <w:spacing w:after="0" w:line="480" w:lineRule="auto"/>
        <w:jc w:val="both"/>
        <w:rPr>
          <w:rFonts w:ascii="Times New Roman" w:hAnsi="Times New Roman" w:cs="Times New Roman"/>
          <w:lang w:val="en-US"/>
        </w:rPr>
      </w:pPr>
    </w:p>
    <w:p w14:paraId="7FB0E9C5" w14:textId="04FA623D" w:rsidR="00DD3605" w:rsidRDefault="001653A8" w:rsidP="00F2735D">
      <w:pPr>
        <w:spacing w:after="0" w:line="480" w:lineRule="auto"/>
        <w:ind w:firstLine="709"/>
        <w:jc w:val="both"/>
        <w:rPr>
          <w:rFonts w:ascii="Times New Roman" w:hAnsi="Times New Roman" w:cs="Times New Roman"/>
          <w:lang w:val="en-US"/>
        </w:rPr>
      </w:pPr>
      <w:r w:rsidRPr="001653A8">
        <w:rPr>
          <w:rFonts w:ascii="Times New Roman" w:hAnsi="Times New Roman" w:cs="Times New Roman"/>
          <w:lang w:val="en-US"/>
        </w:rPr>
        <w:t>To synthesize the complexity of the tumor ecosystem and provide a unified translational interpretation of the findings, a conceptual mechanistic model was developed. This model resulted from the topological integration of the study's three core analytical frameworks: (I) the directionality of enriched functional pathways (GSEA/</w:t>
      </w:r>
      <w:proofErr w:type="spellStart"/>
      <w:r w:rsidRPr="001653A8">
        <w:rPr>
          <w:rFonts w:ascii="Times New Roman" w:hAnsi="Times New Roman" w:cs="Times New Roman"/>
          <w:lang w:val="en-US"/>
        </w:rPr>
        <w:t>ssGSEA</w:t>
      </w:r>
      <w:proofErr w:type="spellEnd"/>
      <w:r w:rsidRPr="001653A8">
        <w:rPr>
          <w:rFonts w:ascii="Times New Roman" w:hAnsi="Times New Roman" w:cs="Times New Roman"/>
          <w:lang w:val="en-US"/>
        </w:rPr>
        <w:t xml:space="preserve">); (II) the architecture and composition of the cellular microenvironment (MCP-counter); and (III) the validated predictive impact on clinical survival (Cox and Kaplan-Meier modeling across the ZUMA-1, ZUMA-7, and TCGA cohorts). The integrative diagram -phenotypically dichotomized into axes of immune resistance/evasion and programs of sensitivity/target preservation under CAR T-cell selective pressure - was compiled and illustrated using the </w:t>
      </w:r>
      <w:proofErr w:type="spellStart"/>
      <w:r w:rsidRPr="001653A8">
        <w:rPr>
          <w:rFonts w:ascii="Times New Roman" w:hAnsi="Times New Roman" w:cs="Times New Roman"/>
          <w:lang w:val="en-US"/>
        </w:rPr>
        <w:t>BioRender</w:t>
      </w:r>
      <w:proofErr w:type="spellEnd"/>
      <w:r w:rsidRPr="001653A8">
        <w:rPr>
          <w:rFonts w:ascii="Times New Roman" w:hAnsi="Times New Roman" w:cs="Times New Roman"/>
          <w:lang w:val="en-US"/>
        </w:rPr>
        <w:t xml:space="preserve"> platform (</w:t>
      </w:r>
      <w:hyperlink r:id="rId14" w:history="1">
        <w:r w:rsidRPr="001653A8">
          <w:rPr>
            <w:rStyle w:val="Hyperlink"/>
            <w:rFonts w:ascii="Times New Roman" w:hAnsi="Times New Roman" w:cs="Times New Roman"/>
            <w:lang w:val="en-US"/>
          </w:rPr>
          <w:t>https://biorender.com</w:t>
        </w:r>
      </w:hyperlink>
      <w:r w:rsidRPr="001653A8">
        <w:rPr>
          <w:rFonts w:ascii="Times New Roman" w:hAnsi="Times New Roman" w:cs="Times New Roman"/>
          <w:lang w:val="en-US"/>
        </w:rPr>
        <w:t>)</w:t>
      </w:r>
      <w:r w:rsidR="00FA1309" w:rsidRPr="00FA1309">
        <w:rPr>
          <w:rFonts w:ascii="Times New Roman" w:hAnsi="Times New Roman" w:cs="Times New Roman"/>
          <w:lang w:val="en-US"/>
        </w:rPr>
        <w:t>.</w:t>
      </w:r>
    </w:p>
    <w:p w14:paraId="21747AEF" w14:textId="77777777" w:rsidR="00FA1309" w:rsidRPr="00FA1309" w:rsidRDefault="00FA1309" w:rsidP="00CD6EA3">
      <w:pPr>
        <w:spacing w:after="0" w:line="480" w:lineRule="auto"/>
        <w:jc w:val="both"/>
        <w:rPr>
          <w:rFonts w:ascii="Times New Roman" w:hAnsi="Times New Roman" w:cs="Times New Roman"/>
          <w:lang w:val="en-US"/>
        </w:rPr>
      </w:pPr>
    </w:p>
    <w:p w14:paraId="60F58439" w14:textId="2EC537F4" w:rsidR="0099668B" w:rsidRPr="00F2735D" w:rsidRDefault="0099668B" w:rsidP="00CD6EA3">
      <w:pPr>
        <w:spacing w:after="0" w:line="480" w:lineRule="auto"/>
        <w:jc w:val="both"/>
        <w:rPr>
          <w:rFonts w:ascii="Times New Roman" w:hAnsi="Times New Roman" w:cs="Times New Roman"/>
          <w:b/>
          <w:bCs/>
          <w:lang w:val="en-US"/>
        </w:rPr>
      </w:pPr>
      <w:r w:rsidRPr="00F2735D">
        <w:rPr>
          <w:rFonts w:ascii="Times New Roman" w:hAnsi="Times New Roman" w:cs="Times New Roman"/>
          <w:b/>
          <w:bCs/>
          <w:lang w:val="en-US"/>
        </w:rPr>
        <w:lastRenderedPageBreak/>
        <w:t xml:space="preserve">2.10 </w:t>
      </w:r>
      <w:r w:rsidR="00F2735D" w:rsidRPr="00F2735D">
        <w:rPr>
          <w:rFonts w:ascii="Times New Roman" w:hAnsi="Times New Roman" w:cs="Times New Roman"/>
          <w:b/>
          <w:bCs/>
          <w:lang w:val="en-US"/>
        </w:rPr>
        <w:t>Statistical Analysis and Data Visualization</w:t>
      </w:r>
    </w:p>
    <w:p w14:paraId="073BEA61" w14:textId="77777777" w:rsidR="00FE024B" w:rsidRPr="00F2735D" w:rsidRDefault="00FE024B" w:rsidP="00CD6EA3">
      <w:pPr>
        <w:spacing w:after="0" w:line="480" w:lineRule="auto"/>
        <w:jc w:val="both"/>
        <w:rPr>
          <w:rFonts w:ascii="Times New Roman" w:hAnsi="Times New Roman" w:cs="Times New Roman"/>
          <w:lang w:val="en-US"/>
        </w:rPr>
      </w:pPr>
    </w:p>
    <w:p w14:paraId="4A3E48E2" w14:textId="4D79D96E" w:rsidR="00FE024B" w:rsidRPr="00F2735D" w:rsidRDefault="001653A8" w:rsidP="00F2735D">
      <w:pPr>
        <w:spacing w:after="0" w:line="480" w:lineRule="auto"/>
        <w:ind w:firstLine="709"/>
        <w:jc w:val="both"/>
        <w:rPr>
          <w:rFonts w:ascii="Times New Roman" w:hAnsi="Times New Roman" w:cs="Times New Roman"/>
          <w:lang w:val="en-US"/>
        </w:rPr>
      </w:pPr>
      <w:r w:rsidRPr="001653A8">
        <w:rPr>
          <w:rFonts w:ascii="Times New Roman" w:hAnsi="Times New Roman" w:cs="Times New Roman"/>
          <w:lang w:val="en-US"/>
        </w:rPr>
        <w:t>All analytical processing and statistical modeling were executed within the R computational environment (version 4.6.1). The distribution of continuous variables between independent groups was evaluated using the non-parametric Mann-Whitney U test, whereas the Wilcoxon signed-rank test was applied for intra-patient paired longitudinal measurements</w:t>
      </w:r>
      <w:r w:rsidR="009A56B2">
        <w:rPr>
          <w:rFonts w:ascii="Times New Roman" w:hAnsi="Times New Roman" w:cs="Times New Roman"/>
          <w:lang w:val="en-US"/>
        </w:rPr>
        <w:t xml:space="preserve"> </w:t>
      </w:r>
      <w:r w:rsidR="009A56B2">
        <w:rPr>
          <w:rFonts w:ascii="Times New Roman" w:hAnsi="Times New Roman" w:cs="Times New Roman"/>
          <w:lang w:val="en-US"/>
        </w:rPr>
        <w:fldChar w:fldCharType="begin"/>
      </w:r>
      <w:r w:rsidR="0035349A">
        <w:rPr>
          <w:rFonts w:ascii="Times New Roman" w:hAnsi="Times New Roman" w:cs="Times New Roman"/>
          <w:lang w:val="en-US"/>
        </w:rPr>
        <w:instrText xml:space="preserve"> ADDIN ZOTERO_ITEM CSL_CITATION {"citationID":"7XWWVaq0","properties":{"unsorted":false,"formattedCitation":"(28,29)","plainCitation":"(28,29)","noteIndex":0},"citationItems":[{"id":752,"uris":["http://zotero.org/users/17472926/items/Z8VEJRWF"],"itemData":{"id":752,"type":"article-journal","container-title":"Biometrics Bulletin","DOI":"10.2307/3001968","ISSN":"00994987","issue":"6","journalAbbreviation":"Biometrics Bulletin","page":"80","source":"DOI.org (Crossref)","title":"Individual Comparisons by Ranking Methods","volume":"1","author":[{"family":"Wilcoxon","given":"Frank"}],"issued":{"date-parts":[["1945",12]]}}},{"id":751,"uris":["http://zotero.org/users/17472926/items/T96EHEJK"],"itemData":{"id":751,"type":"article-journal","container-title":"The Annals of Mathematical Statistics","DOI":"10.1214/aoms/1177730491","ISSN":"0003-4851","issue":"1","journalAbbreviation":"Ann. Math. Statist.","language":"en","page":"50-60","source":"DOI.org (Crossref)","title":"On a Test of Whether one of Two Random Variables is Stochastically Larger than the Other","volume":"18","author":[{"family":"Mann","given":"H. B."},{"family":"Whitney","given":"D. R."}],"issued":{"date-parts":[["1947",3]]}}}],"schema":"https://github.com/citation-style-language/schema/raw/master/csl-citation.json"} </w:instrText>
      </w:r>
      <w:r w:rsidR="009A56B2">
        <w:rPr>
          <w:rFonts w:ascii="Times New Roman" w:hAnsi="Times New Roman" w:cs="Times New Roman"/>
          <w:lang w:val="en-US"/>
        </w:rPr>
        <w:fldChar w:fldCharType="separate"/>
      </w:r>
      <w:r w:rsidR="0035349A" w:rsidRPr="0035349A">
        <w:rPr>
          <w:rFonts w:ascii="Times New Roman" w:hAnsi="Times New Roman" w:cs="Times New Roman"/>
          <w:lang w:val="en-US"/>
        </w:rPr>
        <w:t>(28,29)</w:t>
      </w:r>
      <w:r w:rsidR="009A56B2">
        <w:rPr>
          <w:rFonts w:ascii="Times New Roman" w:hAnsi="Times New Roman" w:cs="Times New Roman"/>
          <w:lang w:val="en-US"/>
        </w:rPr>
        <w:fldChar w:fldCharType="end"/>
      </w:r>
      <w:r w:rsidR="00F2735D" w:rsidRPr="00F2735D">
        <w:rPr>
          <w:rFonts w:ascii="Times New Roman" w:hAnsi="Times New Roman" w:cs="Times New Roman"/>
          <w:lang w:val="en-US"/>
        </w:rPr>
        <w:t xml:space="preserve">. </w:t>
      </w:r>
      <w:r w:rsidRPr="001653A8">
        <w:rPr>
          <w:rFonts w:ascii="Times New Roman" w:hAnsi="Times New Roman" w:cs="Times New Roman"/>
          <w:lang w:val="en-US"/>
        </w:rPr>
        <w:t>Bivariate associations, such as the covariance between gene expression and immune populations, were quantified using Spearman's rank correlation coefficient.</w:t>
      </w:r>
    </w:p>
    <w:p w14:paraId="553E7495" w14:textId="7B3D5E87" w:rsidR="00FE024B" w:rsidRPr="00F2735D" w:rsidRDefault="001653A8" w:rsidP="00F2735D">
      <w:pPr>
        <w:spacing w:after="0" w:line="480" w:lineRule="auto"/>
        <w:ind w:firstLine="709"/>
        <w:jc w:val="both"/>
        <w:rPr>
          <w:rFonts w:ascii="Times New Roman" w:hAnsi="Times New Roman" w:cs="Times New Roman"/>
          <w:lang w:val="en-US"/>
        </w:rPr>
      </w:pPr>
      <w:r w:rsidRPr="001653A8">
        <w:rPr>
          <w:rFonts w:ascii="Times New Roman" w:hAnsi="Times New Roman" w:cs="Times New Roman"/>
          <w:lang w:val="en-US"/>
        </w:rPr>
        <w:t xml:space="preserve">Statistical significance for survival probability estimates (Kaplan-Meier) was assessed via the log-rank test. Multivariable Cox proportional hazards regression was employed to derive Hazard Ratios (HR) and their respective 95% confidence intervals (95% CI), with the mathematical validity of the models confirmed through the analysis of Schoenfeld residuals, ensuring adherence to the proportional </w:t>
      </w:r>
      <w:proofErr w:type="gramStart"/>
      <w:r w:rsidRPr="001653A8">
        <w:rPr>
          <w:rFonts w:ascii="Times New Roman" w:hAnsi="Times New Roman" w:cs="Times New Roman"/>
          <w:lang w:val="en-US"/>
        </w:rPr>
        <w:t>hazards</w:t>
      </w:r>
      <w:proofErr w:type="gramEnd"/>
      <w:r w:rsidRPr="001653A8">
        <w:rPr>
          <w:rFonts w:ascii="Times New Roman" w:hAnsi="Times New Roman" w:cs="Times New Roman"/>
          <w:lang w:val="en-US"/>
        </w:rPr>
        <w:t xml:space="preserve"> assumption</w:t>
      </w:r>
      <w:r w:rsidR="00F2735D" w:rsidRPr="00F2735D">
        <w:rPr>
          <w:rFonts w:ascii="Times New Roman" w:hAnsi="Times New Roman" w:cs="Times New Roman"/>
          <w:lang w:val="en-US"/>
        </w:rPr>
        <w:t>.</w:t>
      </w:r>
    </w:p>
    <w:p w14:paraId="08884D74" w14:textId="52459674" w:rsidR="005C5ADE" w:rsidRDefault="001653A8" w:rsidP="005C5ADE">
      <w:pPr>
        <w:spacing w:after="0" w:line="480" w:lineRule="auto"/>
        <w:ind w:firstLine="709"/>
        <w:jc w:val="both"/>
        <w:rPr>
          <w:rFonts w:ascii="Times New Roman" w:hAnsi="Times New Roman" w:cs="Times New Roman"/>
          <w:lang w:val="en-US"/>
        </w:rPr>
      </w:pPr>
      <w:r w:rsidRPr="001653A8">
        <w:rPr>
          <w:rFonts w:ascii="Times New Roman" w:hAnsi="Times New Roman" w:cs="Times New Roman"/>
          <w:lang w:val="en-US"/>
        </w:rPr>
        <w:t>To mitigate the inflation of false positives (Type I error) inherent to genomic multiple testing scenarios (DEA and GSEA), nominal p-values were systematically adjusted using the Benjamini-Hochberg method, thereby controlling the False Discovery Rate (FDR)</w:t>
      </w:r>
      <w:r w:rsidR="009A56B2">
        <w:rPr>
          <w:rFonts w:ascii="Times New Roman" w:hAnsi="Times New Roman" w:cs="Times New Roman"/>
          <w:lang w:val="en-US"/>
        </w:rPr>
        <w:t xml:space="preserve"> </w:t>
      </w:r>
      <w:r w:rsidR="009A56B2">
        <w:rPr>
          <w:rFonts w:ascii="Times New Roman" w:hAnsi="Times New Roman" w:cs="Times New Roman"/>
          <w:lang w:val="en-US"/>
        </w:rPr>
        <w:fldChar w:fldCharType="begin"/>
      </w:r>
      <w:r w:rsidR="0035349A">
        <w:rPr>
          <w:rFonts w:ascii="Times New Roman" w:hAnsi="Times New Roman" w:cs="Times New Roman"/>
          <w:lang w:val="en-US"/>
        </w:rPr>
        <w:instrText xml:space="preserve"> ADDIN ZOTERO_ITEM CSL_CITATION {"citationID":"iije2Ytw","properties":{"unsorted":false,"formattedCitation":"(30)","plainCitation":"(30)","noteIndex":0},"citationItems":[{"id":755,"uris":["http://zotero.org/users/17472926/items/X93IQBTK"],"itemData":{"id":755,"type":"article-journal","abstract":"SUMMARY\n            The common approach to the multiplicity problem calls for controlling the familywise error rate (FWER). This approach, though, has faults, and we point out a few. A different approach to problems of multiple significance testing is presented. It calls for controlling the expected proportion of falsely rejected hypotheses — the false discovery rate. This error rate is equivalent to the FWER when all hypotheses are true but is smaller otherwise. Therefore, in problems where the control of the false discovery rate rather than that of the FWER is desired, there is potential for a gain in power. A simple sequential Bonferronitype procedure is proved to control the false discovery rate for independent test statistics, and a simulation study shows that the gain in power is substantial. The use of the new procedure and the appropriateness of the criterion are illustrated with examples.","container-title":"Journal of the Royal Statistical Society Series B: Statistical Methodology","DOI":"10.1111/j.2517-6161.1995.tb02031.x","ISSN":"1369-7412, 1467-9868","issue":"1","language":"en","license":"https://academic.oup.com/journals/pages/open_access/funder_policies/chorus/standard_publication_model","page":"289-300","source":"DOI.org (Crossref)","title":"Controlling the False Discovery Rate: A Practical and Powerful Approach to Multiple Testing","title-short":"Controlling the False Discovery Rate","volume":"57","author":[{"family":"Benjamini","given":"Yoav"},{"family":"Hochberg","given":"Yosef"}],"issued":{"date-parts":[["1995",1,1]]}}}],"schema":"https://github.com/citation-style-language/schema/raw/master/csl-citation.json"} </w:instrText>
      </w:r>
      <w:r w:rsidR="009A56B2">
        <w:rPr>
          <w:rFonts w:ascii="Times New Roman" w:hAnsi="Times New Roman" w:cs="Times New Roman"/>
          <w:lang w:val="en-US"/>
        </w:rPr>
        <w:fldChar w:fldCharType="separate"/>
      </w:r>
      <w:r w:rsidR="0035349A" w:rsidRPr="0035349A">
        <w:rPr>
          <w:rFonts w:ascii="Times New Roman" w:hAnsi="Times New Roman" w:cs="Times New Roman"/>
          <w:lang w:val="en-US"/>
        </w:rPr>
        <w:t>(30)</w:t>
      </w:r>
      <w:r w:rsidR="009A56B2">
        <w:rPr>
          <w:rFonts w:ascii="Times New Roman" w:hAnsi="Times New Roman" w:cs="Times New Roman"/>
          <w:lang w:val="en-US"/>
        </w:rPr>
        <w:fldChar w:fldCharType="end"/>
      </w:r>
      <w:r w:rsidR="00F2735D" w:rsidRPr="00F2735D">
        <w:rPr>
          <w:rFonts w:ascii="Times New Roman" w:hAnsi="Times New Roman" w:cs="Times New Roman"/>
          <w:lang w:val="en-US"/>
        </w:rPr>
        <w:t xml:space="preserve">. </w:t>
      </w:r>
      <w:r w:rsidRPr="001653A8">
        <w:rPr>
          <w:rFonts w:ascii="Times New Roman" w:hAnsi="Times New Roman" w:cs="Times New Roman"/>
          <w:lang w:val="en-US"/>
        </w:rPr>
        <w:t>A two-tailed statistical significance threshold of p &lt; 0.05 was adopted a priori across all inferential analyses. The visualization of high-dimensional complex data was orchestrated primarily utilizing the ggplot2 (v4.0.3)</w:t>
      </w:r>
      <w:r w:rsidR="009A56B2" w:rsidRPr="00C7039A">
        <w:rPr>
          <w:rFonts w:ascii="Times New Roman" w:hAnsi="Times New Roman" w:cs="Times New Roman"/>
          <w:lang w:val="en-US"/>
        </w:rPr>
        <w:t xml:space="preserve"> </w:t>
      </w:r>
      <w:r w:rsidR="009A56B2" w:rsidRPr="00C7039A">
        <w:rPr>
          <w:rFonts w:ascii="Times New Roman" w:hAnsi="Times New Roman" w:cs="Times New Roman"/>
          <w:lang w:val="en-US"/>
        </w:rPr>
        <w:fldChar w:fldCharType="begin"/>
      </w:r>
      <w:r w:rsidR="0035349A">
        <w:rPr>
          <w:rFonts w:ascii="Times New Roman" w:hAnsi="Times New Roman" w:cs="Times New Roman"/>
          <w:lang w:val="en-US"/>
        </w:rPr>
        <w:instrText xml:space="preserve"> ADDIN ZOTERO_ITEM CSL_CITATION {"citationID":"2x2tc8ah","properties":{"unsorted":false,"formattedCitation":"(31)","plainCitation":"(31)","noteIndex":0},"citationItems":[{"id":753,"uris":["http://zotero.org/users/17472926/items/LEMGHEZM"],"itemData":{"id":753,"type":"chapter","container-title":"ggplot2","DOI":"10.1007/978-3-319-24277-4_9","ISBN":"978-3-319-24275-0","license":"http://www.springer.com/tdm","note":"collection-title: Use R!","page":"189-201","publisher":"Springer International Publishing","publisher-place":"Cham","source":"DOI.org (Crossref)","title":"Data Analysis","URL":"http://link.springer.com/10.1007/978-3-319-24277-4_9","container-author":[{"family":"Wickham","given":"Hadley"}],"author":[{"family":"Wickham","given":"Hadley"}],"accessed":{"date-parts":[["2026",8,1]]},"issued":{"date-parts":[["2016"]]}}}],"schema":"https://github.com/citation-style-language/schema/raw/master/csl-citation.json"} </w:instrText>
      </w:r>
      <w:r w:rsidR="009A56B2" w:rsidRPr="00C7039A">
        <w:rPr>
          <w:rFonts w:ascii="Times New Roman" w:hAnsi="Times New Roman" w:cs="Times New Roman"/>
          <w:lang w:val="en-US"/>
        </w:rPr>
        <w:fldChar w:fldCharType="separate"/>
      </w:r>
      <w:r w:rsidR="0035349A" w:rsidRPr="0035349A">
        <w:rPr>
          <w:rFonts w:ascii="Times New Roman" w:hAnsi="Times New Roman" w:cs="Times New Roman"/>
          <w:lang w:val="en-US"/>
        </w:rPr>
        <w:t>(31)</w:t>
      </w:r>
      <w:r w:rsidR="009A56B2" w:rsidRPr="00C7039A">
        <w:rPr>
          <w:rFonts w:ascii="Times New Roman" w:hAnsi="Times New Roman" w:cs="Times New Roman"/>
          <w:lang w:val="en-US"/>
        </w:rPr>
        <w:fldChar w:fldCharType="end"/>
      </w:r>
      <w:r w:rsidR="00F2735D" w:rsidRPr="00C7039A">
        <w:rPr>
          <w:rFonts w:ascii="Times New Roman" w:hAnsi="Times New Roman" w:cs="Times New Roman"/>
          <w:lang w:val="en-US"/>
        </w:rPr>
        <w:t xml:space="preserve">, </w:t>
      </w:r>
      <w:proofErr w:type="spellStart"/>
      <w:r w:rsidR="00F2735D" w:rsidRPr="00C7039A">
        <w:rPr>
          <w:rFonts w:ascii="Times New Roman" w:hAnsi="Times New Roman" w:cs="Times New Roman"/>
          <w:lang w:val="en-US"/>
        </w:rPr>
        <w:t>ComplexHeatmap</w:t>
      </w:r>
      <w:proofErr w:type="spellEnd"/>
      <w:r w:rsidR="00F2735D" w:rsidRPr="00C7039A">
        <w:rPr>
          <w:rFonts w:ascii="Times New Roman" w:hAnsi="Times New Roman" w:cs="Times New Roman"/>
          <w:lang w:val="en-US"/>
        </w:rPr>
        <w:t xml:space="preserve"> (v2.</w:t>
      </w:r>
      <w:r w:rsidR="00C7039A" w:rsidRPr="00C7039A">
        <w:rPr>
          <w:rFonts w:ascii="Times New Roman" w:hAnsi="Times New Roman" w:cs="Times New Roman"/>
          <w:lang w:val="en-US"/>
        </w:rPr>
        <w:t>28</w:t>
      </w:r>
      <w:r w:rsidR="00F2735D" w:rsidRPr="00C7039A">
        <w:rPr>
          <w:rFonts w:ascii="Times New Roman" w:hAnsi="Times New Roman" w:cs="Times New Roman"/>
          <w:lang w:val="en-US"/>
        </w:rPr>
        <w:t>.0)</w:t>
      </w:r>
      <w:r w:rsidR="009A56B2" w:rsidRPr="00C7039A">
        <w:rPr>
          <w:rFonts w:ascii="Times New Roman" w:hAnsi="Times New Roman" w:cs="Times New Roman"/>
          <w:lang w:val="en-US"/>
        </w:rPr>
        <w:t xml:space="preserve"> </w:t>
      </w:r>
      <w:r w:rsidR="009A56B2" w:rsidRPr="00C7039A">
        <w:rPr>
          <w:rFonts w:ascii="Times New Roman" w:hAnsi="Times New Roman" w:cs="Times New Roman"/>
          <w:lang w:val="en-US"/>
        </w:rPr>
        <w:fldChar w:fldCharType="begin"/>
      </w:r>
      <w:r w:rsidR="0035349A">
        <w:rPr>
          <w:rFonts w:ascii="Times New Roman" w:hAnsi="Times New Roman" w:cs="Times New Roman"/>
          <w:lang w:val="en-US"/>
        </w:rPr>
        <w:instrText xml:space="preserve"> ADDIN ZOTERO_ITEM CSL_CITATION {"citationID":"IW9yxinC","properties":{"unsorted":false,"formattedCitation":"(32)","plainCitation":"(32)","noteIndex":0},"citationItems":[{"id":754,"uris":["http://zotero.org/users/17472926/items/82S5PRY2"],"itemData":{"id":754,"type":"software","DOI":"10.18129/B9.BIOC.COMPLEXHEATMAP","publisher":"Bioconductor","source":"DOI.org (Datacite)","title":"ComplexHeatmap","URL":"https://bioconductor.org/packages/ComplexHeatmap","author":[{"literal":"Zuguang Gu"}],"accessed":{"date-parts":[["2026",8,1]]},"issued":{"date-parts":[["2017"]]}}}],"schema":"https://github.com/citation-style-language/schema/raw/master/csl-citation.json"} </w:instrText>
      </w:r>
      <w:r w:rsidR="009A56B2" w:rsidRPr="00C7039A">
        <w:rPr>
          <w:rFonts w:ascii="Times New Roman" w:hAnsi="Times New Roman" w:cs="Times New Roman"/>
          <w:lang w:val="en-US"/>
        </w:rPr>
        <w:fldChar w:fldCharType="separate"/>
      </w:r>
      <w:r w:rsidR="0035349A" w:rsidRPr="0035349A">
        <w:rPr>
          <w:rFonts w:ascii="Times New Roman" w:hAnsi="Times New Roman" w:cs="Times New Roman"/>
          <w:lang w:val="en-US"/>
        </w:rPr>
        <w:t>(32)</w:t>
      </w:r>
      <w:r w:rsidR="009A56B2" w:rsidRPr="00C7039A">
        <w:rPr>
          <w:rFonts w:ascii="Times New Roman" w:hAnsi="Times New Roman" w:cs="Times New Roman"/>
          <w:lang w:val="en-US"/>
        </w:rPr>
        <w:fldChar w:fldCharType="end"/>
      </w:r>
      <w:r w:rsidR="00F2735D" w:rsidRPr="00C7039A">
        <w:rPr>
          <w:rFonts w:ascii="Times New Roman" w:hAnsi="Times New Roman" w:cs="Times New Roman"/>
          <w:lang w:val="en-US"/>
        </w:rPr>
        <w:t xml:space="preserve">, and </w:t>
      </w:r>
      <w:proofErr w:type="spellStart"/>
      <w:r w:rsidR="00F2735D" w:rsidRPr="00C7039A">
        <w:rPr>
          <w:rFonts w:ascii="Times New Roman" w:hAnsi="Times New Roman" w:cs="Times New Roman"/>
          <w:lang w:val="en-US"/>
        </w:rPr>
        <w:t>survminer</w:t>
      </w:r>
      <w:proofErr w:type="spellEnd"/>
      <w:r w:rsidR="00F2735D" w:rsidRPr="00C7039A">
        <w:rPr>
          <w:rFonts w:ascii="Times New Roman" w:hAnsi="Times New Roman" w:cs="Times New Roman"/>
          <w:lang w:val="en-US"/>
        </w:rPr>
        <w:t xml:space="preserve"> (v0.</w:t>
      </w:r>
      <w:r w:rsidR="00C7039A" w:rsidRPr="00C7039A">
        <w:rPr>
          <w:rFonts w:ascii="Times New Roman" w:hAnsi="Times New Roman" w:cs="Times New Roman"/>
          <w:lang w:val="en-US"/>
        </w:rPr>
        <w:t>5</w:t>
      </w:r>
      <w:r w:rsidR="00F2735D" w:rsidRPr="00C7039A">
        <w:rPr>
          <w:rFonts w:ascii="Times New Roman" w:hAnsi="Times New Roman" w:cs="Times New Roman"/>
          <w:lang w:val="en-US"/>
        </w:rPr>
        <w:t>.</w:t>
      </w:r>
      <w:r w:rsidR="00C7039A" w:rsidRPr="00C7039A">
        <w:rPr>
          <w:rFonts w:ascii="Times New Roman" w:hAnsi="Times New Roman" w:cs="Times New Roman"/>
          <w:lang w:val="en-US"/>
        </w:rPr>
        <w:t>2</w:t>
      </w:r>
      <w:r w:rsidR="00F2735D" w:rsidRPr="00C7039A">
        <w:rPr>
          <w:rFonts w:ascii="Times New Roman" w:hAnsi="Times New Roman" w:cs="Times New Roman"/>
          <w:lang w:val="en-US"/>
        </w:rPr>
        <w:t xml:space="preserve">) </w:t>
      </w:r>
      <w:r w:rsidR="009A56B2" w:rsidRPr="00C7039A">
        <w:rPr>
          <w:rFonts w:ascii="Times New Roman" w:hAnsi="Times New Roman" w:cs="Times New Roman"/>
          <w:lang w:val="en-US"/>
        </w:rPr>
        <w:fldChar w:fldCharType="begin"/>
      </w:r>
      <w:r w:rsidR="0035349A">
        <w:rPr>
          <w:rFonts w:ascii="Times New Roman" w:hAnsi="Times New Roman" w:cs="Times New Roman"/>
          <w:lang w:val="en-US"/>
        </w:rPr>
        <w:instrText xml:space="preserve"> ADDIN ZOTERO_ITEM CSL_CITATION {"citationID":"9Q2Mq23J","properties":{"unsorted":false,"formattedCitation":"(27)","plainCitation":"(27)","noteIndex":0},"citationItems":[{"id":750,"uris":["http://zotero.org/users/17472926/items/S9C5Z6TG"],"itemData":{"id":750,"type":"dataset","abstract":"Contains the function 'ggsurvplot()' for drawing easily beautiful and 'ready-to-publish' survival curves with the 'number at risk' table and 'censoring count plot'. Other functions are also available to plot  adjusted curves for `Cox` model and to visually examine 'Cox' model assumptions.","DOI":"10.32614/CRAN.package.survminer","language":"en","note":"Institution: Comprehensive R Archive Network\npage: 0.5.2","source":"DOI.org (Crossref)","title":"survminer: Drawing Survival Curves using 'ggplot2'","title-short":"survminer","URL":"https://CRAN.R-project.org/package=survminer","author":[{"family":"Kassambara","given":"Alboukadel"},{"family":"Kosinski","given":"Marcin"},{"family":"Biecek","given":"Przemyslaw"}],"accessed":{"date-parts":[["2026",8,1]]},"issued":{"date-parts":[["2016",1,18]]}}}],"schema":"https://github.com/citation-style-language/schema/raw/master/csl-citation.json"} </w:instrText>
      </w:r>
      <w:r w:rsidR="009A56B2" w:rsidRPr="00C7039A">
        <w:rPr>
          <w:rFonts w:ascii="Times New Roman" w:hAnsi="Times New Roman" w:cs="Times New Roman"/>
          <w:lang w:val="en-US"/>
        </w:rPr>
        <w:fldChar w:fldCharType="separate"/>
      </w:r>
      <w:r w:rsidR="0035349A" w:rsidRPr="0035349A">
        <w:rPr>
          <w:rFonts w:ascii="Times New Roman" w:hAnsi="Times New Roman" w:cs="Times New Roman"/>
          <w:lang w:val="en-US"/>
        </w:rPr>
        <w:t>(27)</w:t>
      </w:r>
      <w:r w:rsidR="009A56B2" w:rsidRPr="00C7039A">
        <w:rPr>
          <w:rFonts w:ascii="Times New Roman" w:hAnsi="Times New Roman" w:cs="Times New Roman"/>
          <w:lang w:val="en-US"/>
        </w:rPr>
        <w:fldChar w:fldCharType="end"/>
      </w:r>
      <w:r w:rsidR="009A56B2" w:rsidRPr="00C7039A">
        <w:rPr>
          <w:rFonts w:ascii="Times New Roman" w:hAnsi="Times New Roman" w:cs="Times New Roman"/>
          <w:lang w:val="en-US"/>
        </w:rPr>
        <w:t xml:space="preserve"> </w:t>
      </w:r>
      <w:r w:rsidR="00F2735D" w:rsidRPr="00C7039A">
        <w:rPr>
          <w:rFonts w:ascii="Times New Roman" w:hAnsi="Times New Roman" w:cs="Times New Roman"/>
          <w:lang w:val="en-US"/>
        </w:rPr>
        <w:t>R packages.</w:t>
      </w:r>
    </w:p>
    <w:p w14:paraId="05A49CC4" w14:textId="77777777" w:rsidR="005C5ADE" w:rsidRDefault="005C5ADE" w:rsidP="005C5ADE">
      <w:pPr>
        <w:spacing w:after="0" w:line="480" w:lineRule="auto"/>
        <w:jc w:val="both"/>
        <w:rPr>
          <w:rFonts w:ascii="Times New Roman" w:hAnsi="Times New Roman" w:cs="Times New Roman"/>
          <w:lang w:val="en-US"/>
        </w:rPr>
      </w:pPr>
    </w:p>
    <w:p w14:paraId="3A40C311" w14:textId="0ACAB1D4" w:rsidR="000F5417" w:rsidRPr="008C2BA8" w:rsidRDefault="00E27570" w:rsidP="005C5ADE">
      <w:pPr>
        <w:spacing w:after="0" w:line="480" w:lineRule="auto"/>
        <w:jc w:val="both"/>
        <w:rPr>
          <w:rFonts w:ascii="Times New Roman" w:hAnsi="Times New Roman" w:cs="Times New Roman"/>
          <w:lang w:val="en-US"/>
        </w:rPr>
      </w:pPr>
      <w:r w:rsidRPr="008C2BA8">
        <w:rPr>
          <w:rFonts w:ascii="Times New Roman" w:hAnsi="Times New Roman" w:cs="Times New Roman"/>
          <w:b/>
          <w:bCs/>
          <w:lang w:val="en-US"/>
        </w:rPr>
        <w:t xml:space="preserve">3. </w:t>
      </w:r>
      <w:r w:rsidR="008C2BA8" w:rsidRPr="008C2BA8">
        <w:rPr>
          <w:rFonts w:ascii="Times New Roman" w:hAnsi="Times New Roman" w:cs="Times New Roman"/>
          <w:b/>
          <w:bCs/>
          <w:lang w:val="en-US"/>
        </w:rPr>
        <w:t>Results</w:t>
      </w:r>
    </w:p>
    <w:p w14:paraId="78155B70" w14:textId="77777777" w:rsidR="000F5417" w:rsidRPr="008C2BA8" w:rsidRDefault="000F5417" w:rsidP="000F5417">
      <w:pPr>
        <w:spacing w:after="0" w:line="480" w:lineRule="auto"/>
        <w:jc w:val="both"/>
        <w:rPr>
          <w:rFonts w:ascii="Times New Roman" w:hAnsi="Times New Roman" w:cs="Times New Roman"/>
          <w:lang w:val="en-US"/>
        </w:rPr>
      </w:pPr>
    </w:p>
    <w:p w14:paraId="58B30E31" w14:textId="28F10F3D" w:rsidR="00E27570" w:rsidRPr="008C2BA8" w:rsidRDefault="00E27570" w:rsidP="000F5417">
      <w:pPr>
        <w:spacing w:after="0" w:line="480" w:lineRule="auto"/>
        <w:jc w:val="both"/>
        <w:rPr>
          <w:rFonts w:ascii="Times New Roman" w:hAnsi="Times New Roman" w:cs="Times New Roman"/>
          <w:b/>
          <w:bCs/>
          <w:lang w:val="en-US"/>
        </w:rPr>
      </w:pPr>
      <w:r w:rsidRPr="008C2BA8">
        <w:rPr>
          <w:rFonts w:ascii="Times New Roman" w:hAnsi="Times New Roman" w:cs="Times New Roman"/>
          <w:b/>
          <w:bCs/>
          <w:lang w:val="en-US"/>
        </w:rPr>
        <w:lastRenderedPageBreak/>
        <w:t xml:space="preserve">3.1 </w:t>
      </w:r>
      <w:r w:rsidR="008C2BA8" w:rsidRPr="008C2BA8">
        <w:rPr>
          <w:rFonts w:ascii="Times New Roman" w:hAnsi="Times New Roman" w:cs="Times New Roman"/>
          <w:b/>
          <w:bCs/>
          <w:lang w:val="en-US"/>
        </w:rPr>
        <w:t>B-Cell Lineage Integrity, Not Just Isolated CD19 Expression, Dictates Response to Axi-cel</w:t>
      </w:r>
    </w:p>
    <w:p w14:paraId="73F42BB1" w14:textId="77777777" w:rsidR="00E27570" w:rsidRPr="008C2BA8" w:rsidRDefault="00E27570" w:rsidP="000F5417">
      <w:pPr>
        <w:spacing w:after="0" w:line="480" w:lineRule="auto"/>
        <w:jc w:val="both"/>
        <w:rPr>
          <w:rFonts w:ascii="Times New Roman" w:hAnsi="Times New Roman" w:cs="Times New Roman"/>
          <w:lang w:val="en-US"/>
        </w:rPr>
      </w:pPr>
    </w:p>
    <w:p w14:paraId="7DF38FF9" w14:textId="69290B95" w:rsidR="00E27570" w:rsidRPr="008C2BA8" w:rsidRDefault="00046AEC" w:rsidP="00697A56">
      <w:pPr>
        <w:spacing w:after="0" w:line="480" w:lineRule="auto"/>
        <w:ind w:firstLine="709"/>
        <w:jc w:val="both"/>
        <w:rPr>
          <w:rFonts w:ascii="Times New Roman" w:hAnsi="Times New Roman" w:cs="Times New Roman"/>
          <w:lang w:val="en-US"/>
        </w:rPr>
      </w:pPr>
      <w:r w:rsidRPr="00046AEC">
        <w:rPr>
          <w:rFonts w:ascii="Times New Roman" w:hAnsi="Times New Roman" w:cs="Times New Roman"/>
          <w:lang w:val="en-US"/>
        </w:rPr>
        <w:t xml:space="preserve">Clinical evaluation of the therapeutic target is frequently reduced to the isolated presence </w:t>
      </w:r>
      <w:r w:rsidRPr="003B784F">
        <w:rPr>
          <w:rFonts w:ascii="Times New Roman" w:hAnsi="Times New Roman" w:cs="Times New Roman"/>
          <w:color w:val="000000" w:themeColor="text1"/>
          <w:lang w:val="en-US"/>
        </w:rPr>
        <w:t xml:space="preserve">of the </w:t>
      </w:r>
      <w:r w:rsidRPr="003B784F">
        <w:rPr>
          <w:rFonts w:ascii="Times New Roman" w:hAnsi="Times New Roman" w:cs="Times New Roman"/>
          <w:i/>
          <w:iCs/>
          <w:color w:val="000000" w:themeColor="text1"/>
          <w:lang w:val="en-US"/>
        </w:rPr>
        <w:t>CD19</w:t>
      </w:r>
      <w:r w:rsidRPr="003B784F">
        <w:rPr>
          <w:rFonts w:ascii="Times New Roman" w:hAnsi="Times New Roman" w:cs="Times New Roman"/>
          <w:color w:val="000000" w:themeColor="text1"/>
          <w:lang w:val="en-US"/>
        </w:rPr>
        <w:t xml:space="preserve"> gene. However, our data reveal that high </w:t>
      </w:r>
      <w:r w:rsidRPr="003B784F">
        <w:rPr>
          <w:rFonts w:ascii="Times New Roman" w:hAnsi="Times New Roman" w:cs="Times New Roman"/>
          <w:i/>
          <w:iCs/>
          <w:color w:val="000000" w:themeColor="text1"/>
          <w:lang w:val="en-US"/>
        </w:rPr>
        <w:t>CD19</w:t>
      </w:r>
      <w:r w:rsidRPr="003B784F">
        <w:rPr>
          <w:rFonts w:ascii="Times New Roman" w:hAnsi="Times New Roman" w:cs="Times New Roman"/>
          <w:color w:val="000000" w:themeColor="text1"/>
          <w:lang w:val="en-US"/>
        </w:rPr>
        <w:t xml:space="preserve"> expression </w:t>
      </w:r>
      <w:r w:rsidRPr="00046AEC">
        <w:rPr>
          <w:rFonts w:ascii="Times New Roman" w:hAnsi="Times New Roman" w:cs="Times New Roman"/>
          <w:lang w:val="en-US"/>
        </w:rPr>
        <w:t xml:space="preserve">alone does not guarantee Axi-cel efficacy; rather, it is essential to evaluate the global phenotypic integrity of the B-cell lineage. Within the Axi-cel cohort of the ZUMA-7 study, patients who achieved a sustained </w:t>
      </w:r>
      <w:r w:rsidRPr="003B784F">
        <w:rPr>
          <w:rFonts w:ascii="Times New Roman" w:hAnsi="Times New Roman" w:cs="Times New Roman"/>
          <w:color w:val="000000" w:themeColor="text1"/>
          <w:lang w:val="en-US"/>
        </w:rPr>
        <w:t>clinical response exhibited a consistent trend toward higher baseline expression across the entire panel of B-cell lineage markers (</w:t>
      </w:r>
      <w:r w:rsidRPr="003B784F">
        <w:rPr>
          <w:rFonts w:ascii="Times New Roman" w:hAnsi="Times New Roman" w:cs="Times New Roman"/>
          <w:i/>
          <w:iCs/>
          <w:color w:val="000000" w:themeColor="text1"/>
          <w:lang w:val="en-US"/>
        </w:rPr>
        <w:t>CD19</w:t>
      </w:r>
      <w:r w:rsidRPr="003B784F">
        <w:rPr>
          <w:rFonts w:ascii="Times New Roman" w:hAnsi="Times New Roman" w:cs="Times New Roman"/>
          <w:color w:val="000000" w:themeColor="text1"/>
          <w:lang w:val="en-US"/>
        </w:rPr>
        <w:t xml:space="preserve">, </w:t>
      </w:r>
      <w:r w:rsidRPr="003B784F">
        <w:rPr>
          <w:rFonts w:ascii="Times New Roman" w:hAnsi="Times New Roman" w:cs="Times New Roman"/>
          <w:i/>
          <w:iCs/>
          <w:color w:val="000000" w:themeColor="text1"/>
          <w:lang w:val="en-US"/>
        </w:rPr>
        <w:t>MS4A1</w:t>
      </w:r>
      <w:r w:rsidRPr="003B784F">
        <w:rPr>
          <w:rFonts w:ascii="Times New Roman" w:hAnsi="Times New Roman" w:cs="Times New Roman"/>
          <w:color w:val="000000" w:themeColor="text1"/>
          <w:lang w:val="en-US"/>
        </w:rPr>
        <w:t>/</w:t>
      </w:r>
      <w:r w:rsidRPr="003B784F">
        <w:rPr>
          <w:rFonts w:ascii="Times New Roman" w:hAnsi="Times New Roman" w:cs="Times New Roman"/>
          <w:i/>
          <w:iCs/>
          <w:color w:val="000000" w:themeColor="text1"/>
          <w:lang w:val="en-US"/>
        </w:rPr>
        <w:t>CD20</w:t>
      </w:r>
      <w:r w:rsidRPr="003B784F">
        <w:rPr>
          <w:rFonts w:ascii="Times New Roman" w:hAnsi="Times New Roman" w:cs="Times New Roman"/>
          <w:color w:val="000000" w:themeColor="text1"/>
          <w:lang w:val="en-US"/>
        </w:rPr>
        <w:t xml:space="preserve">, </w:t>
      </w:r>
      <w:r w:rsidRPr="003B784F">
        <w:rPr>
          <w:rFonts w:ascii="Times New Roman" w:hAnsi="Times New Roman" w:cs="Times New Roman"/>
          <w:i/>
          <w:iCs/>
          <w:color w:val="000000" w:themeColor="text1"/>
          <w:lang w:val="en-US"/>
        </w:rPr>
        <w:t>TNFRSF17</w:t>
      </w:r>
      <w:r w:rsidRPr="003B784F">
        <w:rPr>
          <w:rFonts w:ascii="Times New Roman" w:hAnsi="Times New Roman" w:cs="Times New Roman"/>
          <w:color w:val="000000" w:themeColor="text1"/>
          <w:lang w:val="en-US"/>
        </w:rPr>
        <w:t xml:space="preserve">) compared </w:t>
      </w:r>
      <w:r w:rsidRPr="00046AEC">
        <w:rPr>
          <w:rFonts w:ascii="Times New Roman" w:hAnsi="Times New Roman" w:cs="Times New Roman"/>
          <w:lang w:val="en-US"/>
        </w:rPr>
        <w:t xml:space="preserve">to those who experienced therapeutic failure (Figure 1A). This profile indicates that CAR T-cell sensitivity relies on the preservation of the broader B-cell transcriptional program within the tumor, rather than merely the isolated abundance </w:t>
      </w:r>
      <w:r w:rsidRPr="003B784F">
        <w:rPr>
          <w:rFonts w:ascii="Times New Roman" w:hAnsi="Times New Roman" w:cs="Times New Roman"/>
          <w:color w:val="000000" w:themeColor="text1"/>
          <w:lang w:val="en-US"/>
        </w:rPr>
        <w:t xml:space="preserve">of </w:t>
      </w:r>
      <w:r w:rsidRPr="003B784F">
        <w:rPr>
          <w:rFonts w:ascii="Times New Roman" w:hAnsi="Times New Roman" w:cs="Times New Roman"/>
          <w:i/>
          <w:iCs/>
          <w:color w:val="000000" w:themeColor="text1"/>
          <w:lang w:val="en-US"/>
        </w:rPr>
        <w:t>CD19</w:t>
      </w:r>
      <w:r w:rsidR="008C2BA8" w:rsidRPr="003B784F">
        <w:rPr>
          <w:rFonts w:ascii="Times New Roman" w:hAnsi="Times New Roman" w:cs="Times New Roman"/>
          <w:color w:val="000000" w:themeColor="text1"/>
          <w:lang w:val="en-US"/>
        </w:rPr>
        <w:t>.</w:t>
      </w:r>
    </w:p>
    <w:p w14:paraId="12FFFC73" w14:textId="3E88EAF3" w:rsidR="000F5417" w:rsidRDefault="00CD7B52" w:rsidP="000F5417">
      <w:pPr>
        <w:spacing w:after="0" w:line="480" w:lineRule="auto"/>
        <w:jc w:val="both"/>
        <w:rPr>
          <w:rFonts w:ascii="Times New Roman" w:hAnsi="Times New Roman" w:cs="Times New Roman"/>
        </w:rPr>
      </w:pPr>
      <w:r>
        <w:rPr>
          <w:rFonts w:ascii="Times New Roman" w:hAnsi="Times New Roman" w:cs="Times New Roman"/>
          <w:noProof/>
        </w:rPr>
        <w:lastRenderedPageBreak/>
        <w:drawing>
          <wp:inline distT="0" distB="0" distL="0" distR="0" wp14:anchorId="25AA53AE" wp14:editId="350D3E63">
            <wp:extent cx="5400040" cy="5667375"/>
            <wp:effectExtent l="0" t="0" r="0" b="9525"/>
            <wp:docPr id="180658449"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58449" name="Imagem 18065844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400040" cy="5667375"/>
                    </a:xfrm>
                    <a:prstGeom prst="rect">
                      <a:avLst/>
                    </a:prstGeom>
                  </pic:spPr>
                </pic:pic>
              </a:graphicData>
            </a:graphic>
          </wp:inline>
        </w:drawing>
      </w:r>
    </w:p>
    <w:p w14:paraId="7E854950" w14:textId="56077F88" w:rsidR="00CD7B52" w:rsidRPr="00E96F36" w:rsidRDefault="00046AEC" w:rsidP="00E96F36">
      <w:pPr>
        <w:spacing w:after="0" w:line="480" w:lineRule="auto"/>
        <w:jc w:val="both"/>
        <w:rPr>
          <w:rFonts w:ascii="Times New Roman" w:hAnsi="Times New Roman" w:cs="Times New Roman"/>
          <w:lang w:val="en-US"/>
        </w:rPr>
      </w:pPr>
      <w:r w:rsidRPr="00046AEC">
        <w:rPr>
          <w:rFonts w:ascii="Times New Roman" w:hAnsi="Times New Roman" w:cs="Times New Roman"/>
          <w:b/>
          <w:bCs/>
          <w:lang w:val="en-US"/>
        </w:rPr>
        <w:t>Figure 1. Baseline availability and longitudinal assessment of canonical B-cell lineage markers demonstrate the efficacy of Axi-cel.</w:t>
      </w:r>
      <w:r w:rsidR="00CD7B52" w:rsidRPr="00E96F36">
        <w:rPr>
          <w:rFonts w:ascii="Times New Roman" w:hAnsi="Times New Roman" w:cs="Times New Roman"/>
          <w:lang w:val="en-US"/>
        </w:rPr>
        <w:t xml:space="preserve"> </w:t>
      </w:r>
      <w:r w:rsidRPr="004778E0">
        <w:rPr>
          <w:rFonts w:ascii="Times New Roman" w:hAnsi="Times New Roman" w:cs="Times New Roman"/>
          <w:b/>
          <w:bCs/>
          <w:lang w:val="en-US"/>
        </w:rPr>
        <w:t>(A)</w:t>
      </w:r>
      <w:r w:rsidRPr="004778E0">
        <w:rPr>
          <w:rFonts w:ascii="Times New Roman" w:hAnsi="Times New Roman" w:cs="Times New Roman"/>
          <w:lang w:val="en-US"/>
        </w:rPr>
        <w:t xml:space="preserve"> Pre-infusion (baseline) </w:t>
      </w:r>
      <w:r w:rsidRPr="003B784F">
        <w:rPr>
          <w:rFonts w:ascii="Times New Roman" w:hAnsi="Times New Roman" w:cs="Times New Roman"/>
          <w:color w:val="000000" w:themeColor="text1"/>
          <w:lang w:val="en-US"/>
        </w:rPr>
        <w:t>mRNA expression levels (Log2) of canonical B-cell lineage markers (</w:t>
      </w:r>
      <w:r w:rsidRPr="003B784F">
        <w:rPr>
          <w:rFonts w:ascii="Times New Roman" w:hAnsi="Times New Roman" w:cs="Times New Roman"/>
          <w:i/>
          <w:iCs/>
          <w:color w:val="000000" w:themeColor="text1"/>
          <w:lang w:val="en-US"/>
        </w:rPr>
        <w:t>CD19</w:t>
      </w:r>
      <w:r w:rsidRPr="003B784F">
        <w:rPr>
          <w:rFonts w:ascii="Times New Roman" w:hAnsi="Times New Roman" w:cs="Times New Roman"/>
          <w:color w:val="000000" w:themeColor="text1"/>
          <w:lang w:val="en-US"/>
        </w:rPr>
        <w:t xml:space="preserve">, </w:t>
      </w:r>
      <w:r w:rsidRPr="003B784F">
        <w:rPr>
          <w:rFonts w:ascii="Times New Roman" w:hAnsi="Times New Roman" w:cs="Times New Roman"/>
          <w:i/>
          <w:iCs/>
          <w:color w:val="000000" w:themeColor="text1"/>
          <w:lang w:val="en-US"/>
        </w:rPr>
        <w:t>MS4A1</w:t>
      </w:r>
      <w:r w:rsidRPr="003B784F">
        <w:rPr>
          <w:rFonts w:ascii="Times New Roman" w:hAnsi="Times New Roman" w:cs="Times New Roman"/>
          <w:color w:val="000000" w:themeColor="text1"/>
          <w:lang w:val="en-US"/>
        </w:rPr>
        <w:t>/</w:t>
      </w:r>
      <w:r w:rsidRPr="003B784F">
        <w:rPr>
          <w:rFonts w:ascii="Times New Roman" w:hAnsi="Times New Roman" w:cs="Times New Roman"/>
          <w:i/>
          <w:iCs/>
          <w:color w:val="000000" w:themeColor="text1"/>
          <w:lang w:val="en-US"/>
        </w:rPr>
        <w:t>CD20</w:t>
      </w:r>
      <w:r w:rsidRPr="003B784F">
        <w:rPr>
          <w:rFonts w:ascii="Times New Roman" w:hAnsi="Times New Roman" w:cs="Times New Roman"/>
          <w:color w:val="000000" w:themeColor="text1"/>
          <w:lang w:val="en-US"/>
        </w:rPr>
        <w:t xml:space="preserve">, and </w:t>
      </w:r>
      <w:r w:rsidRPr="003B784F">
        <w:rPr>
          <w:rFonts w:ascii="Times New Roman" w:hAnsi="Times New Roman" w:cs="Times New Roman"/>
          <w:i/>
          <w:iCs/>
          <w:color w:val="000000" w:themeColor="text1"/>
          <w:lang w:val="en-US"/>
        </w:rPr>
        <w:t>TNFRSF17</w:t>
      </w:r>
      <w:r w:rsidRPr="003B784F">
        <w:rPr>
          <w:rFonts w:ascii="Times New Roman" w:hAnsi="Times New Roman" w:cs="Times New Roman"/>
          <w:color w:val="000000" w:themeColor="text1"/>
          <w:lang w:val="en-US"/>
        </w:rPr>
        <w:t>)</w:t>
      </w:r>
      <w:r w:rsidR="003B784F">
        <w:rPr>
          <w:rFonts w:ascii="Times New Roman" w:hAnsi="Times New Roman" w:cs="Times New Roman"/>
          <w:color w:val="000000" w:themeColor="text1"/>
          <w:lang w:val="en-US"/>
        </w:rPr>
        <w:t>,</w:t>
      </w:r>
      <w:r w:rsidRPr="003B784F">
        <w:rPr>
          <w:rFonts w:ascii="Times New Roman" w:hAnsi="Times New Roman" w:cs="Times New Roman"/>
          <w:color w:val="000000" w:themeColor="text1"/>
          <w:lang w:val="en-US"/>
        </w:rPr>
        <w:t xml:space="preserve"> corresponding </w:t>
      </w:r>
      <w:r w:rsidRPr="004778E0">
        <w:rPr>
          <w:rFonts w:ascii="Times New Roman" w:hAnsi="Times New Roman" w:cs="Times New Roman"/>
          <w:lang w:val="en-US"/>
        </w:rPr>
        <w:t>to the panel established in the pivotal ZUMA-7 study</w:t>
      </w:r>
      <w:r w:rsidR="00B77446">
        <w:rPr>
          <w:rFonts w:ascii="Times New Roman" w:hAnsi="Times New Roman" w:cs="Times New Roman"/>
          <w:lang w:val="en-US"/>
        </w:rPr>
        <w:t xml:space="preserve"> </w:t>
      </w:r>
      <w:r w:rsidR="00B77446">
        <w:rPr>
          <w:rFonts w:ascii="Times New Roman" w:hAnsi="Times New Roman" w:cs="Times New Roman"/>
          <w:lang w:val="en-US"/>
        </w:rPr>
        <w:fldChar w:fldCharType="begin"/>
      </w:r>
      <w:r w:rsidR="0035349A">
        <w:rPr>
          <w:rFonts w:ascii="Times New Roman" w:hAnsi="Times New Roman" w:cs="Times New Roman"/>
          <w:lang w:val="en-US"/>
        </w:rPr>
        <w:instrText xml:space="preserve"> ADDIN ZOTERO_ITEM CSL_CITATION {"citationID":"JNxnfGSm","properties":{"unsorted":false,"formattedCitation":"(33)","plainCitation":"(33)","noteIndex":0},"citationItems":[{"id":614,"uris":["http://zotero.org/users/17472926/items/2CSNINWF"],"itemData":{"id":614,"type":"article-journal","abstract":"The phase 3 ZUMA-7 trial in second-line large B cell lymphoma demonstrated superiority of anti-CD19 CAR T cell therapy (axicabtagene ciloleucel (axi-cel)) over standard of care (SOC; salvage chemotherapy followed by hematopoietic transplantation) (NCT03391466). Here, we present a prespecified exploratory analysis examining the association between pretreatment tumor characteristics and the efficacy of axi-cel versus SOC. B cell gene expression signature (GES) and CD19 expression associated significantly with improved event-free survival for axi-cel (P = 0.0002 for B cell GES; P = 0.0165 for CD19 expression) but not SOC (P = 0.9374 for B cell GES; P = 0.5526 for CD19 expression). Axi-cel showed superior event-free survival over SOC irrespective of B cell GES and CD19 expression (P = 8.56 × 10–9 for B cell GES high; P = 0.0019 for B cell GES low; P = 3.85 × 10–9 for CD19 gene high; P = 0.0017 for CD19 gene low). Low CD19 expression in malignant cells correlated with a tumor GES consisting of immune-suppressive stromal and myeloid genes, highlighting the inter-relation between malignant cell features and immune contexture substantially impacting axi-cel outcomes. Tumor burden, lactate dehydrogenase and cell-of-origin impacted SOC more than axi-cel outcomes. T cell activation and B cell GES, which are associated with improved axi-cel outcome, decreased with increasing lines of therapy. These data highlight differences in resistance mechanisms to axi-cel and SOC and support earlier intervention with axi-cel.","container-title":"Nature Medicine","DOI":"10.1038/s41591-023-02754-1","ISSN":"1546-170X","issue":"2","journalAbbreviation":"Nat Med","language":"en","license":"2024 The Author(s)","page":"507-518","publisher":"Nature Publishing Group","source":"www.nature.com","title":"Impact of tumor microenvironment on efficacy of anti-CD19 CAR T cell therapy or chemotherapy and transplant in large B cell lymphoma","volume":"30","author":[{"family":"Locke","given":"Frederick L."},{"family":"Filosto","given":"Simone"},{"family":"Chou","given":"Justin"},{"family":"Vardhanabhuti","given":"Saran"},{"family":"Perbost","given":"Regis"},{"family":"Dreger","given":"Peter"},{"family":"Hill","given":"Brian T."},{"family":"Lee","given":"Catherine"},{"family":"Zinzani","given":"Pier L."},{"family":"Kröger","given":"Nicolaus"},{"family":"López-Guillermo","given":"Armando"},{"family":"Greinix","given":"Hildegard"},{"family":"Zhang","given":"Wangshu"},{"family":"Tiwari","given":"Gayatri"},{"family":"Budka","given":"Justin"},{"family":"Marincola","given":"Francesco M."},{"family":"To","given":"Christina"},{"family":"Mattie","given":"Mike"},{"family":"Schupp","given":"Marco"},{"family":"Cheng","given":"Paul"},{"family":"Bot","given":"Adrian"},{"family":"Shen","given":"Rhine"},{"family":"Bedognetti","given":"Davide"},{"family":"Miao","given":"Harry"},{"family":"Galon","given":"Jérôme"}],"issued":{"date-parts":[["2024",2]]}}}],"schema":"https://github.com/citation-style-language/schema/raw/master/csl-citation.json"} </w:instrText>
      </w:r>
      <w:r w:rsidR="00B77446">
        <w:rPr>
          <w:rFonts w:ascii="Times New Roman" w:hAnsi="Times New Roman" w:cs="Times New Roman"/>
          <w:lang w:val="en-US"/>
        </w:rPr>
        <w:fldChar w:fldCharType="separate"/>
      </w:r>
      <w:r w:rsidR="0035349A" w:rsidRPr="0035349A">
        <w:rPr>
          <w:rFonts w:ascii="Times New Roman" w:hAnsi="Times New Roman" w:cs="Times New Roman"/>
          <w:lang w:val="en-US"/>
        </w:rPr>
        <w:t>(33)</w:t>
      </w:r>
      <w:r w:rsidR="00B77446">
        <w:rPr>
          <w:rFonts w:ascii="Times New Roman" w:hAnsi="Times New Roman" w:cs="Times New Roman"/>
          <w:lang w:val="en-US"/>
        </w:rPr>
        <w:fldChar w:fldCharType="end"/>
      </w:r>
      <w:r w:rsidR="003B784F">
        <w:rPr>
          <w:rFonts w:ascii="Times New Roman" w:hAnsi="Times New Roman" w:cs="Times New Roman"/>
          <w:lang w:val="en-US"/>
        </w:rPr>
        <w:t>,</w:t>
      </w:r>
      <w:r w:rsidR="004778E0" w:rsidRPr="004778E0">
        <w:rPr>
          <w:rFonts w:ascii="Times New Roman" w:hAnsi="Times New Roman" w:cs="Times New Roman"/>
          <w:lang w:val="en-US"/>
        </w:rPr>
        <w:t xml:space="preserve"> assessed in the Axi-cel-treated cohort. Patients are stratified by durable clinical outcome (sustained response versus failure). </w:t>
      </w:r>
      <w:r w:rsidR="004778E0" w:rsidRPr="004778E0">
        <w:rPr>
          <w:rFonts w:ascii="Times New Roman" w:hAnsi="Times New Roman" w:cs="Times New Roman"/>
          <w:b/>
          <w:bCs/>
          <w:lang w:val="en-US"/>
        </w:rPr>
        <w:t>(B)</w:t>
      </w:r>
      <w:r w:rsidR="004778E0" w:rsidRPr="004778E0">
        <w:rPr>
          <w:rFonts w:ascii="Times New Roman" w:hAnsi="Times New Roman" w:cs="Times New Roman"/>
          <w:lang w:val="en-US"/>
        </w:rPr>
        <w:t xml:space="preserve"> Baseline expression of the same pivotal gene panel from the ZUMA-7 study in the standard-of-care (SOC) control arm. </w:t>
      </w:r>
      <w:r w:rsidR="004778E0" w:rsidRPr="003B784F">
        <w:rPr>
          <w:rFonts w:ascii="Times New Roman" w:hAnsi="Times New Roman" w:cs="Times New Roman"/>
          <w:b/>
          <w:bCs/>
          <w:color w:val="000000" w:themeColor="text1"/>
          <w:lang w:val="en-US"/>
        </w:rPr>
        <w:t>(C)</w:t>
      </w:r>
      <w:r w:rsidR="004778E0" w:rsidRPr="003B784F">
        <w:rPr>
          <w:rFonts w:ascii="Times New Roman" w:hAnsi="Times New Roman" w:cs="Times New Roman"/>
          <w:color w:val="000000" w:themeColor="text1"/>
          <w:lang w:val="en-US"/>
        </w:rPr>
        <w:t xml:space="preserve"> Baseline expression of B-cell-specific markers (</w:t>
      </w:r>
      <w:r w:rsidR="004778E0" w:rsidRPr="003B784F">
        <w:rPr>
          <w:rFonts w:ascii="Times New Roman" w:hAnsi="Times New Roman" w:cs="Times New Roman"/>
          <w:i/>
          <w:iCs/>
          <w:color w:val="000000" w:themeColor="text1"/>
          <w:lang w:val="en-US"/>
        </w:rPr>
        <w:t>CD19</w:t>
      </w:r>
      <w:r w:rsidR="004778E0" w:rsidRPr="003B784F">
        <w:rPr>
          <w:rFonts w:ascii="Times New Roman" w:hAnsi="Times New Roman" w:cs="Times New Roman"/>
          <w:color w:val="000000" w:themeColor="text1"/>
          <w:lang w:val="en-US"/>
        </w:rPr>
        <w:t xml:space="preserve">, </w:t>
      </w:r>
      <w:r w:rsidR="004778E0" w:rsidRPr="003B784F">
        <w:rPr>
          <w:rFonts w:ascii="Times New Roman" w:hAnsi="Times New Roman" w:cs="Times New Roman"/>
          <w:i/>
          <w:iCs/>
          <w:color w:val="000000" w:themeColor="text1"/>
          <w:lang w:val="en-US"/>
        </w:rPr>
        <w:t>MS4A1</w:t>
      </w:r>
      <w:r w:rsidR="004778E0" w:rsidRPr="003B784F">
        <w:rPr>
          <w:rFonts w:ascii="Times New Roman" w:hAnsi="Times New Roman" w:cs="Times New Roman"/>
          <w:color w:val="000000" w:themeColor="text1"/>
          <w:lang w:val="en-US"/>
        </w:rPr>
        <w:t xml:space="preserve">, </w:t>
      </w:r>
      <w:r w:rsidR="004778E0" w:rsidRPr="003B784F">
        <w:rPr>
          <w:rFonts w:ascii="Times New Roman" w:hAnsi="Times New Roman" w:cs="Times New Roman"/>
          <w:i/>
          <w:iCs/>
          <w:color w:val="000000" w:themeColor="text1"/>
          <w:lang w:val="en-US"/>
        </w:rPr>
        <w:t>CD79A</w:t>
      </w:r>
      <w:r w:rsidR="004778E0" w:rsidRPr="003B784F">
        <w:rPr>
          <w:rFonts w:ascii="Times New Roman" w:hAnsi="Times New Roman" w:cs="Times New Roman"/>
          <w:color w:val="000000" w:themeColor="text1"/>
          <w:lang w:val="en-US"/>
        </w:rPr>
        <w:t xml:space="preserve">, </w:t>
      </w:r>
      <w:r w:rsidR="004778E0" w:rsidRPr="003B784F">
        <w:rPr>
          <w:rFonts w:ascii="Times New Roman" w:hAnsi="Times New Roman" w:cs="Times New Roman"/>
          <w:i/>
          <w:iCs/>
          <w:color w:val="000000" w:themeColor="text1"/>
          <w:lang w:val="en-US"/>
        </w:rPr>
        <w:t>CD79B</w:t>
      </w:r>
      <w:r w:rsidR="004778E0" w:rsidRPr="003B784F">
        <w:rPr>
          <w:rFonts w:ascii="Times New Roman" w:hAnsi="Times New Roman" w:cs="Times New Roman"/>
          <w:color w:val="000000" w:themeColor="text1"/>
          <w:lang w:val="en-US"/>
        </w:rPr>
        <w:t xml:space="preserve">) defined in the </w:t>
      </w:r>
      <w:r w:rsidR="004778E0" w:rsidRPr="004778E0">
        <w:rPr>
          <w:rFonts w:ascii="Times New Roman" w:hAnsi="Times New Roman" w:cs="Times New Roman"/>
          <w:lang w:val="en-US"/>
        </w:rPr>
        <w:t>pivotal ZUMA-1 study</w:t>
      </w:r>
      <w:r w:rsidR="003570CB">
        <w:rPr>
          <w:rFonts w:ascii="Times New Roman" w:hAnsi="Times New Roman" w:cs="Times New Roman"/>
          <w:lang w:val="en-US"/>
        </w:rPr>
        <w:t xml:space="preserve"> </w:t>
      </w:r>
      <w:r w:rsidR="003570CB">
        <w:rPr>
          <w:rFonts w:ascii="Times New Roman" w:hAnsi="Times New Roman" w:cs="Times New Roman"/>
          <w:lang w:val="en-US"/>
        </w:rPr>
        <w:fldChar w:fldCharType="begin"/>
      </w:r>
      <w:r w:rsidR="0035349A">
        <w:rPr>
          <w:rFonts w:ascii="Times New Roman" w:hAnsi="Times New Roman" w:cs="Times New Roman"/>
          <w:lang w:val="en-US"/>
        </w:rPr>
        <w:instrText xml:space="preserve"> ADDIN ZOTERO_ITEM CSL_CITATION {"citationID":"YQLO3bxB","properties":{"unsorted":false,"formattedCitation":"(34)","plainCitation":"(34)","noteIndex":0},"citationItems":[{"id":629,"uris":["http://zotero.org/users/17472926/items/DVKAYPP4"],"itemData":{"id":629,"type":"article-journal","abstract":"Axicabtagene ciloleucel (axi-cel) is an anti-CD19 chimeric antigen receptor (CAR) T cell therapy approved for relapsed/refractory large B cell lymphoma (LBCL) and has treatment with similar efficacy across conventional LBCL subtypes. Toward patient stratification, we assessed whether tumor immune contexture influenced clinical outcomes after axi-cel. We evaluated the tumor microenvironment (TME) of 135 pre-treatment and post-treatment tumor biopsies taken from 51 patients in the ZUMA-1 phase 2 trial. We uncovered dynamic patterns that occurred within 2 weeks after axi-cel. The biological associations among Immunoscore (quantification of tumor-infiltrating T cell density), Immunosign 21 (expression of pre-defined immune gene panel) and cell subsets were validated in three independent LBCL datasets. In the ZUMA-1 trial samples, clinical response and overall survival were associated with pre-treatment immune contexture as characterized by Immunoscore and Immunosign 21. Circulating CAR T cell levels were associated with post-treatment TME T cell exhaustion. TME enriched for chemokines (CCL5 and CCL22), γ-chain receptor cytokines (IL-15, IL-7 and IL-21) and interferon-regulated molecules were associated with T cell infiltration and markers of activity. Finally, high density of regulatory T cells in pre-treatment TME associated with reduced axi-cel–related neurologic toxicity. These findings advance the understanding of LBCL TME characteristics associated with clinical responses to anti-CD19 CAR T cell therapy and could foster biomarker development and treatment optimization for patients with LBCL.","container-title":"Nature Medicine","DOI":"10.1038/s41591-022-01916-x","ISSN":"1546-170X","issue":"9","journalAbbreviation":"Nat Med","language":"en","license":"2022 The Author(s)","page":"1872-1882","publisher":"Nature Publishing Group","source":"www.nature.com","title":"Tumor immune contexture is a determinant of anti-CD19 CAR T cell efficacy in large B cell lymphoma","volume":"28","author":[{"family":"Scholler","given":"Nathalie"},{"family":"Perbost","given":"Regis"},{"family":"Locke","given":"Frederick L."},{"family":"Jain","given":"Michael D."},{"family":"Turcan","given":"Sarah"},{"family":"Danan","given":"Corinne"},{"family":"Chang","given":"Edmund C."},{"family":"Neelapu","given":"Sattva S."},{"family":"Miklos","given":"David B."},{"family":"Jacobson","given":"Caron A."},{"family":"Lekakis","given":"Lazaros J."},{"family":"Lin","given":"Yi"},{"family":"Ghobadi","given":"Armin"},{"family":"Kim","given":"Jenny J."},{"family":"Chou","given":"Justin"},{"family":"Plaks","given":"Vicki"},{"family":"Wang","given":"Zixing"},{"family":"Xue","given":"Allen"},{"family":"Mattie","given":"Mike"},{"family":"Rossi","given":"John M."},{"family":"Bot","given":"Adrian"},{"family":"Galon","given":"Jérôme"}],"issued":{"date-parts":[["2022",9]]}}}],"schema":"https://github.com/citation-style-language/schema/raw/master/csl-citation.json"} </w:instrText>
      </w:r>
      <w:r w:rsidR="003570CB">
        <w:rPr>
          <w:rFonts w:ascii="Times New Roman" w:hAnsi="Times New Roman" w:cs="Times New Roman"/>
          <w:lang w:val="en-US"/>
        </w:rPr>
        <w:fldChar w:fldCharType="separate"/>
      </w:r>
      <w:r w:rsidR="0035349A" w:rsidRPr="0035349A">
        <w:rPr>
          <w:rFonts w:ascii="Times New Roman" w:hAnsi="Times New Roman" w:cs="Times New Roman"/>
          <w:lang w:val="en-US"/>
        </w:rPr>
        <w:t>(34)</w:t>
      </w:r>
      <w:r w:rsidR="003570CB">
        <w:rPr>
          <w:rFonts w:ascii="Times New Roman" w:hAnsi="Times New Roman" w:cs="Times New Roman"/>
          <w:lang w:val="en-US"/>
        </w:rPr>
        <w:fldChar w:fldCharType="end"/>
      </w:r>
      <w:r w:rsidR="00CD7B52" w:rsidRPr="00E96F36">
        <w:rPr>
          <w:rFonts w:ascii="Times New Roman" w:hAnsi="Times New Roman" w:cs="Times New Roman"/>
          <w:lang w:val="en-US"/>
        </w:rPr>
        <w:t xml:space="preserve">, </w:t>
      </w:r>
      <w:r w:rsidR="004778E0" w:rsidRPr="004778E0">
        <w:rPr>
          <w:rFonts w:ascii="Times New Roman" w:hAnsi="Times New Roman" w:cs="Times New Roman"/>
          <w:lang w:val="en-US"/>
        </w:rPr>
        <w:t xml:space="preserve">assessed in the ZUMA-1 cohort and </w:t>
      </w:r>
      <w:r w:rsidR="004778E0" w:rsidRPr="004778E0">
        <w:rPr>
          <w:rFonts w:ascii="Times New Roman" w:hAnsi="Times New Roman" w:cs="Times New Roman"/>
          <w:lang w:val="en-US"/>
        </w:rPr>
        <w:lastRenderedPageBreak/>
        <w:t xml:space="preserve">stratified by clinical response (CR versus Non-CR). </w:t>
      </w:r>
      <w:r w:rsidR="004778E0" w:rsidRPr="004778E0">
        <w:rPr>
          <w:rFonts w:ascii="Times New Roman" w:hAnsi="Times New Roman" w:cs="Times New Roman"/>
          <w:b/>
          <w:bCs/>
          <w:lang w:val="en-US"/>
        </w:rPr>
        <w:t>(D)</w:t>
      </w:r>
      <w:r w:rsidR="004778E0" w:rsidRPr="004778E0">
        <w:rPr>
          <w:rFonts w:ascii="Times New Roman" w:hAnsi="Times New Roman" w:cs="Times New Roman"/>
          <w:lang w:val="en-US"/>
        </w:rPr>
        <w:t xml:space="preserve"> Paired longitudinal analysis comparing target gene expression between baseline (pre-infusion) and post-CAR-T biopsies in patients from the ZUMA-1 study. Comparisons were performed using the Wilcoxon rank-sum test </w:t>
      </w:r>
      <w:r w:rsidR="004778E0" w:rsidRPr="004778E0">
        <w:rPr>
          <w:rFonts w:ascii="Times New Roman" w:hAnsi="Times New Roman" w:cs="Times New Roman"/>
          <w:b/>
          <w:bCs/>
          <w:lang w:val="en-US"/>
        </w:rPr>
        <w:t>(A-C)</w:t>
      </w:r>
      <w:r w:rsidR="004778E0" w:rsidRPr="004778E0">
        <w:rPr>
          <w:rFonts w:ascii="Times New Roman" w:hAnsi="Times New Roman" w:cs="Times New Roman"/>
          <w:lang w:val="en-US"/>
        </w:rPr>
        <w:t xml:space="preserve"> and the Wilcoxon signed-rank test </w:t>
      </w:r>
      <w:r w:rsidR="004778E0" w:rsidRPr="004778E0">
        <w:rPr>
          <w:rFonts w:ascii="Times New Roman" w:hAnsi="Times New Roman" w:cs="Times New Roman"/>
          <w:b/>
          <w:bCs/>
          <w:lang w:val="en-US"/>
        </w:rPr>
        <w:t>(D)</w:t>
      </w:r>
      <w:r w:rsidR="004778E0" w:rsidRPr="004778E0">
        <w:rPr>
          <w:rFonts w:ascii="Times New Roman" w:hAnsi="Times New Roman" w:cs="Times New Roman"/>
          <w:lang w:val="en-US"/>
        </w:rPr>
        <w:t>, with the Benjamini-Hochberg False Discovery Rate (FDR) correction applied specifically to the pivotal gene panels evaluated. Boxplots overlaid on violin plots indicate the median and interquartile range. Overlaid scatter points are color-coded according to granular clinical classifications</w:t>
      </w:r>
      <w:r w:rsidR="00CD7B52" w:rsidRPr="00E96F36">
        <w:rPr>
          <w:rFonts w:ascii="Times New Roman" w:hAnsi="Times New Roman" w:cs="Times New Roman"/>
          <w:lang w:val="en-US"/>
        </w:rPr>
        <w:t>.</w:t>
      </w:r>
    </w:p>
    <w:p w14:paraId="484DF1A2" w14:textId="77777777" w:rsidR="00E27570" w:rsidRPr="00E96F36" w:rsidRDefault="00E27570" w:rsidP="00E96F36">
      <w:pPr>
        <w:spacing w:after="0" w:line="480" w:lineRule="auto"/>
        <w:jc w:val="both"/>
        <w:rPr>
          <w:rFonts w:ascii="Times New Roman" w:hAnsi="Times New Roman" w:cs="Times New Roman"/>
          <w:sz w:val="32"/>
          <w:szCs w:val="32"/>
          <w:lang w:val="en-US"/>
        </w:rPr>
      </w:pPr>
    </w:p>
    <w:p w14:paraId="1A7FAB76" w14:textId="4AD3954A" w:rsidR="00E27570" w:rsidRPr="008C2BA8" w:rsidRDefault="004778E0" w:rsidP="00697A56">
      <w:pPr>
        <w:spacing w:after="0" w:line="480" w:lineRule="auto"/>
        <w:ind w:firstLine="709"/>
        <w:jc w:val="both"/>
        <w:rPr>
          <w:rFonts w:ascii="Times New Roman" w:hAnsi="Times New Roman" w:cs="Times New Roman"/>
          <w:lang w:val="en-US"/>
        </w:rPr>
      </w:pPr>
      <w:r w:rsidRPr="004778E0">
        <w:rPr>
          <w:rFonts w:ascii="Times New Roman" w:hAnsi="Times New Roman" w:cs="Times New Roman"/>
          <w:lang w:val="en-US"/>
        </w:rPr>
        <w:t>This association was mechanistically specific to cellular therapy; no significant discrepancies in B-cell lineage markers were observed within the standard-of-care (SOC) chemotherapy arm of the ZUMA-7 study (Figure 1B) or at baseline in the ZUMA-1 cohort (Figure 1C). Finally, paired longitudinal analysis in ZUMA-1 confirmed the on-target pharmacodynamic impact of the CAR T-cell therapy, revealing a profound and statistically significant depletion of all B-cell markers following infusion (Figure 1D). This transcriptional eradication was further validated by cellular deconvolution of the tumor microenvironment (Supplementary Figure S1), confirming the clearance of the malignant clone and the anticipated B-cell aplasia. Taken together, these findings demonstrate that baseline B-cell lineage identity may serve as a crucial prerequisite for the optimal engagement and therapeutic success of Axi-cel</w:t>
      </w:r>
      <w:r w:rsidR="008C2BA8" w:rsidRPr="008C2BA8">
        <w:rPr>
          <w:rFonts w:ascii="Times New Roman" w:hAnsi="Times New Roman" w:cs="Times New Roman"/>
          <w:lang w:val="en-US"/>
        </w:rPr>
        <w:t>.</w:t>
      </w:r>
    </w:p>
    <w:p w14:paraId="5AF8EEE7" w14:textId="77777777" w:rsidR="005C5ADE" w:rsidRPr="008C2BA8" w:rsidRDefault="005C5ADE" w:rsidP="000F5417">
      <w:pPr>
        <w:spacing w:after="0" w:line="480" w:lineRule="auto"/>
        <w:jc w:val="both"/>
        <w:rPr>
          <w:rFonts w:ascii="Times New Roman" w:hAnsi="Times New Roman" w:cs="Times New Roman"/>
          <w:lang w:val="en-US"/>
        </w:rPr>
      </w:pPr>
    </w:p>
    <w:p w14:paraId="3657210F" w14:textId="4CCB6597" w:rsidR="00697A56" w:rsidRPr="00586D09" w:rsidRDefault="00697A56" w:rsidP="000F5417">
      <w:pPr>
        <w:spacing w:after="0" w:line="480" w:lineRule="auto"/>
        <w:jc w:val="both"/>
        <w:rPr>
          <w:rFonts w:ascii="Times New Roman" w:hAnsi="Times New Roman" w:cs="Times New Roman"/>
          <w:b/>
          <w:bCs/>
          <w:lang w:val="en-US"/>
        </w:rPr>
      </w:pPr>
      <w:r w:rsidRPr="00586D09">
        <w:rPr>
          <w:rFonts w:ascii="Times New Roman" w:hAnsi="Times New Roman" w:cs="Times New Roman"/>
          <w:b/>
          <w:bCs/>
          <w:lang w:val="en-US"/>
        </w:rPr>
        <w:t xml:space="preserve">3.2 </w:t>
      </w:r>
      <w:r w:rsidR="00586D09" w:rsidRPr="00586D09">
        <w:rPr>
          <w:rFonts w:ascii="Times New Roman" w:hAnsi="Times New Roman" w:cs="Times New Roman"/>
          <w:b/>
          <w:bCs/>
          <w:lang w:val="en-US"/>
        </w:rPr>
        <w:t>T-Cell Exhaustion and HLA Downregulation Are Not the Primary Determinants of Axi-cel Resistance</w:t>
      </w:r>
    </w:p>
    <w:p w14:paraId="52E17AEA" w14:textId="77777777" w:rsidR="00697A56" w:rsidRPr="00586D09" w:rsidRDefault="00697A56" w:rsidP="000F5417">
      <w:pPr>
        <w:spacing w:after="0" w:line="480" w:lineRule="auto"/>
        <w:jc w:val="both"/>
        <w:rPr>
          <w:rFonts w:ascii="Times New Roman" w:hAnsi="Times New Roman" w:cs="Times New Roman"/>
          <w:lang w:val="en-US"/>
        </w:rPr>
      </w:pPr>
    </w:p>
    <w:p w14:paraId="39DE5D93" w14:textId="235A3BC2" w:rsidR="00E96F36" w:rsidRPr="00586D09" w:rsidRDefault="004778E0" w:rsidP="00303E8C">
      <w:pPr>
        <w:spacing w:after="0" w:line="480" w:lineRule="auto"/>
        <w:ind w:firstLine="709"/>
        <w:jc w:val="both"/>
        <w:rPr>
          <w:rFonts w:ascii="Times New Roman" w:hAnsi="Times New Roman" w:cs="Times New Roman"/>
          <w:lang w:val="en-US"/>
        </w:rPr>
      </w:pPr>
      <w:r w:rsidRPr="004778E0">
        <w:rPr>
          <w:rFonts w:ascii="Times New Roman" w:hAnsi="Times New Roman" w:cs="Times New Roman"/>
          <w:lang w:val="en-US"/>
        </w:rPr>
        <w:lastRenderedPageBreak/>
        <w:t>In classical tumor immunology, immune evasion is frequently orchestrated by the induction of T-cell exhaustion within the microenvironment or by the suppression of the human leukocyte antigen (HLA) presentation machinery. However, our multidimensional transcriptomic mapping revealed that these canonical axes do not primarily dictate therapeutic failure to Axi-cel. Expression profiling of T-cell exhaustion signatures (Figure 2) failed to reveal the formation of biological clusters capable of segregating patients with sustained responses from those experiencing therapeutic failure. This lack of phenotypic modulation demonstrated no statistically significant discrepancies in these immune inhibitors based on clinical outcomes (Supplementary Table S1; all FDR &gt; 0.05). This non-discriminatory pattern remained consistent across the baseline cohorts of both the ZUMA-7 and ZUMA-1 studies. Furthermore, the temporal assessment of these signatures (post-CAR T-cell infusion) in the ZUMA-1 cohort did not evidence consistent longitudinal fluctuations that could account for immune escape</w:t>
      </w:r>
      <w:r w:rsidR="00586D09" w:rsidRPr="00586D09">
        <w:rPr>
          <w:rFonts w:ascii="Times New Roman" w:hAnsi="Times New Roman" w:cs="Times New Roman"/>
          <w:lang w:val="en-US"/>
        </w:rPr>
        <w:t>.</w:t>
      </w:r>
    </w:p>
    <w:p w14:paraId="6CC4323B" w14:textId="32215E0F" w:rsidR="00697A56" w:rsidRDefault="00697A56" w:rsidP="000F5417">
      <w:pPr>
        <w:spacing w:after="0" w:line="480" w:lineRule="auto"/>
        <w:jc w:val="both"/>
        <w:rPr>
          <w:rFonts w:ascii="Times New Roman" w:hAnsi="Times New Roman" w:cs="Times New Roman"/>
        </w:rPr>
      </w:pPr>
      <w:r>
        <w:rPr>
          <w:rFonts w:ascii="Times New Roman" w:hAnsi="Times New Roman" w:cs="Times New Roman"/>
          <w:noProof/>
        </w:rPr>
        <w:lastRenderedPageBreak/>
        <w:drawing>
          <wp:inline distT="0" distB="0" distL="0" distR="0" wp14:anchorId="45222A4F" wp14:editId="32DB6653">
            <wp:extent cx="5400040" cy="6261100"/>
            <wp:effectExtent l="0" t="0" r="0" b="6350"/>
            <wp:docPr id="63859447"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59447" name="Imagem 6385944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400040" cy="6261100"/>
                    </a:xfrm>
                    <a:prstGeom prst="rect">
                      <a:avLst/>
                    </a:prstGeom>
                  </pic:spPr>
                </pic:pic>
              </a:graphicData>
            </a:graphic>
          </wp:inline>
        </w:drawing>
      </w:r>
    </w:p>
    <w:p w14:paraId="2BF61770" w14:textId="1CE390A1" w:rsidR="005C5ADE" w:rsidRPr="00E96F36" w:rsidRDefault="004778E0" w:rsidP="00E96F36">
      <w:pPr>
        <w:spacing w:after="0" w:line="480" w:lineRule="auto"/>
        <w:jc w:val="both"/>
        <w:rPr>
          <w:rFonts w:ascii="Times New Roman" w:hAnsi="Times New Roman" w:cs="Times New Roman"/>
          <w:lang w:val="en-US"/>
        </w:rPr>
      </w:pPr>
      <w:r w:rsidRPr="004778E0">
        <w:rPr>
          <w:rFonts w:ascii="Times New Roman" w:hAnsi="Times New Roman" w:cs="Times New Roman"/>
          <w:b/>
          <w:bCs/>
          <w:lang w:val="en-US"/>
        </w:rPr>
        <w:t>Figure 2. Transcriptional profile of immune evasion mechanisms: T-cell exhaustion in the microenvironment and regulation of the antigen presentation machinery (HLA).</w:t>
      </w:r>
      <w:r>
        <w:rPr>
          <w:rFonts w:ascii="Times New Roman" w:hAnsi="Times New Roman" w:cs="Times New Roman"/>
          <w:b/>
          <w:bCs/>
          <w:lang w:val="en-US"/>
        </w:rPr>
        <w:t xml:space="preserve"> </w:t>
      </w:r>
      <w:r w:rsidRPr="004778E0">
        <w:rPr>
          <w:rFonts w:ascii="Times New Roman" w:hAnsi="Times New Roman" w:cs="Times New Roman"/>
          <w:lang w:val="en-US"/>
        </w:rPr>
        <w:t>Normalized gene expression profiles (Z-score) mapping the immunosuppressive architecture in the ZUMA-7 and ZUMA-1 cohorts. The first four heatmaps show the expression of T-cell exhaustion genes. The baseline profile is stratified by clinical outcome (Sustained Response vs. Failure/CR vs. Non-CR) in the ZUMA-7 Axi-cel, ZUMA-7 Standard of Care (SOC), and ZUMA-1 (Baseline) cohorts, whereas the ZUMA-</w:t>
      </w:r>
      <w:r w:rsidRPr="004778E0">
        <w:rPr>
          <w:rFonts w:ascii="Times New Roman" w:hAnsi="Times New Roman" w:cs="Times New Roman"/>
          <w:lang w:val="en-US"/>
        </w:rPr>
        <w:lastRenderedPageBreak/>
        <w:t xml:space="preserve">1 (Time point) section presents longitudinal changes in these immunosuppressive markers from the pre-infusion assessment (Baseline) to one week after CAR-T infusion (Post-CAR-T). The other four heatmaps relate to the HLA machinery: an assessment of the functional integrity of antigen presentation, biologically subdivided into four axes: classical Class I molecules, the intracellular processing complex, classical Class II molecules, and non-classical inhibitory Class I molecules. Samples (columns) are hierarchically clustered within each clinical response stratum. Top annotations provide individualized clinical context for each patient: Overall Response, detailed Clinical Classification, Molecular Subgroup/Cell of Origin, Tumor Burden (mapped on a continuous logarithmic grayscale), and occurrence of EFS events. Expression divergence is mapped on a Z-score scale, where intense blue represents </w:t>
      </w:r>
      <w:proofErr w:type="spellStart"/>
      <w:r w:rsidRPr="004778E0">
        <w:rPr>
          <w:rFonts w:ascii="Times New Roman" w:hAnsi="Times New Roman" w:cs="Times New Roman"/>
          <w:lang w:val="en-US"/>
        </w:rPr>
        <w:t>underexpression</w:t>
      </w:r>
      <w:proofErr w:type="spellEnd"/>
      <w:r w:rsidRPr="004778E0">
        <w:rPr>
          <w:rFonts w:ascii="Times New Roman" w:hAnsi="Times New Roman" w:cs="Times New Roman"/>
          <w:lang w:val="en-US"/>
        </w:rPr>
        <w:t xml:space="preserve"> (-2) and dark red represents overexpression (+2) relative to the cohort mean.</w:t>
      </w:r>
    </w:p>
    <w:p w14:paraId="3959D76A" w14:textId="1B3DDD14" w:rsidR="00697A56" w:rsidRPr="00E96F36" w:rsidRDefault="00697A56" w:rsidP="00E96F36">
      <w:pPr>
        <w:spacing w:after="0" w:line="480" w:lineRule="auto"/>
        <w:jc w:val="both"/>
        <w:rPr>
          <w:rFonts w:ascii="Times New Roman" w:hAnsi="Times New Roman" w:cs="Times New Roman"/>
          <w:sz w:val="32"/>
          <w:szCs w:val="32"/>
          <w:lang w:val="en-US"/>
        </w:rPr>
      </w:pPr>
    </w:p>
    <w:p w14:paraId="1346D64D" w14:textId="46D4110B" w:rsidR="001F60D7" w:rsidRPr="001F60D7" w:rsidRDefault="004778E0" w:rsidP="001F60D7">
      <w:pPr>
        <w:spacing w:after="0" w:line="480" w:lineRule="auto"/>
        <w:ind w:firstLine="709"/>
        <w:jc w:val="both"/>
        <w:rPr>
          <w:rFonts w:ascii="Times New Roman" w:hAnsi="Times New Roman" w:cs="Times New Roman"/>
          <w:lang w:val="en-US"/>
        </w:rPr>
      </w:pPr>
      <w:r w:rsidRPr="004778E0">
        <w:rPr>
          <w:rFonts w:ascii="Times New Roman" w:hAnsi="Times New Roman" w:cs="Times New Roman"/>
          <w:lang w:val="en-US"/>
        </w:rPr>
        <w:t>Similarly, the functional and structural assessment of the HLA complex integrity demonstrated intra-cohort heterogeneity. Unsupervised hierarchical clustering, even when integrated with strongly weighted clinical covariates such as baseline tumor burden (SPD) and cell of origin (COO), confirmed the absence of an HLA downregulation profile univocally or predominantly associated with CAR-T resistance. This observation was further supported by continuous statistical analysis, which confirmed the lack of significant transcriptional downregulation across the intracellular processing complex, as well as the classical and non-classical presentation molecules (Supplementary Table S1)</w:t>
      </w:r>
      <w:r w:rsidR="001F60D7" w:rsidRPr="001F60D7">
        <w:rPr>
          <w:rFonts w:ascii="Times New Roman" w:hAnsi="Times New Roman" w:cs="Times New Roman"/>
          <w:lang w:val="en-US"/>
        </w:rPr>
        <w:t>.</w:t>
      </w:r>
    </w:p>
    <w:p w14:paraId="4F25B0CB" w14:textId="3A0CCD4E" w:rsidR="00697A56" w:rsidRPr="001F60D7" w:rsidRDefault="004778E0" w:rsidP="001F60D7">
      <w:pPr>
        <w:spacing w:after="0" w:line="480" w:lineRule="auto"/>
        <w:ind w:firstLine="709"/>
        <w:jc w:val="both"/>
        <w:rPr>
          <w:rFonts w:ascii="Times New Roman" w:hAnsi="Times New Roman" w:cs="Times New Roman"/>
          <w:lang w:val="en-US"/>
        </w:rPr>
      </w:pPr>
      <w:r w:rsidRPr="004778E0">
        <w:rPr>
          <w:rFonts w:ascii="Times New Roman" w:hAnsi="Times New Roman" w:cs="Times New Roman"/>
          <w:lang w:val="en-US"/>
        </w:rPr>
        <w:t>Our findings suggest that, due to the synthetic nature of its antigen recognition, anti-CD19 CAR T-cell efficacy operates with remarkable independence from traditional HLA restriction pathways and the degree of pre-existing immune exhaustion, highlighting the critical need to investigate alternative mechanisms of intrinsic tumor resistance.</w:t>
      </w:r>
    </w:p>
    <w:p w14:paraId="207A3D58" w14:textId="77777777" w:rsidR="001F60D7" w:rsidRPr="001F60D7" w:rsidRDefault="001F60D7" w:rsidP="00697A56">
      <w:pPr>
        <w:spacing w:after="0" w:line="480" w:lineRule="auto"/>
        <w:jc w:val="both"/>
        <w:rPr>
          <w:rFonts w:ascii="Times New Roman" w:hAnsi="Times New Roman" w:cs="Times New Roman"/>
          <w:lang w:val="en-US"/>
        </w:rPr>
      </w:pPr>
    </w:p>
    <w:p w14:paraId="34BA8988" w14:textId="4E992FD6" w:rsidR="00697A56" w:rsidRPr="001F60D7" w:rsidRDefault="000853FE" w:rsidP="00697A56">
      <w:pPr>
        <w:spacing w:after="0" w:line="480" w:lineRule="auto"/>
        <w:jc w:val="both"/>
        <w:rPr>
          <w:rFonts w:ascii="Times New Roman" w:hAnsi="Times New Roman" w:cs="Times New Roman"/>
          <w:b/>
          <w:bCs/>
          <w:lang w:val="en-US"/>
        </w:rPr>
      </w:pPr>
      <w:r w:rsidRPr="001F60D7">
        <w:rPr>
          <w:rFonts w:ascii="Times New Roman" w:hAnsi="Times New Roman" w:cs="Times New Roman"/>
          <w:b/>
          <w:bCs/>
          <w:lang w:val="en-US"/>
        </w:rPr>
        <w:t xml:space="preserve">3.3 </w:t>
      </w:r>
      <w:r w:rsidR="001F60D7" w:rsidRPr="001F60D7">
        <w:rPr>
          <w:rFonts w:ascii="Times New Roman" w:hAnsi="Times New Roman" w:cs="Times New Roman"/>
          <w:b/>
          <w:bCs/>
          <w:lang w:val="en-US"/>
        </w:rPr>
        <w:t>Global Transcriptomic Mapping Reveals Divergent Pathways of Resistance to CAR T-Cell Therapy</w:t>
      </w:r>
    </w:p>
    <w:p w14:paraId="15F93909" w14:textId="77777777" w:rsidR="00697A56" w:rsidRPr="001F60D7" w:rsidRDefault="00697A56" w:rsidP="00697A56">
      <w:pPr>
        <w:spacing w:after="0" w:line="480" w:lineRule="auto"/>
        <w:jc w:val="both"/>
        <w:rPr>
          <w:rFonts w:ascii="Times New Roman" w:hAnsi="Times New Roman" w:cs="Times New Roman"/>
          <w:lang w:val="en-US"/>
        </w:rPr>
      </w:pPr>
    </w:p>
    <w:p w14:paraId="36674468" w14:textId="0AE26210" w:rsidR="00697A56" w:rsidRPr="001F60D7" w:rsidRDefault="004778E0" w:rsidP="00A73462">
      <w:pPr>
        <w:spacing w:after="0" w:line="480" w:lineRule="auto"/>
        <w:ind w:firstLine="709"/>
        <w:jc w:val="both"/>
        <w:rPr>
          <w:rFonts w:ascii="Times New Roman" w:hAnsi="Times New Roman" w:cs="Times New Roman"/>
          <w:lang w:val="en-US"/>
        </w:rPr>
      </w:pPr>
      <w:r w:rsidRPr="004778E0">
        <w:rPr>
          <w:rFonts w:ascii="Times New Roman" w:hAnsi="Times New Roman" w:cs="Times New Roman"/>
          <w:lang w:val="en-US"/>
        </w:rPr>
        <w:t>To decode resistance mechanisms beyond classical immune escape, we conducted a differential gene expression analysis (volcano plots, Figure 3A) integrated with pathway enrichment analysis (GSEA/</w:t>
      </w:r>
      <w:proofErr w:type="spellStart"/>
      <w:r w:rsidRPr="004778E0">
        <w:rPr>
          <w:rFonts w:ascii="Times New Roman" w:hAnsi="Times New Roman" w:cs="Times New Roman"/>
          <w:lang w:val="en-US"/>
        </w:rPr>
        <w:t>ssGSEA</w:t>
      </w:r>
      <w:proofErr w:type="spellEnd"/>
      <w:r w:rsidRPr="004778E0">
        <w:rPr>
          <w:rFonts w:ascii="Times New Roman" w:hAnsi="Times New Roman" w:cs="Times New Roman"/>
          <w:lang w:val="en-US"/>
        </w:rPr>
        <w:t>). The biological architecture of therapeutic failure revealed divergent profiles depending on the treatment line evaluated</w:t>
      </w:r>
      <w:r w:rsidR="001F60D7" w:rsidRPr="001F60D7">
        <w:rPr>
          <w:rFonts w:ascii="Times New Roman" w:hAnsi="Times New Roman" w:cs="Times New Roman"/>
          <w:lang w:val="en-US"/>
        </w:rPr>
        <w:t>.</w:t>
      </w:r>
    </w:p>
    <w:p w14:paraId="22D3B9C3" w14:textId="1BA7C566" w:rsidR="00B03DC1" w:rsidRDefault="00B03DC1" w:rsidP="00697A56">
      <w:pPr>
        <w:spacing w:after="0" w:line="480" w:lineRule="auto"/>
        <w:jc w:val="both"/>
        <w:rPr>
          <w:rFonts w:ascii="Times New Roman" w:hAnsi="Times New Roman" w:cs="Times New Roman"/>
        </w:rPr>
      </w:pPr>
      <w:r>
        <w:rPr>
          <w:rFonts w:ascii="Times New Roman" w:hAnsi="Times New Roman" w:cs="Times New Roman"/>
          <w:noProof/>
        </w:rPr>
        <w:lastRenderedPageBreak/>
        <w:drawing>
          <wp:inline distT="0" distB="0" distL="0" distR="0" wp14:anchorId="0E4C9002" wp14:editId="2B8D65AD">
            <wp:extent cx="5400040" cy="6901180"/>
            <wp:effectExtent l="0" t="0" r="0" b="0"/>
            <wp:docPr id="714412644"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412644" name="Imagem 714412644"/>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400040" cy="6901180"/>
                    </a:xfrm>
                    <a:prstGeom prst="rect">
                      <a:avLst/>
                    </a:prstGeom>
                  </pic:spPr>
                </pic:pic>
              </a:graphicData>
            </a:graphic>
          </wp:inline>
        </w:drawing>
      </w:r>
    </w:p>
    <w:p w14:paraId="06647DCD" w14:textId="2FDEA1AD" w:rsidR="00B03DC1" w:rsidRPr="00B03DC1" w:rsidRDefault="004778E0" w:rsidP="00697A56">
      <w:pPr>
        <w:spacing w:after="0" w:line="480" w:lineRule="auto"/>
        <w:jc w:val="both"/>
        <w:rPr>
          <w:rFonts w:ascii="Times New Roman" w:hAnsi="Times New Roman" w:cs="Times New Roman"/>
          <w:lang w:val="en-US"/>
        </w:rPr>
      </w:pPr>
      <w:r w:rsidRPr="004778E0">
        <w:rPr>
          <w:rFonts w:ascii="Times New Roman" w:hAnsi="Times New Roman" w:cs="Times New Roman"/>
          <w:b/>
          <w:bCs/>
          <w:lang w:val="en-US"/>
        </w:rPr>
        <w:t>Figure 3. Global gene expression and functional pathways associated with Axi-cel treatment failure.</w:t>
      </w:r>
      <w:r w:rsidR="00B03DC1" w:rsidRPr="00B03DC1">
        <w:rPr>
          <w:rFonts w:ascii="Times New Roman" w:hAnsi="Times New Roman" w:cs="Times New Roman"/>
          <w:lang w:val="en-US"/>
        </w:rPr>
        <w:t xml:space="preserve"> </w:t>
      </w:r>
      <w:r w:rsidRPr="004778E0">
        <w:rPr>
          <w:rFonts w:ascii="Times New Roman" w:hAnsi="Times New Roman" w:cs="Times New Roman"/>
          <w:b/>
          <w:bCs/>
          <w:lang w:val="en-US"/>
        </w:rPr>
        <w:t xml:space="preserve">(A) </w:t>
      </w:r>
      <w:r w:rsidRPr="004778E0">
        <w:rPr>
          <w:rFonts w:ascii="Times New Roman" w:hAnsi="Times New Roman" w:cs="Times New Roman"/>
          <w:lang w:val="en-US"/>
        </w:rPr>
        <w:t xml:space="preserve">Volcano plots showing differential gene expression analysis (DEA) prior to infusion, comparing clinical response groups in the ZUMA-1 (left; Non-CR vs. CR) and ZUMA-7 (right; Failure vs. Sustained) cohorts. Significance is highlighted based on an exploratory threshold of unadjusted p-value &lt; 0.05 and absolute </w:t>
      </w:r>
      <w:r w:rsidRPr="004778E0">
        <w:rPr>
          <w:rFonts w:ascii="Times New Roman" w:hAnsi="Times New Roman" w:cs="Times New Roman"/>
          <w:lang w:val="en-US"/>
        </w:rPr>
        <w:lastRenderedPageBreak/>
        <w:t xml:space="preserve">log2 fold change &gt; 0.5 (dashed lines). </w:t>
      </w:r>
      <w:r w:rsidRPr="004778E0">
        <w:rPr>
          <w:rFonts w:ascii="Times New Roman" w:hAnsi="Times New Roman" w:cs="Times New Roman"/>
          <w:b/>
          <w:bCs/>
          <w:lang w:val="en-US"/>
        </w:rPr>
        <w:t>(B)</w:t>
      </w:r>
      <w:r w:rsidRPr="004778E0">
        <w:rPr>
          <w:rFonts w:ascii="Times New Roman" w:hAnsi="Times New Roman" w:cs="Times New Roman"/>
          <w:lang w:val="en-US"/>
        </w:rPr>
        <w:t xml:space="preserve"> Pathway enrichment profiles assessed via single-sample GSEA (</w:t>
      </w:r>
      <w:proofErr w:type="spellStart"/>
      <w:r w:rsidRPr="004778E0">
        <w:rPr>
          <w:rFonts w:ascii="Times New Roman" w:hAnsi="Times New Roman" w:cs="Times New Roman"/>
          <w:lang w:val="en-US"/>
        </w:rPr>
        <w:t>ssGSEA</w:t>
      </w:r>
      <w:proofErr w:type="spellEnd"/>
      <w:r w:rsidRPr="004778E0">
        <w:rPr>
          <w:rFonts w:ascii="Times New Roman" w:hAnsi="Times New Roman" w:cs="Times New Roman"/>
          <w:lang w:val="en-US"/>
        </w:rPr>
        <w:t xml:space="preserve">). </w:t>
      </w:r>
      <w:proofErr w:type="spellStart"/>
      <w:r w:rsidRPr="004778E0">
        <w:rPr>
          <w:rFonts w:ascii="Times New Roman" w:hAnsi="Times New Roman" w:cs="Times New Roman"/>
          <w:lang w:val="en-US"/>
        </w:rPr>
        <w:t>MSigDB</w:t>
      </w:r>
      <w:proofErr w:type="spellEnd"/>
      <w:r w:rsidRPr="004778E0">
        <w:rPr>
          <w:rFonts w:ascii="Times New Roman" w:hAnsi="Times New Roman" w:cs="Times New Roman"/>
          <w:lang w:val="en-US"/>
        </w:rPr>
        <w:t xml:space="preserve"> Hallmark gene sets were grouped into eight functional categories (y-axis). Circle color indicates the Mean Normalized Enrichment Score (Mean NES), reflecting pathway hyperactivation (red) or suppression (blue) in each clinical group. Circle size is proportional to the absolute magnitude of enrichment (Mean NES), representing the intensity of biological activity. </w:t>
      </w:r>
      <w:r w:rsidRPr="004778E0">
        <w:rPr>
          <w:rFonts w:ascii="Times New Roman" w:hAnsi="Times New Roman" w:cs="Times New Roman"/>
          <w:b/>
          <w:bCs/>
          <w:lang w:val="en-US"/>
        </w:rPr>
        <w:t>(C)</w:t>
      </w:r>
      <w:r w:rsidRPr="004778E0">
        <w:rPr>
          <w:rFonts w:ascii="Times New Roman" w:hAnsi="Times New Roman" w:cs="Times New Roman"/>
          <w:lang w:val="en-US"/>
        </w:rPr>
        <w:t xml:space="preserve"> Representative enrichment plots from classical GSEA, detailing key pathways driving resistance in each cohort. In the ZUMA-1 cohort, marked suppression of interferon (alpha and gamma) signaling and inflammatory signaling is observed in patients who did not achieve complete remission (</w:t>
      </w:r>
      <w:proofErr w:type="gramStart"/>
      <w:r w:rsidRPr="004778E0">
        <w:rPr>
          <w:rFonts w:ascii="Times New Roman" w:hAnsi="Times New Roman" w:cs="Times New Roman"/>
          <w:lang w:val="en-US"/>
        </w:rPr>
        <w:t>Non-CR</w:t>
      </w:r>
      <w:proofErr w:type="gramEnd"/>
      <w:r w:rsidRPr="004778E0">
        <w:rPr>
          <w:rFonts w:ascii="Times New Roman" w:hAnsi="Times New Roman" w:cs="Times New Roman"/>
          <w:lang w:val="en-US"/>
        </w:rPr>
        <w:t>). In the ZUMA-7 cohort, alterations in intrinsic signaling (Notch) and cell cycle proliferation programs (E2F targets, G2M checkpoint) appear enriched in patients from the Failure group.</w:t>
      </w:r>
    </w:p>
    <w:p w14:paraId="17987EAB" w14:textId="77777777" w:rsidR="00B03DC1" w:rsidRPr="00B03DC1" w:rsidRDefault="00B03DC1" w:rsidP="00697A56">
      <w:pPr>
        <w:spacing w:after="0" w:line="480" w:lineRule="auto"/>
        <w:jc w:val="both"/>
        <w:rPr>
          <w:rFonts w:ascii="Times New Roman" w:hAnsi="Times New Roman" w:cs="Times New Roman"/>
          <w:lang w:val="en-US"/>
        </w:rPr>
      </w:pPr>
    </w:p>
    <w:p w14:paraId="6FFC967C" w14:textId="11D70570" w:rsidR="00B03DC1" w:rsidRPr="001F60D7" w:rsidRDefault="00B112C8" w:rsidP="00A73462">
      <w:pPr>
        <w:spacing w:after="0" w:line="480" w:lineRule="auto"/>
        <w:ind w:firstLine="709"/>
        <w:jc w:val="both"/>
        <w:rPr>
          <w:rFonts w:ascii="Times New Roman" w:hAnsi="Times New Roman" w:cs="Times New Roman"/>
          <w:lang w:val="en-US"/>
        </w:rPr>
      </w:pPr>
      <w:r w:rsidRPr="00B112C8">
        <w:rPr>
          <w:rFonts w:ascii="Times New Roman" w:hAnsi="Times New Roman" w:cs="Times New Roman"/>
          <w:lang w:val="en-US"/>
        </w:rPr>
        <w:t>In the later-line cohort (ZUMA-1 baseline), the failure to achieve complete remission (</w:t>
      </w:r>
      <w:proofErr w:type="gramStart"/>
      <w:r w:rsidRPr="00B112C8">
        <w:rPr>
          <w:rFonts w:ascii="Times New Roman" w:hAnsi="Times New Roman" w:cs="Times New Roman"/>
          <w:lang w:val="en-US"/>
        </w:rPr>
        <w:t>Non-CR</w:t>
      </w:r>
      <w:proofErr w:type="gramEnd"/>
      <w:r w:rsidRPr="00B112C8">
        <w:rPr>
          <w:rFonts w:ascii="Times New Roman" w:hAnsi="Times New Roman" w:cs="Times New Roman"/>
          <w:lang w:val="en-US"/>
        </w:rPr>
        <w:t xml:space="preserve">) may have been driven by an intrinsically "cold" or anergic microenvironment. A marked transcriptional suppression of Interferon signaling pathways (alpha and gamma) and the global inflammatory response was observed (Figures 3B and 3C). Differential gene expression analysis confirmed this phenotype, demonstrating that </w:t>
      </w:r>
      <w:r w:rsidRPr="00525573">
        <w:rPr>
          <w:rFonts w:ascii="Times New Roman" w:hAnsi="Times New Roman" w:cs="Times New Roman"/>
          <w:color w:val="000000" w:themeColor="text1"/>
          <w:lang w:val="en-US"/>
        </w:rPr>
        <w:t>complete responders (CR) exhibited an upregulation of canonical interferon-stimulated genes (</w:t>
      </w:r>
      <w:r w:rsidRPr="00525573">
        <w:rPr>
          <w:rFonts w:ascii="Times New Roman" w:hAnsi="Times New Roman" w:cs="Times New Roman"/>
          <w:i/>
          <w:iCs/>
          <w:color w:val="000000" w:themeColor="text1"/>
          <w:lang w:val="en-US"/>
        </w:rPr>
        <w:t>STAT1</w:t>
      </w:r>
      <w:r w:rsidRPr="00525573">
        <w:rPr>
          <w:rFonts w:ascii="Times New Roman" w:hAnsi="Times New Roman" w:cs="Times New Roman"/>
          <w:color w:val="000000" w:themeColor="text1"/>
          <w:lang w:val="en-US"/>
        </w:rPr>
        <w:t xml:space="preserve">, </w:t>
      </w:r>
      <w:r w:rsidRPr="00525573">
        <w:rPr>
          <w:rFonts w:ascii="Times New Roman" w:hAnsi="Times New Roman" w:cs="Times New Roman"/>
          <w:i/>
          <w:iCs/>
          <w:color w:val="000000" w:themeColor="text1"/>
          <w:lang w:val="en-US"/>
        </w:rPr>
        <w:t>MX1</w:t>
      </w:r>
      <w:r w:rsidRPr="00525573">
        <w:rPr>
          <w:rFonts w:ascii="Times New Roman" w:hAnsi="Times New Roman" w:cs="Times New Roman"/>
          <w:color w:val="000000" w:themeColor="text1"/>
          <w:lang w:val="en-US"/>
        </w:rPr>
        <w:t xml:space="preserve">, </w:t>
      </w:r>
      <w:r w:rsidRPr="00525573">
        <w:rPr>
          <w:rFonts w:ascii="Times New Roman" w:hAnsi="Times New Roman" w:cs="Times New Roman"/>
          <w:i/>
          <w:iCs/>
          <w:color w:val="000000" w:themeColor="text1"/>
          <w:lang w:val="en-US"/>
        </w:rPr>
        <w:t>IFI27</w:t>
      </w:r>
      <w:r w:rsidRPr="00525573">
        <w:rPr>
          <w:rFonts w:ascii="Times New Roman" w:hAnsi="Times New Roman" w:cs="Times New Roman"/>
          <w:color w:val="000000" w:themeColor="text1"/>
          <w:lang w:val="en-US"/>
        </w:rPr>
        <w:t xml:space="preserve">), whereas the </w:t>
      </w:r>
      <w:proofErr w:type="gramStart"/>
      <w:r w:rsidRPr="00525573">
        <w:rPr>
          <w:rFonts w:ascii="Times New Roman" w:hAnsi="Times New Roman" w:cs="Times New Roman"/>
          <w:color w:val="000000" w:themeColor="text1"/>
          <w:lang w:val="en-US"/>
        </w:rPr>
        <w:t>Non-CR</w:t>
      </w:r>
      <w:proofErr w:type="gramEnd"/>
      <w:r w:rsidRPr="00525573">
        <w:rPr>
          <w:rFonts w:ascii="Times New Roman" w:hAnsi="Times New Roman" w:cs="Times New Roman"/>
          <w:color w:val="000000" w:themeColor="text1"/>
          <w:lang w:val="en-US"/>
        </w:rPr>
        <w:t xml:space="preserve"> group was enriched for alternative chemotactic markers (</w:t>
      </w:r>
      <w:r w:rsidRPr="00525573">
        <w:rPr>
          <w:rFonts w:ascii="Times New Roman" w:hAnsi="Times New Roman" w:cs="Times New Roman"/>
          <w:i/>
          <w:iCs/>
          <w:color w:val="000000" w:themeColor="text1"/>
          <w:lang w:val="en-US"/>
        </w:rPr>
        <w:t>CCL20</w:t>
      </w:r>
      <w:r w:rsidRPr="00525573">
        <w:rPr>
          <w:rFonts w:ascii="Times New Roman" w:hAnsi="Times New Roman" w:cs="Times New Roman"/>
          <w:color w:val="000000" w:themeColor="text1"/>
          <w:lang w:val="en-US"/>
        </w:rPr>
        <w:t>) and MAGE</w:t>
      </w:r>
      <w:r w:rsidRPr="00B112C8">
        <w:rPr>
          <w:rFonts w:ascii="Times New Roman" w:hAnsi="Times New Roman" w:cs="Times New Roman"/>
          <w:lang w:val="en-US"/>
        </w:rPr>
        <w:t>/KIR family genes (Supplementary Table S2).</w:t>
      </w:r>
    </w:p>
    <w:p w14:paraId="7D11D4AC" w14:textId="60FB6B66" w:rsidR="00B03DC1" w:rsidRPr="001F60D7" w:rsidRDefault="00B112C8" w:rsidP="00A73462">
      <w:pPr>
        <w:spacing w:after="0" w:line="480" w:lineRule="auto"/>
        <w:ind w:firstLine="709"/>
        <w:jc w:val="both"/>
        <w:rPr>
          <w:rFonts w:ascii="Times New Roman" w:hAnsi="Times New Roman" w:cs="Times New Roman"/>
          <w:lang w:val="en-US"/>
        </w:rPr>
      </w:pPr>
      <w:r w:rsidRPr="00B112C8">
        <w:rPr>
          <w:rFonts w:ascii="Times New Roman" w:hAnsi="Times New Roman" w:cs="Times New Roman"/>
          <w:lang w:val="en-US"/>
        </w:rPr>
        <w:t xml:space="preserve">In contrast, within the earlier-line cohort (ZUMA-7 baseline), therapeutic failure was not governed by immune deprivation, but rather by intrinsic tumor dedifferentiation and unrestrained proliferation. The group experiencing treatment failure displayed </w:t>
      </w:r>
      <w:r w:rsidRPr="00B112C8">
        <w:rPr>
          <w:rFonts w:ascii="Times New Roman" w:hAnsi="Times New Roman" w:cs="Times New Roman"/>
          <w:lang w:val="en-US"/>
        </w:rPr>
        <w:lastRenderedPageBreak/>
        <w:t xml:space="preserve">marked hyperactivation of cell cycle programs (E2F targets, G2/M checkpoint) and embryonic developmental pathways (Notch signaling) (Figures 3B, 3C; Supplementary Table S3). Consistently, differential expression highlighted the upregulation of markers associated with tissue remodeling and </w:t>
      </w:r>
      <w:r w:rsidRPr="00525573">
        <w:rPr>
          <w:rFonts w:ascii="Times New Roman" w:hAnsi="Times New Roman" w:cs="Times New Roman"/>
          <w:color w:val="000000" w:themeColor="text1"/>
          <w:lang w:val="en-US"/>
        </w:rPr>
        <w:t>cellular adhesion (</w:t>
      </w:r>
      <w:r w:rsidRPr="00525573">
        <w:rPr>
          <w:rFonts w:ascii="Times New Roman" w:hAnsi="Times New Roman" w:cs="Times New Roman"/>
          <w:i/>
          <w:iCs/>
          <w:color w:val="000000" w:themeColor="text1"/>
          <w:lang w:val="en-US"/>
        </w:rPr>
        <w:t>MET</w:t>
      </w:r>
      <w:r w:rsidRPr="00525573">
        <w:rPr>
          <w:rFonts w:ascii="Times New Roman" w:hAnsi="Times New Roman" w:cs="Times New Roman"/>
          <w:color w:val="000000" w:themeColor="text1"/>
          <w:lang w:val="en-US"/>
        </w:rPr>
        <w:t xml:space="preserve">, </w:t>
      </w:r>
      <w:r w:rsidRPr="00525573">
        <w:rPr>
          <w:rFonts w:ascii="Times New Roman" w:hAnsi="Times New Roman" w:cs="Times New Roman"/>
          <w:i/>
          <w:iCs/>
          <w:color w:val="000000" w:themeColor="text1"/>
          <w:lang w:val="en-US"/>
        </w:rPr>
        <w:t>EPCAM</w:t>
      </w:r>
      <w:r w:rsidRPr="00525573">
        <w:rPr>
          <w:rFonts w:ascii="Times New Roman" w:hAnsi="Times New Roman" w:cs="Times New Roman"/>
          <w:color w:val="000000" w:themeColor="text1"/>
          <w:lang w:val="en-US"/>
        </w:rPr>
        <w:t xml:space="preserve">, </w:t>
      </w:r>
      <w:r w:rsidRPr="00525573">
        <w:rPr>
          <w:rFonts w:ascii="Times New Roman" w:hAnsi="Times New Roman" w:cs="Times New Roman"/>
          <w:i/>
          <w:iCs/>
          <w:color w:val="000000" w:themeColor="text1"/>
          <w:lang w:val="en-US"/>
        </w:rPr>
        <w:t>NCAM1</w:t>
      </w:r>
      <w:r w:rsidRPr="00525573">
        <w:rPr>
          <w:rFonts w:ascii="Times New Roman" w:hAnsi="Times New Roman" w:cs="Times New Roman"/>
          <w:color w:val="000000" w:themeColor="text1"/>
          <w:lang w:val="en-US"/>
        </w:rPr>
        <w:t>) in patients who failed therapy, as oppo</w:t>
      </w:r>
      <w:r w:rsidRPr="00B112C8">
        <w:rPr>
          <w:rFonts w:ascii="Times New Roman" w:hAnsi="Times New Roman" w:cs="Times New Roman"/>
          <w:lang w:val="en-US"/>
        </w:rPr>
        <w:t xml:space="preserve">sed to the preservation of mature B-cell </w:t>
      </w:r>
      <w:r w:rsidRPr="00525573">
        <w:rPr>
          <w:rFonts w:ascii="Times New Roman" w:hAnsi="Times New Roman" w:cs="Times New Roman"/>
          <w:color w:val="000000" w:themeColor="text1"/>
          <w:lang w:val="en-US"/>
        </w:rPr>
        <w:t>lineage markers (</w:t>
      </w:r>
      <w:r w:rsidRPr="00525573">
        <w:rPr>
          <w:rFonts w:ascii="Times New Roman" w:hAnsi="Times New Roman" w:cs="Times New Roman"/>
          <w:i/>
          <w:iCs/>
          <w:color w:val="000000" w:themeColor="text1"/>
          <w:lang w:val="en-US"/>
        </w:rPr>
        <w:t>CD19</w:t>
      </w:r>
      <w:r w:rsidRPr="00525573">
        <w:rPr>
          <w:rFonts w:ascii="Times New Roman" w:hAnsi="Times New Roman" w:cs="Times New Roman"/>
          <w:color w:val="000000" w:themeColor="text1"/>
          <w:lang w:val="en-US"/>
        </w:rPr>
        <w:t xml:space="preserve">, </w:t>
      </w:r>
      <w:r w:rsidRPr="00525573">
        <w:rPr>
          <w:rFonts w:ascii="Times New Roman" w:hAnsi="Times New Roman" w:cs="Times New Roman"/>
          <w:i/>
          <w:iCs/>
          <w:color w:val="000000" w:themeColor="text1"/>
          <w:lang w:val="en-US"/>
        </w:rPr>
        <w:t>MS4A1</w:t>
      </w:r>
      <w:r w:rsidRPr="00525573">
        <w:rPr>
          <w:rFonts w:ascii="Times New Roman" w:hAnsi="Times New Roman" w:cs="Times New Roman"/>
          <w:color w:val="000000" w:themeColor="text1"/>
          <w:lang w:val="en-US"/>
        </w:rPr>
        <w:t xml:space="preserve">) in </w:t>
      </w:r>
      <w:r w:rsidRPr="00B112C8">
        <w:rPr>
          <w:rFonts w:ascii="Times New Roman" w:hAnsi="Times New Roman" w:cs="Times New Roman"/>
          <w:lang w:val="en-US"/>
        </w:rPr>
        <w:t>the sustained response group (Supplementary Table S2). Global analysis of TME modules (IO360 platform) confirmed that absolute stromal and myeloid cell populations did not differ significantly between clinical outcomes following FDR adjustment (Supplementary Table S4), reiterating the central role of intrinsic tumor aggressiveness in early-line escape</w:t>
      </w:r>
      <w:r w:rsidR="001F60D7" w:rsidRPr="001F60D7">
        <w:rPr>
          <w:rFonts w:ascii="Times New Roman" w:hAnsi="Times New Roman" w:cs="Times New Roman"/>
          <w:lang w:val="en-US"/>
        </w:rPr>
        <w:t>.</w:t>
      </w:r>
    </w:p>
    <w:p w14:paraId="5B2FC757" w14:textId="55FE4357" w:rsidR="00B03DC1" w:rsidRPr="001F60D7" w:rsidRDefault="001F60D7" w:rsidP="00A73462">
      <w:pPr>
        <w:spacing w:after="0" w:line="480" w:lineRule="auto"/>
        <w:ind w:firstLine="709"/>
        <w:jc w:val="both"/>
        <w:rPr>
          <w:rFonts w:ascii="Times New Roman" w:hAnsi="Times New Roman" w:cs="Times New Roman"/>
          <w:lang w:val="en-US"/>
        </w:rPr>
      </w:pPr>
      <w:r w:rsidRPr="001F60D7">
        <w:rPr>
          <w:rFonts w:ascii="Times New Roman" w:hAnsi="Times New Roman" w:cs="Times New Roman"/>
          <w:lang w:val="en-US"/>
        </w:rPr>
        <w:t>Finally, to map the dynamics of acquired resistance, we evaluated paired longitudinal biopsies from the ZUMA-1 study (Supplementary Figure S2A). Alongside the anticipated clearance of B-cell antigens, the residual post-infusion microenvironment was dominated by the induction of tissue damage repair pathways, including IL-6/JAK/STAT3 signaling, the Complement cascade, Coagulation, and EMT</w:t>
      </w:r>
      <w:r w:rsidR="00EF261D">
        <w:rPr>
          <w:rFonts w:ascii="Times New Roman" w:hAnsi="Times New Roman" w:cs="Times New Roman"/>
          <w:lang w:val="en-US"/>
        </w:rPr>
        <w:t>-like</w:t>
      </w:r>
      <w:r w:rsidR="00525573" w:rsidRPr="00525573">
        <w:rPr>
          <w:rFonts w:ascii="Times New Roman" w:hAnsi="Times New Roman" w:cs="Times New Roman"/>
          <w:color w:val="EE0000"/>
          <w:lang w:val="en-US"/>
        </w:rPr>
        <w:t xml:space="preserve"> </w:t>
      </w:r>
      <w:r w:rsidRPr="001F60D7">
        <w:rPr>
          <w:rFonts w:ascii="Times New Roman" w:hAnsi="Times New Roman" w:cs="Times New Roman"/>
          <w:lang w:val="en-US"/>
        </w:rPr>
        <w:t>programs (Supplementary Figure S2B). This profile reflects the local inflammatory "storm" induced by CAR T-cell cytotoxicity, which appears to foster a wound-healing and tissue remodeling niche conducive to eventual tumor escape.</w:t>
      </w:r>
    </w:p>
    <w:p w14:paraId="07829DCB" w14:textId="77777777" w:rsidR="006F1996" w:rsidRPr="001F60D7" w:rsidRDefault="006F1996" w:rsidP="006F1996">
      <w:pPr>
        <w:spacing w:after="0" w:line="480" w:lineRule="auto"/>
        <w:jc w:val="both"/>
        <w:rPr>
          <w:rFonts w:ascii="Times New Roman" w:hAnsi="Times New Roman" w:cs="Times New Roman"/>
          <w:lang w:val="en-US"/>
        </w:rPr>
      </w:pPr>
    </w:p>
    <w:p w14:paraId="3A27A82A" w14:textId="5A797395" w:rsidR="006F1996" w:rsidRPr="001F60D7" w:rsidRDefault="006F1996" w:rsidP="006F1996">
      <w:pPr>
        <w:spacing w:after="0" w:line="480" w:lineRule="auto"/>
        <w:jc w:val="both"/>
        <w:rPr>
          <w:rFonts w:ascii="Times New Roman" w:hAnsi="Times New Roman" w:cs="Times New Roman"/>
          <w:b/>
          <w:bCs/>
          <w:lang w:val="en-US"/>
        </w:rPr>
      </w:pPr>
      <w:r w:rsidRPr="001F60D7">
        <w:rPr>
          <w:rFonts w:ascii="Times New Roman" w:hAnsi="Times New Roman" w:cs="Times New Roman"/>
          <w:b/>
          <w:bCs/>
          <w:lang w:val="en-US"/>
        </w:rPr>
        <w:t xml:space="preserve">3.4 </w:t>
      </w:r>
      <w:r w:rsidR="001F60D7" w:rsidRPr="001F60D7">
        <w:rPr>
          <w:rFonts w:ascii="Times New Roman" w:hAnsi="Times New Roman" w:cs="Times New Roman"/>
          <w:b/>
          <w:bCs/>
          <w:lang w:val="en-US"/>
        </w:rPr>
        <w:t>Independent Prognostic Impact and Microenvironment Dynamics of Resistance Signatures</w:t>
      </w:r>
    </w:p>
    <w:p w14:paraId="75B6DD32" w14:textId="77777777" w:rsidR="006F1996" w:rsidRPr="001F60D7" w:rsidRDefault="006F1996" w:rsidP="006F1996">
      <w:pPr>
        <w:spacing w:after="0" w:line="480" w:lineRule="auto"/>
        <w:jc w:val="both"/>
        <w:rPr>
          <w:rFonts w:ascii="Times New Roman" w:hAnsi="Times New Roman" w:cs="Times New Roman"/>
          <w:lang w:val="en-US"/>
        </w:rPr>
      </w:pPr>
    </w:p>
    <w:p w14:paraId="106C2DFA" w14:textId="3C568511" w:rsidR="006F1996" w:rsidRPr="001F60D7" w:rsidRDefault="00B112C8" w:rsidP="004B3329">
      <w:pPr>
        <w:spacing w:after="0" w:line="480" w:lineRule="auto"/>
        <w:ind w:firstLine="709"/>
        <w:jc w:val="both"/>
        <w:rPr>
          <w:rFonts w:ascii="Times New Roman" w:hAnsi="Times New Roman" w:cs="Times New Roman"/>
          <w:lang w:val="en-US"/>
        </w:rPr>
      </w:pPr>
      <w:r w:rsidRPr="00B112C8">
        <w:rPr>
          <w:rFonts w:ascii="Times New Roman" w:hAnsi="Times New Roman" w:cs="Times New Roman"/>
          <w:lang w:val="en-US"/>
        </w:rPr>
        <w:t xml:space="preserve">To establish the translational clinical utility of the previously identified transcriptomic differences, we evaluated their direct impact on EFS. Kaplan-Meier </w:t>
      </w:r>
      <w:r w:rsidRPr="00B112C8">
        <w:rPr>
          <w:rFonts w:ascii="Times New Roman" w:hAnsi="Times New Roman" w:cs="Times New Roman"/>
          <w:lang w:val="en-US"/>
        </w:rPr>
        <w:lastRenderedPageBreak/>
        <w:t>survival estimates confirmed that dichotomization of the expression of these transcripts successfully stratified patient clinical outcomes (Figure 4A</w:t>
      </w:r>
      <w:r w:rsidR="001F60D7" w:rsidRPr="001F60D7">
        <w:rPr>
          <w:rFonts w:ascii="Times New Roman" w:hAnsi="Times New Roman" w:cs="Times New Roman"/>
          <w:lang w:val="en-US"/>
        </w:rPr>
        <w:t>).</w:t>
      </w:r>
    </w:p>
    <w:p w14:paraId="4A7B7D94" w14:textId="47F83D30" w:rsidR="006F1996" w:rsidRDefault="009A3C05" w:rsidP="006F1996">
      <w:pPr>
        <w:spacing w:after="0" w:line="480" w:lineRule="auto"/>
        <w:jc w:val="both"/>
        <w:rPr>
          <w:rFonts w:ascii="Times New Roman" w:hAnsi="Times New Roman" w:cs="Times New Roman"/>
        </w:rPr>
      </w:pPr>
      <w:r>
        <w:rPr>
          <w:rFonts w:ascii="Times New Roman" w:hAnsi="Times New Roman" w:cs="Times New Roman"/>
          <w:noProof/>
        </w:rPr>
        <w:drawing>
          <wp:inline distT="0" distB="0" distL="0" distR="0" wp14:anchorId="195034F4" wp14:editId="5458CFB0">
            <wp:extent cx="5400040" cy="6431915"/>
            <wp:effectExtent l="0" t="0" r="0" b="6985"/>
            <wp:docPr id="2019926252"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926252" name="Imagem 201992625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400040" cy="6431915"/>
                    </a:xfrm>
                    <a:prstGeom prst="rect">
                      <a:avLst/>
                    </a:prstGeom>
                  </pic:spPr>
                </pic:pic>
              </a:graphicData>
            </a:graphic>
          </wp:inline>
        </w:drawing>
      </w:r>
    </w:p>
    <w:p w14:paraId="067B0E36" w14:textId="609A1400" w:rsidR="00B03DC1" w:rsidRDefault="00B112C8" w:rsidP="00697A56">
      <w:pPr>
        <w:spacing w:after="0" w:line="480" w:lineRule="auto"/>
        <w:jc w:val="both"/>
        <w:rPr>
          <w:rFonts w:ascii="Times New Roman" w:hAnsi="Times New Roman" w:cs="Times New Roman"/>
          <w:lang w:val="en-US"/>
        </w:rPr>
      </w:pPr>
      <w:r w:rsidRPr="00B112C8">
        <w:rPr>
          <w:rFonts w:ascii="Times New Roman" w:hAnsi="Times New Roman" w:cs="Times New Roman"/>
          <w:b/>
          <w:bCs/>
          <w:lang w:val="en-US"/>
        </w:rPr>
        <w:t xml:space="preserve">Figure 4. Prognostic assessment and microenvironment independence of transcriptional signatures in the ZUMA-7 cohort. (A) </w:t>
      </w:r>
      <w:r w:rsidRPr="00B112C8">
        <w:rPr>
          <w:rFonts w:ascii="Times New Roman" w:hAnsi="Times New Roman" w:cs="Times New Roman"/>
          <w:lang w:val="en-US"/>
        </w:rPr>
        <w:t xml:space="preserve">Kaplan-Meier estimates for EFS, stratifying patients according to the expression (High in red vs. Low in blue) of potential biomarkers. Statistical significance was assessed using the log-rank test. </w:t>
      </w:r>
      <w:r w:rsidRPr="00B112C8">
        <w:rPr>
          <w:rFonts w:ascii="Times New Roman" w:hAnsi="Times New Roman" w:cs="Times New Roman"/>
          <w:b/>
          <w:bCs/>
          <w:lang w:val="en-US"/>
        </w:rPr>
        <w:t>(B)</w:t>
      </w:r>
      <w:r w:rsidRPr="00B112C8">
        <w:rPr>
          <w:rFonts w:ascii="Times New Roman" w:hAnsi="Times New Roman" w:cs="Times New Roman"/>
          <w:lang w:val="en-US"/>
        </w:rPr>
        <w:t xml:space="preserve"> Multivariate Cox proportional hazards analysis validating the independent prognostic </w:t>
      </w:r>
      <w:r w:rsidRPr="00B112C8">
        <w:rPr>
          <w:rFonts w:ascii="Times New Roman" w:hAnsi="Times New Roman" w:cs="Times New Roman"/>
          <w:lang w:val="en-US"/>
        </w:rPr>
        <w:lastRenderedPageBreak/>
        <w:t xml:space="preserve">impact of target genes on EFS, following clinical adjustment for baseline tumor burden (SPD) and lymphoma subtype (Cell of Origin, COO). Hazard Ratios greater than 1 (red) indicate genes associated with a worse clinical outcome, whereas values less than 1 (blue) denote a protective biological effect. </w:t>
      </w:r>
      <w:r w:rsidRPr="00B112C8">
        <w:rPr>
          <w:rFonts w:ascii="Times New Roman" w:hAnsi="Times New Roman" w:cs="Times New Roman"/>
          <w:b/>
          <w:bCs/>
          <w:lang w:val="en-US"/>
        </w:rPr>
        <w:t>(C)</w:t>
      </w:r>
      <w:r w:rsidRPr="00B112C8">
        <w:rPr>
          <w:rFonts w:ascii="Times New Roman" w:hAnsi="Times New Roman" w:cs="Times New Roman"/>
          <w:lang w:val="en-US"/>
        </w:rPr>
        <w:t xml:space="preserve"> Spearman correlation matrix mapping interactions within the tumor ecosystem between candidate gene expression and the absolute abundance of immune and stromal populations, estimated using the MCP-counter algorithm. Statistical significance (p &lt; 0.05; ** p &lt; 0.01; *** p &lt; 0.001) represents the strength of the association between potential marker genes and the estimated cell types.</w:t>
      </w:r>
    </w:p>
    <w:p w14:paraId="5ACE4DBE" w14:textId="77777777" w:rsidR="001F60D7" w:rsidRDefault="001F60D7" w:rsidP="00697A56">
      <w:pPr>
        <w:spacing w:after="0" w:line="480" w:lineRule="auto"/>
        <w:jc w:val="both"/>
        <w:rPr>
          <w:rFonts w:ascii="Times New Roman" w:hAnsi="Times New Roman" w:cs="Times New Roman"/>
          <w:lang w:val="en-US"/>
        </w:rPr>
      </w:pPr>
    </w:p>
    <w:p w14:paraId="72CC69C7" w14:textId="38136A9C" w:rsidR="009A3C05" w:rsidRPr="001F60D7" w:rsidRDefault="00B112C8" w:rsidP="004B3329">
      <w:pPr>
        <w:spacing w:after="0" w:line="480" w:lineRule="auto"/>
        <w:ind w:firstLine="709"/>
        <w:jc w:val="both"/>
        <w:rPr>
          <w:rFonts w:ascii="Times New Roman" w:hAnsi="Times New Roman" w:cs="Times New Roman"/>
          <w:lang w:val="en-US"/>
        </w:rPr>
      </w:pPr>
      <w:r w:rsidRPr="00525573">
        <w:rPr>
          <w:rFonts w:ascii="Times New Roman" w:hAnsi="Times New Roman" w:cs="Times New Roman"/>
          <w:color w:val="000000" w:themeColor="text1"/>
          <w:lang w:val="en-US"/>
        </w:rPr>
        <w:t>Specifically, the preservation of B-cell lineage identity and antigen presentation machinery (</w:t>
      </w:r>
      <w:r w:rsidRPr="00525573">
        <w:rPr>
          <w:rFonts w:ascii="Times New Roman" w:hAnsi="Times New Roman" w:cs="Times New Roman"/>
          <w:i/>
          <w:iCs/>
          <w:color w:val="000000" w:themeColor="text1"/>
          <w:lang w:val="en-US"/>
        </w:rPr>
        <w:t>CD19</w:t>
      </w:r>
      <w:r w:rsidRPr="00525573">
        <w:rPr>
          <w:rFonts w:ascii="Times New Roman" w:hAnsi="Times New Roman" w:cs="Times New Roman"/>
          <w:color w:val="000000" w:themeColor="text1"/>
          <w:lang w:val="en-US"/>
        </w:rPr>
        <w:t xml:space="preserve">, </w:t>
      </w:r>
      <w:r w:rsidRPr="00525573">
        <w:rPr>
          <w:rFonts w:ascii="Times New Roman" w:hAnsi="Times New Roman" w:cs="Times New Roman"/>
          <w:i/>
          <w:iCs/>
          <w:color w:val="000000" w:themeColor="text1"/>
          <w:lang w:val="en-US"/>
        </w:rPr>
        <w:t>MS4A1</w:t>
      </w:r>
      <w:r w:rsidRPr="00525573">
        <w:rPr>
          <w:rFonts w:ascii="Times New Roman" w:hAnsi="Times New Roman" w:cs="Times New Roman"/>
          <w:color w:val="000000" w:themeColor="text1"/>
          <w:lang w:val="en-US"/>
        </w:rPr>
        <w:t xml:space="preserve">, </w:t>
      </w:r>
      <w:r w:rsidRPr="00525573">
        <w:rPr>
          <w:rFonts w:ascii="Times New Roman" w:hAnsi="Times New Roman" w:cs="Times New Roman"/>
          <w:i/>
          <w:iCs/>
          <w:color w:val="000000" w:themeColor="text1"/>
          <w:lang w:val="en-US"/>
        </w:rPr>
        <w:t>TNFRSF17</w:t>
      </w:r>
      <w:r w:rsidRPr="00525573">
        <w:rPr>
          <w:rFonts w:ascii="Times New Roman" w:hAnsi="Times New Roman" w:cs="Times New Roman"/>
          <w:color w:val="000000" w:themeColor="text1"/>
          <w:lang w:val="en-US"/>
        </w:rPr>
        <w:t xml:space="preserve">, </w:t>
      </w:r>
      <w:r w:rsidRPr="00525573">
        <w:rPr>
          <w:rFonts w:ascii="Times New Roman" w:hAnsi="Times New Roman" w:cs="Times New Roman"/>
          <w:i/>
          <w:iCs/>
          <w:color w:val="000000" w:themeColor="text1"/>
          <w:lang w:val="en-US"/>
        </w:rPr>
        <w:t>HLA-DOB</w:t>
      </w:r>
      <w:r w:rsidRPr="00525573">
        <w:rPr>
          <w:rFonts w:ascii="Times New Roman" w:hAnsi="Times New Roman" w:cs="Times New Roman"/>
          <w:color w:val="000000" w:themeColor="text1"/>
          <w:lang w:val="en-US"/>
        </w:rPr>
        <w:t>), along with mature lymphoid markers (</w:t>
      </w:r>
      <w:r w:rsidRPr="00525573">
        <w:rPr>
          <w:rFonts w:ascii="Times New Roman" w:hAnsi="Times New Roman" w:cs="Times New Roman"/>
          <w:i/>
          <w:iCs/>
          <w:color w:val="000000" w:themeColor="text1"/>
          <w:lang w:val="en-US"/>
        </w:rPr>
        <w:t>IRF8</w:t>
      </w:r>
      <w:r w:rsidRPr="00525573">
        <w:rPr>
          <w:rFonts w:ascii="Times New Roman" w:hAnsi="Times New Roman" w:cs="Times New Roman"/>
          <w:color w:val="000000" w:themeColor="text1"/>
          <w:lang w:val="en-US"/>
        </w:rPr>
        <w:t xml:space="preserve">, </w:t>
      </w:r>
      <w:r w:rsidRPr="00525573">
        <w:rPr>
          <w:rFonts w:ascii="Times New Roman" w:hAnsi="Times New Roman" w:cs="Times New Roman"/>
          <w:i/>
          <w:iCs/>
          <w:color w:val="000000" w:themeColor="text1"/>
          <w:lang w:val="en-US"/>
        </w:rPr>
        <w:t>BTLA</w:t>
      </w:r>
      <w:r w:rsidRPr="00525573">
        <w:rPr>
          <w:rFonts w:ascii="Times New Roman" w:hAnsi="Times New Roman" w:cs="Times New Roman"/>
          <w:color w:val="000000" w:themeColor="text1"/>
          <w:lang w:val="en-US"/>
        </w:rPr>
        <w:t xml:space="preserve">, </w:t>
      </w:r>
      <w:r w:rsidRPr="00525573">
        <w:rPr>
          <w:rFonts w:ascii="Times New Roman" w:hAnsi="Times New Roman" w:cs="Times New Roman"/>
          <w:i/>
          <w:iCs/>
          <w:color w:val="000000" w:themeColor="text1"/>
          <w:lang w:val="en-US"/>
        </w:rPr>
        <w:t>LY9</w:t>
      </w:r>
      <w:r w:rsidRPr="00525573">
        <w:rPr>
          <w:rFonts w:ascii="Times New Roman" w:hAnsi="Times New Roman" w:cs="Times New Roman"/>
          <w:color w:val="000000" w:themeColor="text1"/>
          <w:lang w:val="en-US"/>
        </w:rPr>
        <w:t>), emerged as powerful independent protective factors (HR ranging from 0.77 to 0.86; all p &lt; 0.05), dictating prolonged clinical benefit with Axi-cel. In contrast, transcripts associated with alternative chemotaxis (</w:t>
      </w:r>
      <w:r w:rsidRPr="00525573">
        <w:rPr>
          <w:rFonts w:ascii="Times New Roman" w:hAnsi="Times New Roman" w:cs="Times New Roman"/>
          <w:i/>
          <w:iCs/>
          <w:color w:val="000000" w:themeColor="text1"/>
          <w:lang w:val="en-US"/>
        </w:rPr>
        <w:t>CCL20</w:t>
      </w:r>
      <w:r w:rsidRPr="00525573">
        <w:rPr>
          <w:rFonts w:ascii="Times New Roman" w:hAnsi="Times New Roman" w:cs="Times New Roman"/>
          <w:color w:val="000000" w:themeColor="text1"/>
          <w:lang w:val="en-US"/>
        </w:rPr>
        <w:t>; HR = 1.26), dysregulated signaling (</w:t>
      </w:r>
      <w:r w:rsidRPr="00525573">
        <w:rPr>
          <w:rFonts w:ascii="Times New Roman" w:hAnsi="Times New Roman" w:cs="Times New Roman"/>
          <w:i/>
          <w:iCs/>
          <w:color w:val="000000" w:themeColor="text1"/>
          <w:lang w:val="en-US"/>
        </w:rPr>
        <w:t>DUSP5</w:t>
      </w:r>
      <w:r w:rsidRPr="00525573">
        <w:rPr>
          <w:rFonts w:ascii="Times New Roman" w:hAnsi="Times New Roman" w:cs="Times New Roman"/>
          <w:color w:val="000000" w:themeColor="text1"/>
          <w:lang w:val="en-US"/>
        </w:rPr>
        <w:t xml:space="preserve">, </w:t>
      </w:r>
      <w:r w:rsidRPr="00525573">
        <w:rPr>
          <w:rFonts w:ascii="Times New Roman" w:hAnsi="Times New Roman" w:cs="Times New Roman"/>
          <w:i/>
          <w:iCs/>
          <w:color w:val="000000" w:themeColor="text1"/>
          <w:lang w:val="en-US"/>
        </w:rPr>
        <w:t>WNT11</w:t>
      </w:r>
      <w:r w:rsidRPr="00525573">
        <w:rPr>
          <w:rFonts w:ascii="Times New Roman" w:hAnsi="Times New Roman" w:cs="Times New Roman"/>
          <w:color w:val="000000" w:themeColor="text1"/>
          <w:lang w:val="en-US"/>
        </w:rPr>
        <w:t>), and markers of tissue remodeling and cellular adhesion (</w:t>
      </w:r>
      <w:r w:rsidRPr="00525573">
        <w:rPr>
          <w:rFonts w:ascii="Times New Roman" w:hAnsi="Times New Roman" w:cs="Times New Roman"/>
          <w:i/>
          <w:iCs/>
          <w:color w:val="000000" w:themeColor="text1"/>
          <w:lang w:val="en-US"/>
        </w:rPr>
        <w:t>CDH2</w:t>
      </w:r>
      <w:r w:rsidRPr="00525573">
        <w:rPr>
          <w:rFonts w:ascii="Times New Roman" w:hAnsi="Times New Roman" w:cs="Times New Roman"/>
          <w:color w:val="000000" w:themeColor="text1"/>
          <w:lang w:val="en-US"/>
        </w:rPr>
        <w:t xml:space="preserve">, </w:t>
      </w:r>
      <w:r w:rsidRPr="00525573">
        <w:rPr>
          <w:rFonts w:ascii="Times New Roman" w:hAnsi="Times New Roman" w:cs="Times New Roman"/>
          <w:i/>
          <w:iCs/>
          <w:color w:val="000000" w:themeColor="text1"/>
          <w:lang w:val="en-US"/>
        </w:rPr>
        <w:t>NCAM1</w:t>
      </w:r>
      <w:r w:rsidRPr="00525573">
        <w:rPr>
          <w:rFonts w:ascii="Times New Roman" w:hAnsi="Times New Roman" w:cs="Times New Roman"/>
          <w:color w:val="000000" w:themeColor="text1"/>
          <w:lang w:val="en-US"/>
        </w:rPr>
        <w:t xml:space="preserve">, </w:t>
      </w:r>
      <w:r w:rsidRPr="00525573">
        <w:rPr>
          <w:rFonts w:ascii="Times New Roman" w:hAnsi="Times New Roman" w:cs="Times New Roman"/>
          <w:i/>
          <w:iCs/>
          <w:color w:val="000000" w:themeColor="text1"/>
          <w:lang w:val="en-US"/>
        </w:rPr>
        <w:t>LRRC32</w:t>
      </w:r>
      <w:r w:rsidRPr="00525573">
        <w:rPr>
          <w:rFonts w:ascii="Times New Roman" w:hAnsi="Times New Roman" w:cs="Times New Roman"/>
          <w:color w:val="000000" w:themeColor="text1"/>
          <w:lang w:val="en-US"/>
        </w:rPr>
        <w:t xml:space="preserve">) were validated </w:t>
      </w:r>
      <w:r w:rsidRPr="00B112C8">
        <w:rPr>
          <w:rFonts w:ascii="Times New Roman" w:hAnsi="Times New Roman" w:cs="Times New Roman"/>
          <w:lang w:val="en-US"/>
        </w:rPr>
        <w:t>as intrinsic and independent risk factors (HR &gt; 1; p &lt; 0.05), driving early therapeutic failure regardless of tumor volume and lymphoma subtype</w:t>
      </w:r>
      <w:r w:rsidR="001F60D7" w:rsidRPr="001F60D7">
        <w:rPr>
          <w:rFonts w:ascii="Times New Roman" w:hAnsi="Times New Roman" w:cs="Times New Roman"/>
          <w:lang w:val="en-US"/>
        </w:rPr>
        <w:t>.</w:t>
      </w:r>
    </w:p>
    <w:p w14:paraId="455B3BDD" w14:textId="7DB28F7C" w:rsidR="009A3C05" w:rsidRPr="001F60D7" w:rsidRDefault="00B112C8" w:rsidP="004B3329">
      <w:pPr>
        <w:spacing w:after="0" w:line="480" w:lineRule="auto"/>
        <w:ind w:firstLine="709"/>
        <w:jc w:val="both"/>
        <w:rPr>
          <w:rFonts w:ascii="Times New Roman" w:hAnsi="Times New Roman" w:cs="Times New Roman"/>
          <w:lang w:val="en-US"/>
        </w:rPr>
      </w:pPr>
      <w:r w:rsidRPr="00B112C8">
        <w:rPr>
          <w:rFonts w:ascii="Times New Roman" w:hAnsi="Times New Roman" w:cs="Times New Roman"/>
          <w:lang w:val="en-US"/>
        </w:rPr>
        <w:t xml:space="preserve">Finally, to decode the cellular origin and crosstalk of these prognostic signatures within the tumor ecosystem, we conducted a Spearman correlation analysis pairing gene expression with the absolute abundance of immune and stromal populations (estimated using the MCP-counter algorithm) (Figure 4C). This topological mapping elucidated which genes were primarily derived from the intrinsic malignant clone versus those </w:t>
      </w:r>
      <w:r w:rsidRPr="00B112C8">
        <w:rPr>
          <w:rFonts w:ascii="Times New Roman" w:hAnsi="Times New Roman" w:cs="Times New Roman"/>
          <w:lang w:val="en-US"/>
        </w:rPr>
        <w:lastRenderedPageBreak/>
        <w:t>mediated by the recruitment of adjacent stromal or myeloid compartments, consolidating the cellular architecture of CAR-T resistance</w:t>
      </w:r>
      <w:r w:rsidR="001F60D7" w:rsidRPr="001F60D7">
        <w:rPr>
          <w:rFonts w:ascii="Times New Roman" w:hAnsi="Times New Roman" w:cs="Times New Roman"/>
          <w:lang w:val="en-US"/>
        </w:rPr>
        <w:t>.</w:t>
      </w:r>
    </w:p>
    <w:p w14:paraId="520A9CE7" w14:textId="5B348C3E" w:rsidR="004B3329" w:rsidRPr="001F60D7" w:rsidRDefault="00B112C8" w:rsidP="0094675C">
      <w:pPr>
        <w:spacing w:after="0" w:line="480" w:lineRule="auto"/>
        <w:ind w:firstLine="709"/>
        <w:jc w:val="both"/>
        <w:rPr>
          <w:rFonts w:ascii="Times New Roman" w:hAnsi="Times New Roman" w:cs="Times New Roman"/>
          <w:lang w:val="en-US"/>
        </w:rPr>
      </w:pPr>
      <w:r w:rsidRPr="00B112C8">
        <w:rPr>
          <w:rFonts w:ascii="Times New Roman" w:hAnsi="Times New Roman" w:cs="Times New Roman"/>
          <w:lang w:val="en-US"/>
        </w:rPr>
        <w:t>To substantiate the premise that resistance is primarily driven by intrinsic tumor biology and its functional programs (rather than the physical exclusion of immune cells), we evaluated the global microenvironmental composition. Cellular deconvolution (MCP-counter) demonstrated that the absolute abundance of baseline infiltrating immune and stromal populations was unable to stratify clinical response to Axi-cel in both the ZUMA-7 and ZUMA-1 cohorts (Supplementary Figure S3; all adjusted p-values non-significant). This lack of segregation by bulk population estimates reinforces the finding that it is the functional state - specifically the transcriptional phenotype of aggressive adhesion and tissue remodeling - rather than the quantitative count of infiltrating cells, that dictates therapeutic success or failure</w:t>
      </w:r>
      <w:r w:rsidR="001F60D7" w:rsidRPr="001F60D7">
        <w:rPr>
          <w:rFonts w:ascii="Times New Roman" w:hAnsi="Times New Roman" w:cs="Times New Roman"/>
          <w:lang w:val="en-US"/>
        </w:rPr>
        <w:t>.</w:t>
      </w:r>
    </w:p>
    <w:p w14:paraId="001FA7A2" w14:textId="77777777" w:rsidR="004B3329" w:rsidRPr="001F60D7" w:rsidRDefault="004B3329" w:rsidP="00697A56">
      <w:pPr>
        <w:spacing w:after="0" w:line="480" w:lineRule="auto"/>
        <w:jc w:val="both"/>
        <w:rPr>
          <w:rFonts w:ascii="Times New Roman" w:hAnsi="Times New Roman" w:cs="Times New Roman"/>
          <w:lang w:val="en-US"/>
        </w:rPr>
      </w:pPr>
    </w:p>
    <w:p w14:paraId="55BA4696" w14:textId="4DA769A6" w:rsidR="009A3C05" w:rsidRPr="00DD4F74" w:rsidRDefault="004E53FA" w:rsidP="00697A56">
      <w:pPr>
        <w:spacing w:after="0" w:line="480" w:lineRule="auto"/>
        <w:jc w:val="both"/>
        <w:rPr>
          <w:rFonts w:ascii="Times New Roman" w:hAnsi="Times New Roman" w:cs="Times New Roman"/>
          <w:b/>
          <w:bCs/>
          <w:lang w:val="en-US"/>
        </w:rPr>
      </w:pPr>
      <w:r w:rsidRPr="00DD4F74">
        <w:rPr>
          <w:rFonts w:ascii="Times New Roman" w:hAnsi="Times New Roman" w:cs="Times New Roman"/>
          <w:b/>
          <w:bCs/>
          <w:lang w:val="en-US"/>
        </w:rPr>
        <w:t xml:space="preserve">3.5 </w:t>
      </w:r>
      <w:r w:rsidR="00DD4F74" w:rsidRPr="00DD4F74">
        <w:rPr>
          <w:rFonts w:ascii="Times New Roman" w:hAnsi="Times New Roman" w:cs="Times New Roman"/>
          <w:b/>
          <w:bCs/>
          <w:lang w:val="en-US"/>
        </w:rPr>
        <w:t>Orthogonal Validation Confirms the Predictive Specificity of the Signature for CAR T-Cell Therapy</w:t>
      </w:r>
    </w:p>
    <w:p w14:paraId="19B5087F" w14:textId="77777777" w:rsidR="004E53FA" w:rsidRPr="00DD4F74" w:rsidRDefault="004E53FA" w:rsidP="00697A56">
      <w:pPr>
        <w:spacing w:after="0" w:line="480" w:lineRule="auto"/>
        <w:jc w:val="both"/>
        <w:rPr>
          <w:rFonts w:ascii="Times New Roman" w:hAnsi="Times New Roman" w:cs="Times New Roman"/>
          <w:lang w:val="en-US"/>
        </w:rPr>
      </w:pPr>
    </w:p>
    <w:p w14:paraId="51AB443D" w14:textId="50082CA5" w:rsidR="004E53FA" w:rsidRPr="00DD4F74" w:rsidRDefault="00B112C8" w:rsidP="00F86438">
      <w:pPr>
        <w:spacing w:after="0" w:line="480" w:lineRule="auto"/>
        <w:ind w:firstLine="709"/>
        <w:jc w:val="both"/>
        <w:rPr>
          <w:rFonts w:ascii="Times New Roman" w:hAnsi="Times New Roman" w:cs="Times New Roman"/>
          <w:lang w:val="en-US"/>
        </w:rPr>
      </w:pPr>
      <w:r w:rsidRPr="00B112C8">
        <w:rPr>
          <w:rFonts w:ascii="Times New Roman" w:hAnsi="Times New Roman" w:cs="Times New Roman"/>
          <w:lang w:val="en-US"/>
        </w:rPr>
        <w:t>To conclusively determine whether the identified biomarkers represent evasion mechanisms specific to cellular immunotherapy (predictive value) or merely reflect the intrinsic, generic aggressiveness of DLBCL (general prognostic value), we conducted a cross-orthogonal validation. The survival impact of each of the 16 candidate transcripts was contrasted in parallel across three distinct clinical scenarios: the experimental arm (ZUMA-7 Axi-cel; cellular therapy), the active control arm (ZUMA-7 SOC; salvage chemotherapy), and an independent first-line cohort</w:t>
      </w:r>
      <w:r w:rsidR="00DD4F74" w:rsidRPr="00DD4F74">
        <w:rPr>
          <w:rFonts w:ascii="Times New Roman" w:hAnsi="Times New Roman" w:cs="Times New Roman"/>
          <w:lang w:val="en-US"/>
        </w:rPr>
        <w:t xml:space="preserve"> (TCGA-DLBC; R-CHOP) (Figure 5).</w:t>
      </w:r>
    </w:p>
    <w:p w14:paraId="0F00042B" w14:textId="701B8F6C" w:rsidR="004E53FA" w:rsidRDefault="004E53FA" w:rsidP="00697A56">
      <w:pPr>
        <w:spacing w:after="0" w:line="480" w:lineRule="auto"/>
        <w:jc w:val="both"/>
        <w:rPr>
          <w:rFonts w:ascii="Times New Roman" w:hAnsi="Times New Roman" w:cs="Times New Roman"/>
        </w:rPr>
      </w:pPr>
      <w:r>
        <w:rPr>
          <w:rFonts w:ascii="Arial" w:hAnsi="Arial" w:cs="Arial"/>
          <w:noProof/>
          <w:color w:val="000000"/>
          <w:sz w:val="22"/>
          <w:szCs w:val="22"/>
        </w:rPr>
        <w:lastRenderedPageBreak/>
        <w:drawing>
          <wp:inline distT="0" distB="0" distL="0" distR="0" wp14:anchorId="12F7454D" wp14:editId="52386C88">
            <wp:extent cx="5400040" cy="8010525"/>
            <wp:effectExtent l="0" t="0" r="0" b="9525"/>
            <wp:docPr id="1105487210"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400040" cy="8010525"/>
                    </a:xfrm>
                    <a:prstGeom prst="rect">
                      <a:avLst/>
                    </a:prstGeom>
                    <a:noFill/>
                    <a:ln>
                      <a:noFill/>
                    </a:ln>
                  </pic:spPr>
                </pic:pic>
              </a:graphicData>
            </a:graphic>
          </wp:inline>
        </w:drawing>
      </w:r>
    </w:p>
    <w:p w14:paraId="24E98A34" w14:textId="7EB934AC" w:rsidR="009A3C05" w:rsidRDefault="00B112C8" w:rsidP="00697A56">
      <w:pPr>
        <w:spacing w:after="0" w:line="480" w:lineRule="auto"/>
        <w:jc w:val="both"/>
        <w:rPr>
          <w:rFonts w:ascii="Times New Roman" w:hAnsi="Times New Roman" w:cs="Times New Roman"/>
          <w:lang w:val="en-US"/>
        </w:rPr>
      </w:pPr>
      <w:r w:rsidRPr="00B112C8">
        <w:rPr>
          <w:rFonts w:ascii="Times New Roman" w:hAnsi="Times New Roman" w:cs="Times New Roman"/>
          <w:b/>
          <w:bCs/>
          <w:lang w:val="en-US"/>
        </w:rPr>
        <w:t>Figure 5. Clinical orthogonal validation of the genomic signature as a specific predictive biomarker for CAR T-cell therapy.</w:t>
      </w:r>
      <w:r w:rsidR="004E53FA" w:rsidRPr="004E53FA">
        <w:rPr>
          <w:rFonts w:ascii="Times New Roman" w:hAnsi="Times New Roman" w:cs="Times New Roman"/>
          <w:lang w:val="en-US"/>
        </w:rPr>
        <w:t xml:space="preserve"> </w:t>
      </w:r>
      <w:r w:rsidRPr="00B112C8">
        <w:rPr>
          <w:rFonts w:ascii="Times New Roman" w:hAnsi="Times New Roman" w:cs="Times New Roman"/>
          <w:lang w:val="en-US"/>
        </w:rPr>
        <w:t xml:space="preserve">Kaplan-Meier survival curves for the 16 </w:t>
      </w:r>
      <w:r w:rsidRPr="00B112C8">
        <w:rPr>
          <w:rFonts w:ascii="Times New Roman" w:hAnsi="Times New Roman" w:cs="Times New Roman"/>
          <w:lang w:val="en-US"/>
        </w:rPr>
        <w:lastRenderedPageBreak/>
        <w:t xml:space="preserve">identified candidate genes, evaluating the impact of their baseline expression across three distinct clinical scenarios of DLBCL. For each gene, the panels display, from left to right: (1) ZUMA-7 Axi-cel: EFS in patients treated with anti-CD19 CAR T-cell therapy; (2) ZUMA-7 SOC: EFS in the randomized control arm treated with standard-of-care (SOC) salvage chemotherapy; and (3) TCGA-DLBC: Overall Survival in first-line patients treated with R-CHOP. Patients were strictly stratified into high-expression (High, red line) and low-expression (Low, blue line) groups based on the intra-cohort median expression threshold for each transcript. Follow-up time (x-axis) is presented in months for the ZUMA-7 study and in days for the TCGA cohort. Statistical significance was determined using the log-rank test. The retention of statistical significance (p &lt; 0.05) exclusively in the Axi-cel arm - while absent in the SOC and TCGA-DLBC arms for most targets - validates the signature's predictive nature regarding resistance mechanisms specific to cellular immunotherapy. </w:t>
      </w:r>
      <w:r w:rsidRPr="00525573">
        <w:rPr>
          <w:rFonts w:ascii="Times New Roman" w:hAnsi="Times New Roman" w:cs="Times New Roman"/>
          <w:color w:val="000000" w:themeColor="text1"/>
          <w:lang w:val="en-US"/>
        </w:rPr>
        <w:t xml:space="preserve">The </w:t>
      </w:r>
      <w:r w:rsidRPr="00525573">
        <w:rPr>
          <w:rFonts w:ascii="Times New Roman" w:hAnsi="Times New Roman" w:cs="Times New Roman"/>
          <w:i/>
          <w:iCs/>
          <w:color w:val="000000" w:themeColor="text1"/>
          <w:lang w:val="en-US"/>
        </w:rPr>
        <w:t>WNT11</w:t>
      </w:r>
      <w:r w:rsidRPr="00525573">
        <w:rPr>
          <w:rFonts w:ascii="Times New Roman" w:hAnsi="Times New Roman" w:cs="Times New Roman"/>
          <w:color w:val="000000" w:themeColor="text1"/>
          <w:lang w:val="en-US"/>
        </w:rPr>
        <w:t xml:space="preserve"> gene </w:t>
      </w:r>
      <w:r w:rsidRPr="00B112C8">
        <w:rPr>
          <w:rFonts w:ascii="Times New Roman" w:hAnsi="Times New Roman" w:cs="Times New Roman"/>
          <w:lang w:val="en-US"/>
        </w:rPr>
        <w:t>serves as a notable exception, demonstrating pan-prognostic value indicating intrinsic tumor aggressiveness independent of the therapeutic modality.</w:t>
      </w:r>
    </w:p>
    <w:p w14:paraId="7CE9592F" w14:textId="77777777" w:rsidR="00DD4F74" w:rsidRPr="004E53FA" w:rsidRDefault="00DD4F74" w:rsidP="00697A56">
      <w:pPr>
        <w:spacing w:after="0" w:line="480" w:lineRule="auto"/>
        <w:jc w:val="both"/>
        <w:rPr>
          <w:rFonts w:ascii="Times New Roman" w:hAnsi="Times New Roman" w:cs="Times New Roman"/>
          <w:lang w:val="en-US"/>
        </w:rPr>
      </w:pPr>
    </w:p>
    <w:p w14:paraId="16B1F240" w14:textId="09B304FC" w:rsidR="009A3C05" w:rsidRPr="00DD4F74" w:rsidRDefault="00B112C8" w:rsidP="00F86438">
      <w:pPr>
        <w:spacing w:after="0" w:line="480" w:lineRule="auto"/>
        <w:ind w:firstLine="709"/>
        <w:jc w:val="both"/>
        <w:rPr>
          <w:rFonts w:ascii="Times New Roman" w:hAnsi="Times New Roman" w:cs="Times New Roman"/>
          <w:lang w:val="en-US"/>
        </w:rPr>
      </w:pPr>
      <w:r w:rsidRPr="00B112C8">
        <w:rPr>
          <w:rFonts w:ascii="Times New Roman" w:hAnsi="Times New Roman" w:cs="Times New Roman"/>
          <w:lang w:val="en-US"/>
        </w:rPr>
        <w:t>Kaplan-Meier survival analyses revealed that 15 of the 16 genes in the panel retained statistical significance for survival stratification strictly confined to the Axi-cel arm. This lack of impact under the pressure of conventional treatments indicates that these transcriptomic perturbations may orchestrate a genuine evasion program highly specific to anti-CD19 CAR T-cell biology</w:t>
      </w:r>
      <w:r w:rsidRPr="00525573">
        <w:rPr>
          <w:rFonts w:ascii="Times New Roman" w:hAnsi="Times New Roman" w:cs="Times New Roman"/>
          <w:color w:val="000000" w:themeColor="text1"/>
          <w:lang w:val="en-US"/>
        </w:rPr>
        <w:t xml:space="preserve">. The sole exception within this panel was the </w:t>
      </w:r>
      <w:r w:rsidRPr="00525573">
        <w:rPr>
          <w:rFonts w:ascii="Times New Roman" w:hAnsi="Times New Roman" w:cs="Times New Roman"/>
          <w:i/>
          <w:iCs/>
          <w:color w:val="000000" w:themeColor="text1"/>
          <w:lang w:val="en-US"/>
        </w:rPr>
        <w:t>WNT11</w:t>
      </w:r>
      <w:r w:rsidRPr="00525573">
        <w:rPr>
          <w:rFonts w:ascii="Times New Roman" w:hAnsi="Times New Roman" w:cs="Times New Roman"/>
          <w:color w:val="000000" w:themeColor="text1"/>
          <w:lang w:val="en-US"/>
        </w:rPr>
        <w:t xml:space="preserve"> gene. The </w:t>
      </w:r>
      <w:r w:rsidR="00D25258">
        <w:rPr>
          <w:rFonts w:ascii="Times New Roman" w:hAnsi="Times New Roman" w:cs="Times New Roman"/>
          <w:color w:val="000000" w:themeColor="text1"/>
          <w:lang w:val="en-US"/>
        </w:rPr>
        <w:t>overexpression</w:t>
      </w:r>
      <w:r w:rsidR="00D25258" w:rsidRPr="00525573">
        <w:rPr>
          <w:rFonts w:ascii="Times New Roman" w:hAnsi="Times New Roman" w:cs="Times New Roman"/>
          <w:color w:val="000000" w:themeColor="text1"/>
          <w:lang w:val="en-US"/>
        </w:rPr>
        <w:t xml:space="preserve"> </w:t>
      </w:r>
      <w:r w:rsidRPr="00525573">
        <w:rPr>
          <w:rFonts w:ascii="Times New Roman" w:hAnsi="Times New Roman" w:cs="Times New Roman"/>
          <w:color w:val="000000" w:themeColor="text1"/>
          <w:lang w:val="en-US"/>
        </w:rPr>
        <w:t xml:space="preserve">of this transcript was associated with consistently inferior clinical outcomes in TCGA-DLBC. This finding suggests that </w:t>
      </w:r>
      <w:r w:rsidRPr="00525573">
        <w:rPr>
          <w:rFonts w:ascii="Times New Roman" w:hAnsi="Times New Roman" w:cs="Times New Roman"/>
          <w:i/>
          <w:iCs/>
          <w:color w:val="000000" w:themeColor="text1"/>
          <w:lang w:val="en-US"/>
        </w:rPr>
        <w:t>WNT11</w:t>
      </w:r>
      <w:r w:rsidRPr="00525573">
        <w:rPr>
          <w:rFonts w:ascii="Times New Roman" w:hAnsi="Times New Roman" w:cs="Times New Roman"/>
          <w:color w:val="000000" w:themeColor="text1"/>
          <w:lang w:val="en-US"/>
        </w:rPr>
        <w:t xml:space="preserve"> may act </w:t>
      </w:r>
      <w:r w:rsidRPr="00B112C8">
        <w:rPr>
          <w:rFonts w:ascii="Times New Roman" w:hAnsi="Times New Roman" w:cs="Times New Roman"/>
          <w:lang w:val="en-US"/>
        </w:rPr>
        <w:t xml:space="preserve">as a pan-prognostic marker of failure, reflecting a state of cellular dedifferentiation and baseline </w:t>
      </w:r>
      <w:r w:rsidRPr="00B112C8">
        <w:rPr>
          <w:rFonts w:ascii="Times New Roman" w:hAnsi="Times New Roman" w:cs="Times New Roman"/>
          <w:lang w:val="en-US"/>
        </w:rPr>
        <w:lastRenderedPageBreak/>
        <w:t>lymphoma aggressiveness that confers cross-resistance to both chemotherapy and cellular immunotherapy</w:t>
      </w:r>
      <w:r w:rsidR="00DD4F74" w:rsidRPr="00DD4F74">
        <w:rPr>
          <w:rFonts w:ascii="Times New Roman" w:hAnsi="Times New Roman" w:cs="Times New Roman"/>
          <w:lang w:val="en-US"/>
        </w:rPr>
        <w:t>.</w:t>
      </w:r>
    </w:p>
    <w:p w14:paraId="34A1BBA4" w14:textId="77777777" w:rsidR="009A3C05" w:rsidRPr="00DD4F74" w:rsidRDefault="009A3C05" w:rsidP="00697A56">
      <w:pPr>
        <w:spacing w:after="0" w:line="480" w:lineRule="auto"/>
        <w:jc w:val="both"/>
        <w:rPr>
          <w:rFonts w:ascii="Times New Roman" w:hAnsi="Times New Roman" w:cs="Times New Roman"/>
          <w:lang w:val="en-US"/>
        </w:rPr>
      </w:pPr>
    </w:p>
    <w:p w14:paraId="550E51E4" w14:textId="25B292B3" w:rsidR="009A3C05" w:rsidRPr="00DD4F74" w:rsidRDefault="003E5AC9" w:rsidP="00697A56">
      <w:pPr>
        <w:spacing w:after="0" w:line="480" w:lineRule="auto"/>
        <w:jc w:val="both"/>
        <w:rPr>
          <w:rFonts w:ascii="Times New Roman" w:hAnsi="Times New Roman" w:cs="Times New Roman"/>
          <w:b/>
          <w:bCs/>
          <w:lang w:val="en-US"/>
        </w:rPr>
      </w:pPr>
      <w:r w:rsidRPr="00DD4F74">
        <w:rPr>
          <w:rFonts w:ascii="Times New Roman" w:hAnsi="Times New Roman" w:cs="Times New Roman"/>
          <w:b/>
          <w:bCs/>
          <w:lang w:val="en-US"/>
        </w:rPr>
        <w:t xml:space="preserve">3.6 </w:t>
      </w:r>
      <w:r w:rsidR="00B112C8" w:rsidRPr="00B112C8">
        <w:rPr>
          <w:rFonts w:ascii="Times New Roman" w:hAnsi="Times New Roman" w:cs="Times New Roman"/>
          <w:b/>
          <w:bCs/>
          <w:lang w:val="en-US"/>
        </w:rPr>
        <w:t>Integration of the Current Findings with the Published ZUMA-1 and ZUMA-7 Analyses</w:t>
      </w:r>
    </w:p>
    <w:p w14:paraId="5483325C" w14:textId="77777777" w:rsidR="009A3C05" w:rsidRPr="00DD4F74" w:rsidRDefault="009A3C05" w:rsidP="00697A56">
      <w:pPr>
        <w:spacing w:after="0" w:line="480" w:lineRule="auto"/>
        <w:jc w:val="both"/>
        <w:rPr>
          <w:rFonts w:ascii="Times New Roman" w:hAnsi="Times New Roman" w:cs="Times New Roman"/>
          <w:lang w:val="en-US"/>
        </w:rPr>
      </w:pPr>
    </w:p>
    <w:p w14:paraId="04C9AF05" w14:textId="2A613233" w:rsidR="000D4235" w:rsidRDefault="00B112C8" w:rsidP="000D4235">
      <w:pPr>
        <w:spacing w:after="0" w:line="480" w:lineRule="auto"/>
        <w:ind w:firstLine="708"/>
        <w:jc w:val="both"/>
        <w:rPr>
          <w:rFonts w:ascii="Times New Roman" w:hAnsi="Times New Roman" w:cs="Times New Roman"/>
          <w:lang w:val="en-US"/>
        </w:rPr>
        <w:sectPr w:rsidR="000D4235" w:rsidSect="004772B8">
          <w:headerReference w:type="default" r:id="rId20"/>
          <w:pgSz w:w="11906" w:h="16838"/>
          <w:pgMar w:top="1417" w:right="1701" w:bottom="1417" w:left="1701" w:header="708" w:footer="708" w:gutter="0"/>
          <w:lnNumType w:countBy="1" w:restart="continuous"/>
          <w:cols w:space="708"/>
          <w:docGrid w:linePitch="360"/>
        </w:sectPr>
      </w:pPr>
      <w:r w:rsidRPr="00B112C8">
        <w:rPr>
          <w:rFonts w:ascii="Times New Roman" w:hAnsi="Times New Roman" w:cs="Times New Roman"/>
          <w:lang w:val="en-US"/>
        </w:rPr>
        <w:t xml:space="preserve">To contextualize the findings of the present study, we compared the 16 candidate biomarkers identified in our analyses with the transcriptomic results originally reported for the ZUMA-1 </w:t>
      </w:r>
      <w:r w:rsidR="003570CB">
        <w:rPr>
          <w:rFonts w:ascii="Times New Roman" w:hAnsi="Times New Roman" w:cs="Times New Roman"/>
          <w:lang w:val="en-US"/>
        </w:rPr>
        <w:t xml:space="preserve"> </w:t>
      </w:r>
      <w:r w:rsidR="003570CB">
        <w:rPr>
          <w:rFonts w:ascii="Times New Roman" w:hAnsi="Times New Roman" w:cs="Times New Roman"/>
          <w:lang w:val="en-US"/>
        </w:rPr>
        <w:fldChar w:fldCharType="begin"/>
      </w:r>
      <w:r w:rsidR="0035349A">
        <w:rPr>
          <w:rFonts w:ascii="Times New Roman" w:hAnsi="Times New Roman" w:cs="Times New Roman"/>
          <w:lang w:val="en-US"/>
        </w:rPr>
        <w:instrText xml:space="preserve"> ADDIN ZOTERO_ITEM CSL_CITATION {"citationID":"PS3iT13V","properties":{"unsorted":false,"formattedCitation":"(34)","plainCitation":"(34)","noteIndex":0},"citationItems":[{"id":629,"uris":["http://zotero.org/users/17472926/items/DVKAYPP4"],"itemData":{"id":629,"type":"article-journal","abstract":"Axicabtagene ciloleucel (axi-cel) is an anti-CD19 chimeric antigen receptor (CAR) T cell therapy approved for relapsed/refractory large B cell lymphoma (LBCL) and has treatment with similar efficacy across conventional LBCL subtypes. Toward patient stratification, we assessed whether tumor immune contexture influenced clinical outcomes after axi-cel. We evaluated the tumor microenvironment (TME) of 135 pre-treatment and post-treatment tumor biopsies taken from 51 patients in the ZUMA-1 phase 2 trial. We uncovered dynamic patterns that occurred within 2 weeks after axi-cel. The biological associations among Immunoscore (quantification of tumor-infiltrating T cell density), Immunosign 21 (expression of pre-defined immune gene panel) and cell subsets were validated in three independent LBCL datasets. In the ZUMA-1 trial samples, clinical response and overall survival were associated with pre-treatment immune contexture as characterized by Immunoscore and Immunosign 21. Circulating CAR T cell levels were associated with post-treatment TME T cell exhaustion. TME enriched for chemokines (CCL5 and CCL22), γ-chain receptor cytokines (IL-15, IL-7 and IL-21) and interferon-regulated molecules were associated with T cell infiltration and markers of activity. Finally, high density of regulatory T cells in pre-treatment TME associated with reduced axi-cel–related neurologic toxicity. These findings advance the understanding of LBCL TME characteristics associated with clinical responses to anti-CD19 CAR T cell therapy and could foster biomarker development and treatment optimization for patients with LBCL.","container-title":"Nature Medicine","DOI":"10.1038/s41591-022-01916-x","ISSN":"1546-170X","issue":"9","journalAbbreviation":"Nat Med","language":"en","license":"2022 The Author(s)","page":"1872-1882","publisher":"Nature Publishing Group","source":"www.nature.com","title":"Tumor immune contexture is a determinant of anti-CD19 CAR T cell efficacy in large B cell lymphoma","volume":"28","author":[{"family":"Scholler","given":"Nathalie"},{"family":"Perbost","given":"Regis"},{"family":"Locke","given":"Frederick L."},{"family":"Jain","given":"Michael D."},{"family":"Turcan","given":"Sarah"},{"family":"Danan","given":"Corinne"},{"family":"Chang","given":"Edmund C."},{"family":"Neelapu","given":"Sattva S."},{"family":"Miklos","given":"David B."},{"family":"Jacobson","given":"Caron A."},{"family":"Lekakis","given":"Lazaros J."},{"family":"Lin","given":"Yi"},{"family":"Ghobadi","given":"Armin"},{"family":"Kim","given":"Jenny J."},{"family":"Chou","given":"Justin"},{"family":"Plaks","given":"Vicki"},{"family":"Wang","given":"Zixing"},{"family":"Xue","given":"Allen"},{"family":"Mattie","given":"Mike"},{"family":"Rossi","given":"John M."},{"family":"Bot","given":"Adrian"},{"family":"Galon","given":"Jérôme"}],"issued":{"date-parts":[["2022",9]]}}}],"schema":"https://github.com/citation-style-language/schema/raw/master/csl-citation.json"} </w:instrText>
      </w:r>
      <w:r w:rsidR="003570CB">
        <w:rPr>
          <w:rFonts w:ascii="Times New Roman" w:hAnsi="Times New Roman" w:cs="Times New Roman"/>
          <w:lang w:val="en-US"/>
        </w:rPr>
        <w:fldChar w:fldCharType="separate"/>
      </w:r>
      <w:r w:rsidR="0035349A" w:rsidRPr="0035349A">
        <w:rPr>
          <w:rFonts w:ascii="Times New Roman" w:hAnsi="Times New Roman" w:cs="Times New Roman"/>
          <w:lang w:val="en-US"/>
        </w:rPr>
        <w:t>(34)</w:t>
      </w:r>
      <w:r w:rsidR="003570CB">
        <w:rPr>
          <w:rFonts w:ascii="Times New Roman" w:hAnsi="Times New Roman" w:cs="Times New Roman"/>
          <w:lang w:val="en-US"/>
        </w:rPr>
        <w:fldChar w:fldCharType="end"/>
      </w:r>
      <w:r w:rsidR="00DD4F74" w:rsidRPr="00DD4F74">
        <w:rPr>
          <w:rFonts w:ascii="Times New Roman" w:hAnsi="Times New Roman" w:cs="Times New Roman"/>
          <w:lang w:val="en-US"/>
        </w:rPr>
        <w:t xml:space="preserve"> and ZUMA-7 </w:t>
      </w:r>
      <w:r w:rsidR="003570CB">
        <w:rPr>
          <w:rFonts w:ascii="Times New Roman" w:hAnsi="Times New Roman" w:cs="Times New Roman"/>
          <w:lang w:val="en-US"/>
        </w:rPr>
        <w:fldChar w:fldCharType="begin"/>
      </w:r>
      <w:r w:rsidR="0035349A">
        <w:rPr>
          <w:rFonts w:ascii="Times New Roman" w:hAnsi="Times New Roman" w:cs="Times New Roman"/>
          <w:lang w:val="en-US"/>
        </w:rPr>
        <w:instrText xml:space="preserve"> ADDIN ZOTERO_ITEM CSL_CITATION {"citationID":"eYEjrC0h","properties":{"unsorted":false,"formattedCitation":"(33)","plainCitation":"(33)","noteIndex":0},"citationItems":[{"id":614,"uris":["http://zotero.org/users/17472926/items/2CSNINWF"],"itemData":{"id":614,"type":"article-journal","abstract":"The phase 3 ZUMA-7 trial in second-line large B cell lymphoma demonstrated superiority of anti-CD19 CAR T cell therapy (axicabtagene ciloleucel (axi-cel)) over standard of care (SOC; salvage chemotherapy followed by hematopoietic transplantation) (NCT03391466). Here, we present a prespecified exploratory analysis examining the association between pretreatment tumor characteristics and the efficacy of axi-cel versus SOC. B cell gene expression signature (GES) and CD19 expression associated significantly with improved event-free survival for axi-cel (P = 0.0002 for B cell GES; P = 0.0165 for CD19 expression) but not SOC (P = 0.9374 for B cell GES; P = 0.5526 for CD19 expression). Axi-cel showed superior event-free survival over SOC irrespective of B cell GES and CD19 expression (P = 8.56 × 10–9 for B cell GES high; P = 0.0019 for B cell GES low; P = 3.85 × 10–9 for CD19 gene high; P = 0.0017 for CD19 gene low). Low CD19 expression in malignant cells correlated with a tumor GES consisting of immune-suppressive stromal and myeloid genes, highlighting the inter-relation between malignant cell features and immune contexture substantially impacting axi-cel outcomes. Tumor burden, lactate dehydrogenase and cell-of-origin impacted SOC more than axi-cel outcomes. T cell activation and B cell GES, which are associated with improved axi-cel outcome, decreased with increasing lines of therapy. These data highlight differences in resistance mechanisms to axi-cel and SOC and support earlier intervention with axi-cel.","container-title":"Nature Medicine","DOI":"10.1038/s41591-023-02754-1","ISSN":"1546-170X","issue":"2","journalAbbreviation":"Nat Med","language":"en","license":"2024 The Author(s)","page":"507-518","publisher":"Nature Publishing Group","source":"www.nature.com","title":"Impact of tumor microenvironment on efficacy of anti-CD19 CAR T cell therapy or chemotherapy and transplant in large B cell lymphoma","volume":"30","author":[{"family":"Locke","given":"Frederick L."},{"family":"Filosto","given":"Simone"},{"family":"Chou","given":"Justin"},{"family":"Vardhanabhuti","given":"Saran"},{"family":"Perbost","given":"Regis"},{"family":"Dreger","given":"Peter"},{"family":"Hill","given":"Brian T."},{"family":"Lee","given":"Catherine"},{"family":"Zinzani","given":"Pier L."},{"family":"Kröger","given":"Nicolaus"},{"family":"López-Guillermo","given":"Armando"},{"family":"Greinix","given":"Hildegard"},{"family":"Zhang","given":"Wangshu"},{"family":"Tiwari","given":"Gayatri"},{"family":"Budka","given":"Justin"},{"family":"Marincola","given":"Francesco M."},{"family":"To","given":"Christina"},{"family":"Mattie","given":"Mike"},{"family":"Schupp","given":"Marco"},{"family":"Cheng","given":"Paul"},{"family":"Bot","given":"Adrian"},{"family":"Shen","given":"Rhine"},{"family":"Bedognetti","given":"Davide"},{"family":"Miao","given":"Harry"},{"family":"Galon","given":"Jérôme"}],"issued":{"date-parts":[["2024",2]]}}}],"schema":"https://github.com/citation-style-language/schema/raw/master/csl-citation.json"} </w:instrText>
      </w:r>
      <w:r w:rsidR="003570CB">
        <w:rPr>
          <w:rFonts w:ascii="Times New Roman" w:hAnsi="Times New Roman" w:cs="Times New Roman"/>
          <w:lang w:val="en-US"/>
        </w:rPr>
        <w:fldChar w:fldCharType="separate"/>
      </w:r>
      <w:r w:rsidR="0035349A" w:rsidRPr="0035349A">
        <w:rPr>
          <w:rFonts w:ascii="Times New Roman" w:hAnsi="Times New Roman" w:cs="Times New Roman"/>
          <w:lang w:val="en-US"/>
        </w:rPr>
        <w:t>(33)</w:t>
      </w:r>
      <w:r w:rsidR="003570CB">
        <w:rPr>
          <w:rFonts w:ascii="Times New Roman" w:hAnsi="Times New Roman" w:cs="Times New Roman"/>
          <w:lang w:val="en-US"/>
        </w:rPr>
        <w:fldChar w:fldCharType="end"/>
      </w:r>
      <w:r w:rsidR="003570CB">
        <w:rPr>
          <w:rFonts w:ascii="Times New Roman" w:hAnsi="Times New Roman" w:cs="Times New Roman"/>
          <w:lang w:val="en-US"/>
        </w:rPr>
        <w:t xml:space="preserve"> </w:t>
      </w:r>
      <w:r w:rsidRPr="00B112C8">
        <w:rPr>
          <w:rFonts w:ascii="Times New Roman" w:hAnsi="Times New Roman" w:cs="Times New Roman"/>
          <w:lang w:val="en-US"/>
        </w:rPr>
        <w:t>cohorts. Because the present analyses partly reuse these datasets, this comparison was intended to assess concordance with the published biological patterns and identify additional gene-level associations, rather than to provide independent validation. Cohort specifications and technical differences: ZUMA-1 evaluated heavily pre-treated (3rd-line) r/r DLBCL using a 724-gene panel (GSE197977), whereas ZUMA-7 involved 2nd-line r/r DLBCL analyzed via the expanded IO360 platform, which comprises 817 transcripts and signatures (GSE248835). These biological differences in treatment lines, combined with technical variations between the gene platforms, likely account for the distinct transcriptomic profiles observed between the cohorts</w:t>
      </w:r>
      <w:r w:rsidRPr="00624BDB">
        <w:rPr>
          <w:rFonts w:ascii="Times New Roman" w:hAnsi="Times New Roman" w:cs="Times New Roman"/>
          <w:lang w:val="en-US"/>
        </w:rPr>
        <w:t>.</w:t>
      </w:r>
      <w:r w:rsidR="00B45DFA" w:rsidRPr="00624BDB">
        <w:rPr>
          <w:rFonts w:ascii="Times New Roman" w:hAnsi="Times New Roman" w:cs="Times New Roman"/>
          <w:lang w:val="en-US"/>
        </w:rPr>
        <w:t xml:space="preserve"> The results are summarized in Table 1.</w:t>
      </w:r>
    </w:p>
    <w:p w14:paraId="4236ABA2" w14:textId="6DE6382B" w:rsidR="003E5AC9" w:rsidRDefault="00B45DFA" w:rsidP="00697A56">
      <w:pPr>
        <w:spacing w:after="0" w:line="480" w:lineRule="auto"/>
        <w:jc w:val="both"/>
        <w:rPr>
          <w:rFonts w:ascii="Times New Roman" w:hAnsi="Times New Roman" w:cs="Times New Roman"/>
          <w:lang w:val="en-US"/>
        </w:rPr>
      </w:pPr>
      <w:r w:rsidRPr="00B45DFA">
        <w:rPr>
          <w:rFonts w:ascii="Times New Roman" w:hAnsi="Times New Roman" w:cs="Times New Roman"/>
          <w:lang w:val="en-US"/>
        </w:rPr>
        <w:lastRenderedPageBreak/>
        <w:t xml:space="preserve">Table 1. Comparison of the </w:t>
      </w:r>
      <w:proofErr w:type="gramStart"/>
      <w:r w:rsidRPr="00B45DFA">
        <w:rPr>
          <w:rFonts w:ascii="Times New Roman" w:hAnsi="Times New Roman" w:cs="Times New Roman"/>
          <w:lang w:val="en-US"/>
        </w:rPr>
        <w:t>16 candidate</w:t>
      </w:r>
      <w:proofErr w:type="gramEnd"/>
      <w:r w:rsidRPr="00B45DFA">
        <w:rPr>
          <w:rFonts w:ascii="Times New Roman" w:hAnsi="Times New Roman" w:cs="Times New Roman"/>
          <w:lang w:val="en-US"/>
        </w:rPr>
        <w:t xml:space="preserve"> baseline transcriptomic biomarkers identified in the present study with findings originally reported for the ZUMA-1 and ZUMA-</w:t>
      </w:r>
      <w:r>
        <w:rPr>
          <w:rFonts w:ascii="Times New Roman" w:hAnsi="Times New Roman" w:cs="Times New Roman"/>
          <w:lang w:val="en-US"/>
        </w:rPr>
        <w:t>7</w:t>
      </w:r>
    </w:p>
    <w:p w14:paraId="633E27D2" w14:textId="77777777" w:rsidR="00525573" w:rsidRDefault="00525573" w:rsidP="00697A56">
      <w:pPr>
        <w:spacing w:after="0" w:line="480" w:lineRule="auto"/>
        <w:jc w:val="both"/>
        <w:rPr>
          <w:rFonts w:ascii="Times New Roman" w:hAnsi="Times New Roman" w:cs="Times New Roman"/>
          <w:lang w:val="en-US"/>
        </w:rPr>
      </w:pPr>
    </w:p>
    <w:p w14:paraId="75F211CB" w14:textId="77777777" w:rsidR="00525573" w:rsidRDefault="00525573" w:rsidP="00697A56">
      <w:pPr>
        <w:spacing w:after="0" w:line="480" w:lineRule="auto"/>
        <w:jc w:val="both"/>
        <w:rPr>
          <w:rFonts w:ascii="Times New Roman" w:hAnsi="Times New Roman" w:cs="Times New Roman"/>
          <w:lang w:val="en-US"/>
        </w:rPr>
      </w:pPr>
    </w:p>
    <w:tbl>
      <w:tblPr>
        <w:tblStyle w:val="Tabelacomgrade"/>
        <w:tblW w:w="12960" w:type="dxa"/>
        <w:tblInd w:w="120" w:type="dxa"/>
        <w:tblLayout w:type="fixed"/>
        <w:tblLook w:val="04A0" w:firstRow="1" w:lastRow="0" w:firstColumn="1" w:lastColumn="0" w:noHBand="0" w:noVBand="1"/>
      </w:tblPr>
      <w:tblGrid>
        <w:gridCol w:w="1800"/>
        <w:gridCol w:w="1300"/>
        <w:gridCol w:w="3100"/>
        <w:gridCol w:w="3100"/>
        <w:gridCol w:w="3660"/>
      </w:tblGrid>
      <w:tr w:rsidR="00B45DFA" w14:paraId="27185B13" w14:textId="77777777" w:rsidTr="000471D9">
        <w:trPr>
          <w:tblHeader/>
        </w:trPr>
        <w:tc>
          <w:tcPr>
            <w:tcW w:w="1800" w:type="dxa"/>
            <w:shd w:val="clear" w:color="auto" w:fill="E8EEF5"/>
            <w:tcMar>
              <w:top w:w="80" w:type="dxa"/>
              <w:left w:w="120" w:type="dxa"/>
              <w:bottom w:w="80" w:type="dxa"/>
              <w:right w:w="120" w:type="dxa"/>
            </w:tcMar>
            <w:vAlign w:val="center"/>
          </w:tcPr>
          <w:p w14:paraId="5B3F3B59" w14:textId="77777777" w:rsidR="00B45DFA" w:rsidRPr="00B45DFA" w:rsidRDefault="00B45DFA" w:rsidP="000471D9">
            <w:pPr>
              <w:jc w:val="center"/>
              <w:rPr>
                <w:rFonts w:ascii="Times New Roman" w:hAnsi="Times New Roman" w:cs="Times New Roman"/>
                <w:sz w:val="18"/>
                <w:szCs w:val="18"/>
              </w:rPr>
            </w:pPr>
            <w:r w:rsidRPr="00B45DFA">
              <w:rPr>
                <w:rFonts w:ascii="Times New Roman" w:hAnsi="Times New Roman" w:cs="Times New Roman"/>
                <w:b/>
                <w:color w:val="1F4D78"/>
                <w:sz w:val="18"/>
                <w:szCs w:val="18"/>
              </w:rPr>
              <w:t>Biological domain</w:t>
            </w:r>
          </w:p>
        </w:tc>
        <w:tc>
          <w:tcPr>
            <w:tcW w:w="1300" w:type="dxa"/>
            <w:shd w:val="clear" w:color="auto" w:fill="E8EEF5"/>
            <w:tcMar>
              <w:top w:w="80" w:type="dxa"/>
              <w:left w:w="120" w:type="dxa"/>
              <w:bottom w:w="80" w:type="dxa"/>
              <w:right w:w="120" w:type="dxa"/>
            </w:tcMar>
            <w:vAlign w:val="center"/>
          </w:tcPr>
          <w:p w14:paraId="23D49CA0" w14:textId="77777777" w:rsidR="00B45DFA" w:rsidRPr="00B45DFA" w:rsidRDefault="00B45DFA" w:rsidP="000471D9">
            <w:pPr>
              <w:jc w:val="center"/>
              <w:rPr>
                <w:rFonts w:ascii="Times New Roman" w:hAnsi="Times New Roman" w:cs="Times New Roman"/>
                <w:sz w:val="18"/>
                <w:szCs w:val="18"/>
              </w:rPr>
            </w:pPr>
            <w:r w:rsidRPr="00B45DFA">
              <w:rPr>
                <w:rFonts w:ascii="Times New Roman" w:hAnsi="Times New Roman" w:cs="Times New Roman"/>
                <w:b/>
                <w:color w:val="1F4D78"/>
                <w:sz w:val="18"/>
                <w:szCs w:val="18"/>
              </w:rPr>
              <w:t>Marker</w:t>
            </w:r>
          </w:p>
        </w:tc>
        <w:tc>
          <w:tcPr>
            <w:tcW w:w="3100" w:type="dxa"/>
            <w:shd w:val="clear" w:color="auto" w:fill="E8EEF5"/>
            <w:tcMar>
              <w:top w:w="80" w:type="dxa"/>
              <w:left w:w="120" w:type="dxa"/>
              <w:bottom w:w="80" w:type="dxa"/>
              <w:right w:w="120" w:type="dxa"/>
            </w:tcMar>
            <w:vAlign w:val="center"/>
          </w:tcPr>
          <w:p w14:paraId="2E89710E" w14:textId="77777777" w:rsidR="00B45DFA" w:rsidRPr="00B45DFA" w:rsidRDefault="00B45DFA" w:rsidP="000471D9">
            <w:pPr>
              <w:jc w:val="center"/>
              <w:rPr>
                <w:rFonts w:ascii="Times New Roman" w:hAnsi="Times New Roman" w:cs="Times New Roman"/>
                <w:sz w:val="18"/>
                <w:szCs w:val="18"/>
              </w:rPr>
            </w:pPr>
            <w:r w:rsidRPr="00B45DFA">
              <w:rPr>
                <w:rFonts w:ascii="Times New Roman" w:hAnsi="Times New Roman" w:cs="Times New Roman"/>
                <w:b/>
                <w:color w:val="1F4D78"/>
                <w:sz w:val="18"/>
                <w:szCs w:val="18"/>
              </w:rPr>
              <w:t>Published ZUMA-1 finding</w:t>
            </w:r>
          </w:p>
        </w:tc>
        <w:tc>
          <w:tcPr>
            <w:tcW w:w="3100" w:type="dxa"/>
            <w:shd w:val="clear" w:color="auto" w:fill="E8EEF5"/>
            <w:tcMar>
              <w:top w:w="80" w:type="dxa"/>
              <w:left w:w="120" w:type="dxa"/>
              <w:bottom w:w="80" w:type="dxa"/>
              <w:right w:w="120" w:type="dxa"/>
            </w:tcMar>
            <w:vAlign w:val="center"/>
          </w:tcPr>
          <w:p w14:paraId="69C2F223" w14:textId="77777777" w:rsidR="00B45DFA" w:rsidRPr="00B45DFA" w:rsidRDefault="00B45DFA" w:rsidP="000471D9">
            <w:pPr>
              <w:jc w:val="center"/>
              <w:rPr>
                <w:rFonts w:ascii="Times New Roman" w:hAnsi="Times New Roman" w:cs="Times New Roman"/>
                <w:sz w:val="18"/>
                <w:szCs w:val="18"/>
              </w:rPr>
            </w:pPr>
            <w:r w:rsidRPr="00B45DFA">
              <w:rPr>
                <w:rFonts w:ascii="Times New Roman" w:hAnsi="Times New Roman" w:cs="Times New Roman"/>
                <w:b/>
                <w:color w:val="1F4D78"/>
                <w:sz w:val="18"/>
                <w:szCs w:val="18"/>
              </w:rPr>
              <w:t>Published ZUMA-7 finding</w:t>
            </w:r>
          </w:p>
        </w:tc>
        <w:tc>
          <w:tcPr>
            <w:tcW w:w="3660" w:type="dxa"/>
            <w:shd w:val="clear" w:color="auto" w:fill="E8EEF5"/>
            <w:tcMar>
              <w:top w:w="80" w:type="dxa"/>
              <w:left w:w="120" w:type="dxa"/>
              <w:bottom w:w="80" w:type="dxa"/>
              <w:right w:w="120" w:type="dxa"/>
            </w:tcMar>
            <w:vAlign w:val="center"/>
          </w:tcPr>
          <w:p w14:paraId="76D01090" w14:textId="77777777" w:rsidR="00B45DFA" w:rsidRPr="00B45DFA" w:rsidRDefault="00B45DFA" w:rsidP="000471D9">
            <w:pPr>
              <w:jc w:val="center"/>
              <w:rPr>
                <w:rFonts w:ascii="Times New Roman" w:hAnsi="Times New Roman" w:cs="Times New Roman"/>
                <w:sz w:val="18"/>
                <w:szCs w:val="18"/>
              </w:rPr>
            </w:pPr>
            <w:r w:rsidRPr="00B45DFA">
              <w:rPr>
                <w:rFonts w:ascii="Times New Roman" w:hAnsi="Times New Roman" w:cs="Times New Roman"/>
                <w:b/>
                <w:color w:val="1F4D78"/>
                <w:sz w:val="18"/>
                <w:szCs w:val="18"/>
              </w:rPr>
              <w:t>Relationship to current analysis</w:t>
            </w:r>
          </w:p>
        </w:tc>
      </w:tr>
      <w:tr w:rsidR="00B45DFA" w:rsidRPr="003A277B" w14:paraId="569289F8" w14:textId="77777777" w:rsidTr="000471D9">
        <w:trPr>
          <w:cantSplit/>
        </w:trPr>
        <w:tc>
          <w:tcPr>
            <w:tcW w:w="1800" w:type="dxa"/>
            <w:shd w:val="clear" w:color="auto" w:fill="F7F9FC"/>
            <w:tcMar>
              <w:top w:w="80" w:type="dxa"/>
              <w:left w:w="120" w:type="dxa"/>
              <w:bottom w:w="80" w:type="dxa"/>
              <w:right w:w="120" w:type="dxa"/>
            </w:tcMar>
            <w:vAlign w:val="center"/>
          </w:tcPr>
          <w:p w14:paraId="6C6ABDFE" w14:textId="77777777" w:rsidR="00B45DFA" w:rsidRPr="00B45DFA" w:rsidRDefault="00B45DFA" w:rsidP="000471D9">
            <w:pPr>
              <w:rPr>
                <w:rFonts w:ascii="Times New Roman" w:hAnsi="Times New Roman" w:cs="Times New Roman"/>
                <w:sz w:val="18"/>
                <w:szCs w:val="18"/>
              </w:rPr>
            </w:pPr>
            <w:r w:rsidRPr="00B45DFA">
              <w:rPr>
                <w:rFonts w:ascii="Times New Roman" w:hAnsi="Times New Roman" w:cs="Times New Roman"/>
                <w:sz w:val="18"/>
                <w:szCs w:val="18"/>
              </w:rPr>
              <w:t>B-cell lineage / target preservation</w:t>
            </w:r>
          </w:p>
        </w:tc>
        <w:tc>
          <w:tcPr>
            <w:tcW w:w="1300" w:type="dxa"/>
            <w:shd w:val="clear" w:color="auto" w:fill="F7F9FC"/>
            <w:tcMar>
              <w:top w:w="80" w:type="dxa"/>
              <w:left w:w="120" w:type="dxa"/>
              <w:bottom w:w="80" w:type="dxa"/>
              <w:right w:w="120" w:type="dxa"/>
            </w:tcMar>
            <w:vAlign w:val="center"/>
          </w:tcPr>
          <w:p w14:paraId="5607AE29" w14:textId="77777777" w:rsidR="00B45DFA" w:rsidRPr="00B45DFA" w:rsidRDefault="00B45DFA" w:rsidP="000471D9">
            <w:pPr>
              <w:rPr>
                <w:rFonts w:ascii="Times New Roman" w:hAnsi="Times New Roman" w:cs="Times New Roman"/>
                <w:b/>
                <w:sz w:val="18"/>
                <w:szCs w:val="18"/>
              </w:rPr>
            </w:pPr>
            <w:r w:rsidRPr="00B45DFA">
              <w:rPr>
                <w:rFonts w:ascii="Times New Roman" w:hAnsi="Times New Roman" w:cs="Times New Roman"/>
                <w:b/>
                <w:color w:val="1F4D78"/>
                <w:sz w:val="18"/>
                <w:szCs w:val="18"/>
              </w:rPr>
              <w:t>CD19</w:t>
            </w:r>
          </w:p>
        </w:tc>
        <w:tc>
          <w:tcPr>
            <w:tcW w:w="3100" w:type="dxa"/>
            <w:vMerge w:val="restart"/>
            <w:shd w:val="clear" w:color="auto" w:fill="F7F9FC"/>
            <w:tcMar>
              <w:top w:w="80" w:type="dxa"/>
              <w:left w:w="120" w:type="dxa"/>
              <w:bottom w:w="80" w:type="dxa"/>
              <w:right w:w="120" w:type="dxa"/>
            </w:tcMar>
            <w:vAlign w:val="center"/>
          </w:tcPr>
          <w:p w14:paraId="7FB14284" w14:textId="77777777" w:rsidR="00B45DFA" w:rsidRPr="00B45DFA" w:rsidRDefault="00B45DFA" w:rsidP="000471D9">
            <w:pPr>
              <w:jc w:val="both"/>
              <w:rPr>
                <w:rFonts w:ascii="Times New Roman" w:hAnsi="Times New Roman" w:cs="Times New Roman"/>
                <w:sz w:val="18"/>
                <w:szCs w:val="18"/>
              </w:rPr>
            </w:pPr>
            <w:r w:rsidRPr="00B45DFA">
              <w:rPr>
                <w:rFonts w:ascii="Times New Roman" w:hAnsi="Times New Roman" w:cs="Times New Roman"/>
                <w:b/>
                <w:bCs/>
                <w:sz w:val="18"/>
                <w:szCs w:val="18"/>
              </w:rPr>
              <w:t xml:space="preserve">Post-treatment: </w:t>
            </w:r>
            <w:r w:rsidRPr="00B45DFA">
              <w:rPr>
                <w:rFonts w:ascii="Times New Roman" w:hAnsi="Times New Roman" w:cs="Times New Roman"/>
                <w:sz w:val="18"/>
                <w:szCs w:val="18"/>
              </w:rPr>
              <w:t>Significant reduction in CR¹.</w:t>
            </w:r>
          </w:p>
          <w:p w14:paraId="4E51CA2C" w14:textId="77777777" w:rsidR="00B45DFA" w:rsidRPr="00B45DFA" w:rsidRDefault="00B45DFA" w:rsidP="000471D9">
            <w:pPr>
              <w:jc w:val="both"/>
              <w:rPr>
                <w:rFonts w:ascii="Times New Roman" w:hAnsi="Times New Roman" w:cs="Times New Roman"/>
                <w:sz w:val="18"/>
                <w:szCs w:val="18"/>
              </w:rPr>
            </w:pPr>
          </w:p>
          <w:p w14:paraId="32C5DC84" w14:textId="77777777" w:rsidR="00B45DFA" w:rsidRPr="00B45DFA" w:rsidRDefault="00B45DFA" w:rsidP="000471D9">
            <w:pPr>
              <w:rPr>
                <w:rFonts w:ascii="Times New Roman" w:hAnsi="Times New Roman" w:cs="Times New Roman"/>
                <w:sz w:val="18"/>
                <w:szCs w:val="18"/>
              </w:rPr>
            </w:pPr>
            <w:r w:rsidRPr="00B45DFA">
              <w:rPr>
                <w:rFonts w:ascii="Times New Roman" w:hAnsi="Times New Roman" w:cs="Times New Roman"/>
                <w:b/>
                <w:bCs/>
                <w:sz w:val="18"/>
                <w:szCs w:val="18"/>
              </w:rPr>
              <w:t>Baseline:</w:t>
            </w:r>
            <w:r w:rsidRPr="00B45DFA">
              <w:rPr>
                <w:rFonts w:ascii="Times New Roman" w:hAnsi="Times New Roman" w:cs="Times New Roman"/>
                <w:sz w:val="18"/>
                <w:szCs w:val="18"/>
              </w:rPr>
              <w:t xml:space="preserve"> Similar expression between responders and non-responders.</w:t>
            </w:r>
          </w:p>
        </w:tc>
        <w:tc>
          <w:tcPr>
            <w:tcW w:w="3100" w:type="dxa"/>
            <w:vMerge w:val="restart"/>
            <w:shd w:val="clear" w:color="auto" w:fill="F7F9FC"/>
            <w:tcMar>
              <w:top w:w="80" w:type="dxa"/>
              <w:left w:w="120" w:type="dxa"/>
              <w:bottom w:w="80" w:type="dxa"/>
              <w:right w:w="120" w:type="dxa"/>
            </w:tcMar>
            <w:vAlign w:val="center"/>
          </w:tcPr>
          <w:p w14:paraId="6BA98852" w14:textId="77777777" w:rsidR="00B45DFA" w:rsidRPr="00B45DFA" w:rsidRDefault="00B45DFA" w:rsidP="000471D9">
            <w:pPr>
              <w:jc w:val="both"/>
              <w:rPr>
                <w:rFonts w:ascii="Times New Roman" w:hAnsi="Times New Roman" w:cs="Times New Roman"/>
                <w:sz w:val="18"/>
                <w:szCs w:val="18"/>
              </w:rPr>
            </w:pPr>
            <w:r w:rsidRPr="00B45DFA">
              <w:rPr>
                <w:rFonts w:ascii="Times New Roman" w:hAnsi="Times New Roman" w:cs="Times New Roman"/>
                <w:b/>
                <w:bCs/>
                <w:sz w:val="18"/>
                <w:szCs w:val="18"/>
              </w:rPr>
              <w:t xml:space="preserve">Clinical Association: </w:t>
            </w:r>
            <w:r w:rsidRPr="00B45DFA">
              <w:rPr>
                <w:rFonts w:ascii="Times New Roman" w:hAnsi="Times New Roman" w:cs="Times New Roman"/>
                <w:sz w:val="18"/>
                <w:szCs w:val="18"/>
              </w:rPr>
              <w:t>High gene expression (for the gene and protein in CD19) correlates with better EFS and sustained response.</w:t>
            </w:r>
          </w:p>
          <w:p w14:paraId="61DF9FDB" w14:textId="77777777" w:rsidR="00B45DFA" w:rsidRPr="00B45DFA" w:rsidRDefault="00B45DFA" w:rsidP="000471D9">
            <w:pPr>
              <w:jc w:val="both"/>
              <w:rPr>
                <w:rFonts w:ascii="Times New Roman" w:hAnsi="Times New Roman" w:cs="Times New Roman"/>
                <w:sz w:val="18"/>
                <w:szCs w:val="18"/>
              </w:rPr>
            </w:pPr>
          </w:p>
          <w:p w14:paraId="5B048E51" w14:textId="77777777" w:rsidR="00B45DFA" w:rsidRPr="00B45DFA" w:rsidRDefault="00B45DFA" w:rsidP="000471D9">
            <w:pPr>
              <w:rPr>
                <w:rFonts w:ascii="Times New Roman" w:hAnsi="Times New Roman" w:cs="Times New Roman"/>
                <w:sz w:val="18"/>
                <w:szCs w:val="18"/>
              </w:rPr>
            </w:pPr>
            <w:r w:rsidRPr="00B45DFA">
              <w:rPr>
                <w:rFonts w:ascii="Times New Roman" w:hAnsi="Times New Roman" w:cs="Times New Roman"/>
                <w:b/>
                <w:bCs/>
                <w:sz w:val="18"/>
                <w:szCs w:val="18"/>
              </w:rPr>
              <w:t xml:space="preserve">Context: </w:t>
            </w:r>
            <w:r w:rsidRPr="00B45DFA">
              <w:rPr>
                <w:rFonts w:ascii="Times New Roman" w:hAnsi="Times New Roman" w:cs="Times New Roman"/>
                <w:sz w:val="18"/>
                <w:szCs w:val="18"/>
              </w:rPr>
              <w:t>B-cell signature.</w:t>
            </w:r>
          </w:p>
        </w:tc>
        <w:tc>
          <w:tcPr>
            <w:tcW w:w="3660" w:type="dxa"/>
            <w:vMerge w:val="restart"/>
            <w:shd w:val="clear" w:color="auto" w:fill="F7F9FC"/>
            <w:tcMar>
              <w:top w:w="80" w:type="dxa"/>
              <w:left w:w="120" w:type="dxa"/>
              <w:bottom w:w="80" w:type="dxa"/>
              <w:right w:w="120" w:type="dxa"/>
            </w:tcMar>
            <w:vAlign w:val="center"/>
          </w:tcPr>
          <w:p w14:paraId="58D499A2" w14:textId="77777777" w:rsidR="00B45DFA" w:rsidRPr="00B45DFA" w:rsidRDefault="00B45DFA" w:rsidP="000471D9">
            <w:pPr>
              <w:spacing w:before="100" w:beforeAutospacing="1" w:after="100" w:afterAutospacing="1"/>
              <w:rPr>
                <w:rFonts w:ascii="Times New Roman" w:hAnsi="Times New Roman" w:cs="Times New Roman"/>
                <w:color w:val="000000"/>
                <w:sz w:val="18"/>
                <w:szCs w:val="18"/>
              </w:rPr>
            </w:pPr>
            <w:r w:rsidRPr="00B45DFA">
              <w:rPr>
                <w:rFonts w:ascii="Times New Roman" w:hAnsi="Times New Roman" w:cs="Times New Roman"/>
                <w:color w:val="000000"/>
                <w:sz w:val="18"/>
                <w:szCs w:val="18"/>
              </w:rPr>
              <w:t>Direct concordance with ZUMA-7 and pharmacodynamic support from ZUMA-1.</w:t>
            </w:r>
          </w:p>
          <w:p w14:paraId="6F16BE61" w14:textId="77777777" w:rsidR="00B45DFA" w:rsidRPr="00B45DFA" w:rsidRDefault="00B45DFA" w:rsidP="000471D9">
            <w:pPr>
              <w:rPr>
                <w:rFonts w:ascii="Times New Roman" w:hAnsi="Times New Roman" w:cs="Times New Roman"/>
                <w:sz w:val="18"/>
                <w:szCs w:val="18"/>
              </w:rPr>
            </w:pPr>
          </w:p>
        </w:tc>
      </w:tr>
      <w:tr w:rsidR="00B45DFA" w14:paraId="3E4594D2" w14:textId="77777777" w:rsidTr="000471D9">
        <w:trPr>
          <w:cantSplit/>
        </w:trPr>
        <w:tc>
          <w:tcPr>
            <w:tcW w:w="1800" w:type="dxa"/>
            <w:shd w:val="clear" w:color="auto" w:fill="F7F9FC"/>
            <w:tcMar>
              <w:top w:w="80" w:type="dxa"/>
              <w:left w:w="120" w:type="dxa"/>
              <w:bottom w:w="80" w:type="dxa"/>
              <w:right w:w="120" w:type="dxa"/>
            </w:tcMar>
            <w:vAlign w:val="center"/>
          </w:tcPr>
          <w:p w14:paraId="4EC3DD50" w14:textId="77777777" w:rsidR="00B45DFA" w:rsidRPr="00B45DFA" w:rsidRDefault="00B45DFA" w:rsidP="000471D9">
            <w:pPr>
              <w:rPr>
                <w:rFonts w:ascii="Times New Roman" w:hAnsi="Times New Roman" w:cs="Times New Roman"/>
                <w:sz w:val="18"/>
                <w:szCs w:val="18"/>
              </w:rPr>
            </w:pPr>
            <w:r w:rsidRPr="00B45DFA">
              <w:rPr>
                <w:rFonts w:ascii="Times New Roman" w:hAnsi="Times New Roman" w:cs="Times New Roman"/>
                <w:sz w:val="18"/>
                <w:szCs w:val="18"/>
              </w:rPr>
              <w:t>B-cell lineage / target preservation</w:t>
            </w:r>
          </w:p>
        </w:tc>
        <w:tc>
          <w:tcPr>
            <w:tcW w:w="1300" w:type="dxa"/>
            <w:shd w:val="clear" w:color="auto" w:fill="F7F9FC"/>
            <w:tcMar>
              <w:top w:w="80" w:type="dxa"/>
              <w:left w:w="120" w:type="dxa"/>
              <w:bottom w:w="80" w:type="dxa"/>
              <w:right w:w="120" w:type="dxa"/>
            </w:tcMar>
            <w:vAlign w:val="center"/>
          </w:tcPr>
          <w:p w14:paraId="4B0E2752" w14:textId="77777777" w:rsidR="00B45DFA" w:rsidRPr="00B45DFA" w:rsidRDefault="00B45DFA" w:rsidP="000471D9">
            <w:pPr>
              <w:rPr>
                <w:rFonts w:ascii="Times New Roman" w:hAnsi="Times New Roman" w:cs="Times New Roman"/>
                <w:b/>
                <w:sz w:val="18"/>
                <w:szCs w:val="18"/>
              </w:rPr>
            </w:pPr>
            <w:r w:rsidRPr="00B45DFA">
              <w:rPr>
                <w:rFonts w:ascii="Times New Roman" w:hAnsi="Times New Roman" w:cs="Times New Roman"/>
                <w:b/>
                <w:color w:val="1F4D78"/>
                <w:sz w:val="18"/>
                <w:szCs w:val="18"/>
              </w:rPr>
              <w:t>MS4A1 (CD20)</w:t>
            </w:r>
          </w:p>
        </w:tc>
        <w:tc>
          <w:tcPr>
            <w:tcW w:w="3100" w:type="dxa"/>
            <w:vMerge/>
            <w:shd w:val="clear" w:color="auto" w:fill="F7F9FC"/>
            <w:tcMar>
              <w:top w:w="80" w:type="dxa"/>
              <w:left w:w="120" w:type="dxa"/>
              <w:bottom w:w="80" w:type="dxa"/>
              <w:right w:w="120" w:type="dxa"/>
            </w:tcMar>
            <w:vAlign w:val="center"/>
          </w:tcPr>
          <w:p w14:paraId="790745C9" w14:textId="77777777" w:rsidR="00B45DFA" w:rsidRPr="00B45DFA" w:rsidRDefault="00B45DFA" w:rsidP="000471D9">
            <w:pPr>
              <w:rPr>
                <w:rFonts w:ascii="Times New Roman" w:hAnsi="Times New Roman" w:cs="Times New Roman"/>
                <w:sz w:val="18"/>
                <w:szCs w:val="18"/>
              </w:rPr>
            </w:pPr>
          </w:p>
        </w:tc>
        <w:tc>
          <w:tcPr>
            <w:tcW w:w="3100" w:type="dxa"/>
            <w:vMerge/>
            <w:shd w:val="clear" w:color="auto" w:fill="F7F9FC"/>
            <w:tcMar>
              <w:top w:w="80" w:type="dxa"/>
              <w:left w:w="120" w:type="dxa"/>
              <w:bottom w:w="80" w:type="dxa"/>
              <w:right w:w="120" w:type="dxa"/>
            </w:tcMar>
            <w:vAlign w:val="center"/>
          </w:tcPr>
          <w:p w14:paraId="270D176C" w14:textId="77777777" w:rsidR="00B45DFA" w:rsidRPr="00B45DFA" w:rsidRDefault="00B45DFA" w:rsidP="000471D9">
            <w:pPr>
              <w:rPr>
                <w:rFonts w:ascii="Times New Roman" w:hAnsi="Times New Roman" w:cs="Times New Roman"/>
                <w:sz w:val="18"/>
                <w:szCs w:val="18"/>
              </w:rPr>
            </w:pPr>
          </w:p>
        </w:tc>
        <w:tc>
          <w:tcPr>
            <w:tcW w:w="3660" w:type="dxa"/>
            <w:vMerge/>
            <w:shd w:val="clear" w:color="auto" w:fill="F7F9FC"/>
            <w:tcMar>
              <w:top w:w="80" w:type="dxa"/>
              <w:left w:w="120" w:type="dxa"/>
              <w:bottom w:w="80" w:type="dxa"/>
              <w:right w:w="120" w:type="dxa"/>
            </w:tcMar>
            <w:vAlign w:val="center"/>
          </w:tcPr>
          <w:p w14:paraId="3C485730" w14:textId="77777777" w:rsidR="00B45DFA" w:rsidRPr="00B45DFA" w:rsidRDefault="00B45DFA" w:rsidP="000471D9">
            <w:pPr>
              <w:rPr>
                <w:rFonts w:ascii="Times New Roman" w:hAnsi="Times New Roman" w:cs="Times New Roman"/>
                <w:sz w:val="18"/>
                <w:szCs w:val="18"/>
              </w:rPr>
            </w:pPr>
          </w:p>
        </w:tc>
      </w:tr>
      <w:tr w:rsidR="00B45DFA" w14:paraId="48BA1131" w14:textId="77777777" w:rsidTr="000471D9">
        <w:trPr>
          <w:cantSplit/>
        </w:trPr>
        <w:tc>
          <w:tcPr>
            <w:tcW w:w="1800" w:type="dxa"/>
            <w:shd w:val="clear" w:color="auto" w:fill="F7F9FC"/>
            <w:tcMar>
              <w:top w:w="80" w:type="dxa"/>
              <w:left w:w="120" w:type="dxa"/>
              <w:bottom w:w="80" w:type="dxa"/>
              <w:right w:w="120" w:type="dxa"/>
            </w:tcMar>
            <w:vAlign w:val="center"/>
          </w:tcPr>
          <w:p w14:paraId="0E6B019A" w14:textId="77777777" w:rsidR="00B45DFA" w:rsidRPr="00B45DFA" w:rsidRDefault="00B45DFA" w:rsidP="000471D9">
            <w:pPr>
              <w:rPr>
                <w:rFonts w:ascii="Times New Roman" w:hAnsi="Times New Roman" w:cs="Times New Roman"/>
                <w:color w:val="000000" w:themeColor="text1"/>
                <w:sz w:val="18"/>
                <w:szCs w:val="18"/>
              </w:rPr>
            </w:pPr>
            <w:r w:rsidRPr="00B45DFA">
              <w:rPr>
                <w:rFonts w:ascii="Times New Roman" w:hAnsi="Times New Roman" w:cs="Times New Roman"/>
                <w:color w:val="000000" w:themeColor="text1"/>
                <w:sz w:val="18"/>
                <w:szCs w:val="18"/>
              </w:rPr>
              <w:t>B-cell lineage / target preservation</w:t>
            </w:r>
          </w:p>
        </w:tc>
        <w:tc>
          <w:tcPr>
            <w:tcW w:w="1300" w:type="dxa"/>
            <w:shd w:val="clear" w:color="auto" w:fill="F7F9FC"/>
            <w:tcMar>
              <w:top w:w="80" w:type="dxa"/>
              <w:left w:w="120" w:type="dxa"/>
              <w:bottom w:w="80" w:type="dxa"/>
              <w:right w:w="120" w:type="dxa"/>
            </w:tcMar>
            <w:vAlign w:val="center"/>
          </w:tcPr>
          <w:p w14:paraId="3A292519" w14:textId="77777777" w:rsidR="00B45DFA" w:rsidRPr="00B45DFA" w:rsidRDefault="00B45DFA" w:rsidP="000471D9">
            <w:pPr>
              <w:rPr>
                <w:rFonts w:ascii="Times New Roman" w:hAnsi="Times New Roman" w:cs="Times New Roman"/>
                <w:b/>
                <w:color w:val="000000" w:themeColor="text1"/>
                <w:sz w:val="18"/>
                <w:szCs w:val="18"/>
              </w:rPr>
            </w:pPr>
            <w:r w:rsidRPr="00B45DFA">
              <w:rPr>
                <w:rFonts w:ascii="Times New Roman" w:hAnsi="Times New Roman" w:cs="Times New Roman"/>
                <w:b/>
                <w:color w:val="000000" w:themeColor="text1"/>
                <w:sz w:val="18"/>
                <w:szCs w:val="18"/>
              </w:rPr>
              <w:t>TNFRSF17 (BCMA)</w:t>
            </w:r>
          </w:p>
        </w:tc>
        <w:tc>
          <w:tcPr>
            <w:tcW w:w="3100" w:type="dxa"/>
            <w:vMerge/>
            <w:shd w:val="clear" w:color="auto" w:fill="F7F9FC"/>
            <w:tcMar>
              <w:top w:w="80" w:type="dxa"/>
              <w:left w:w="120" w:type="dxa"/>
              <w:bottom w:w="80" w:type="dxa"/>
              <w:right w:w="120" w:type="dxa"/>
            </w:tcMar>
            <w:vAlign w:val="center"/>
          </w:tcPr>
          <w:p w14:paraId="5780F3BE" w14:textId="77777777" w:rsidR="00B45DFA" w:rsidRPr="00B45DFA" w:rsidRDefault="00B45DFA" w:rsidP="000471D9">
            <w:pPr>
              <w:rPr>
                <w:rFonts w:ascii="Times New Roman" w:hAnsi="Times New Roman" w:cs="Times New Roman"/>
                <w:sz w:val="18"/>
                <w:szCs w:val="18"/>
              </w:rPr>
            </w:pPr>
          </w:p>
        </w:tc>
        <w:tc>
          <w:tcPr>
            <w:tcW w:w="3100" w:type="dxa"/>
            <w:vMerge/>
            <w:shd w:val="clear" w:color="auto" w:fill="F7F9FC"/>
            <w:tcMar>
              <w:top w:w="80" w:type="dxa"/>
              <w:left w:w="120" w:type="dxa"/>
              <w:bottom w:w="80" w:type="dxa"/>
              <w:right w:w="120" w:type="dxa"/>
            </w:tcMar>
            <w:vAlign w:val="center"/>
          </w:tcPr>
          <w:p w14:paraId="09139AB1" w14:textId="77777777" w:rsidR="00B45DFA" w:rsidRPr="00B45DFA" w:rsidRDefault="00B45DFA" w:rsidP="000471D9">
            <w:pPr>
              <w:rPr>
                <w:rFonts w:ascii="Times New Roman" w:hAnsi="Times New Roman" w:cs="Times New Roman"/>
                <w:sz w:val="18"/>
                <w:szCs w:val="18"/>
              </w:rPr>
            </w:pPr>
          </w:p>
        </w:tc>
        <w:tc>
          <w:tcPr>
            <w:tcW w:w="3660" w:type="dxa"/>
            <w:vMerge/>
            <w:shd w:val="clear" w:color="auto" w:fill="F7F9FC"/>
            <w:tcMar>
              <w:top w:w="80" w:type="dxa"/>
              <w:left w:w="120" w:type="dxa"/>
              <w:bottom w:w="80" w:type="dxa"/>
              <w:right w:w="120" w:type="dxa"/>
            </w:tcMar>
            <w:vAlign w:val="center"/>
          </w:tcPr>
          <w:p w14:paraId="50222389" w14:textId="77777777" w:rsidR="00B45DFA" w:rsidRPr="00B45DFA" w:rsidRDefault="00B45DFA" w:rsidP="000471D9">
            <w:pPr>
              <w:rPr>
                <w:rFonts w:ascii="Times New Roman" w:hAnsi="Times New Roman" w:cs="Times New Roman"/>
                <w:sz w:val="18"/>
                <w:szCs w:val="18"/>
              </w:rPr>
            </w:pPr>
          </w:p>
        </w:tc>
      </w:tr>
      <w:tr w:rsidR="00B45DFA" w14:paraId="7A03E02F" w14:textId="77777777" w:rsidTr="000471D9">
        <w:trPr>
          <w:cantSplit/>
        </w:trPr>
        <w:tc>
          <w:tcPr>
            <w:tcW w:w="1800" w:type="dxa"/>
            <w:tcMar>
              <w:top w:w="80" w:type="dxa"/>
              <w:left w:w="120" w:type="dxa"/>
              <w:bottom w:w="80" w:type="dxa"/>
              <w:right w:w="120" w:type="dxa"/>
            </w:tcMar>
            <w:vAlign w:val="center"/>
          </w:tcPr>
          <w:p w14:paraId="25325726" w14:textId="77777777" w:rsidR="00B45DFA" w:rsidRPr="00B45DFA" w:rsidRDefault="00B45DFA" w:rsidP="000471D9">
            <w:pPr>
              <w:rPr>
                <w:rFonts w:ascii="Times New Roman" w:hAnsi="Times New Roman" w:cs="Times New Roman"/>
                <w:color w:val="000000" w:themeColor="text1"/>
                <w:sz w:val="18"/>
                <w:szCs w:val="18"/>
              </w:rPr>
            </w:pPr>
            <w:r w:rsidRPr="00B45DFA">
              <w:rPr>
                <w:rFonts w:ascii="Times New Roman" w:hAnsi="Times New Roman" w:cs="Times New Roman"/>
                <w:color w:val="000000" w:themeColor="text1"/>
                <w:sz w:val="18"/>
                <w:szCs w:val="18"/>
              </w:rPr>
              <w:t>B-cell lineage / differentiation</w:t>
            </w:r>
          </w:p>
        </w:tc>
        <w:tc>
          <w:tcPr>
            <w:tcW w:w="1300" w:type="dxa"/>
            <w:tcMar>
              <w:top w:w="80" w:type="dxa"/>
              <w:left w:w="120" w:type="dxa"/>
              <w:bottom w:w="80" w:type="dxa"/>
              <w:right w:w="120" w:type="dxa"/>
            </w:tcMar>
            <w:vAlign w:val="center"/>
          </w:tcPr>
          <w:p w14:paraId="1746182F" w14:textId="77777777" w:rsidR="00B45DFA" w:rsidRPr="00B45DFA" w:rsidRDefault="00B45DFA" w:rsidP="000471D9">
            <w:pPr>
              <w:rPr>
                <w:rFonts w:ascii="Times New Roman" w:hAnsi="Times New Roman" w:cs="Times New Roman"/>
                <w:b/>
                <w:color w:val="000000" w:themeColor="text1"/>
                <w:sz w:val="18"/>
                <w:szCs w:val="18"/>
              </w:rPr>
            </w:pPr>
            <w:r w:rsidRPr="00B45DFA">
              <w:rPr>
                <w:rFonts w:ascii="Times New Roman" w:hAnsi="Times New Roman" w:cs="Times New Roman"/>
                <w:b/>
                <w:color w:val="000000" w:themeColor="text1"/>
                <w:sz w:val="18"/>
                <w:szCs w:val="18"/>
              </w:rPr>
              <w:t>LY9 (CD229)</w:t>
            </w:r>
          </w:p>
        </w:tc>
        <w:tc>
          <w:tcPr>
            <w:tcW w:w="3100" w:type="dxa"/>
            <w:vMerge/>
            <w:tcMar>
              <w:top w:w="80" w:type="dxa"/>
              <w:left w:w="120" w:type="dxa"/>
              <w:bottom w:w="80" w:type="dxa"/>
              <w:right w:w="120" w:type="dxa"/>
            </w:tcMar>
            <w:vAlign w:val="center"/>
          </w:tcPr>
          <w:p w14:paraId="771A9292" w14:textId="77777777" w:rsidR="00B45DFA" w:rsidRPr="00B45DFA" w:rsidRDefault="00B45DFA" w:rsidP="000471D9">
            <w:pPr>
              <w:rPr>
                <w:rFonts w:ascii="Times New Roman" w:hAnsi="Times New Roman" w:cs="Times New Roman"/>
                <w:sz w:val="18"/>
                <w:szCs w:val="18"/>
              </w:rPr>
            </w:pPr>
          </w:p>
        </w:tc>
        <w:tc>
          <w:tcPr>
            <w:tcW w:w="3100" w:type="dxa"/>
            <w:vMerge/>
            <w:tcMar>
              <w:top w:w="80" w:type="dxa"/>
              <w:left w:w="120" w:type="dxa"/>
              <w:bottom w:w="80" w:type="dxa"/>
              <w:right w:w="120" w:type="dxa"/>
            </w:tcMar>
            <w:vAlign w:val="center"/>
          </w:tcPr>
          <w:p w14:paraId="5175E087" w14:textId="77777777" w:rsidR="00B45DFA" w:rsidRPr="00B45DFA" w:rsidRDefault="00B45DFA" w:rsidP="000471D9">
            <w:pPr>
              <w:rPr>
                <w:rFonts w:ascii="Times New Roman" w:hAnsi="Times New Roman" w:cs="Times New Roman"/>
                <w:sz w:val="18"/>
                <w:szCs w:val="18"/>
              </w:rPr>
            </w:pPr>
          </w:p>
        </w:tc>
        <w:tc>
          <w:tcPr>
            <w:tcW w:w="3660" w:type="dxa"/>
            <w:vMerge/>
            <w:tcMar>
              <w:top w:w="80" w:type="dxa"/>
              <w:left w:w="120" w:type="dxa"/>
              <w:bottom w:w="80" w:type="dxa"/>
              <w:right w:w="120" w:type="dxa"/>
            </w:tcMar>
            <w:vAlign w:val="center"/>
          </w:tcPr>
          <w:p w14:paraId="32336DB1" w14:textId="77777777" w:rsidR="00B45DFA" w:rsidRPr="00B45DFA" w:rsidRDefault="00B45DFA" w:rsidP="000471D9">
            <w:pPr>
              <w:rPr>
                <w:rFonts w:ascii="Times New Roman" w:hAnsi="Times New Roman" w:cs="Times New Roman"/>
                <w:sz w:val="18"/>
                <w:szCs w:val="18"/>
              </w:rPr>
            </w:pPr>
          </w:p>
        </w:tc>
      </w:tr>
      <w:tr w:rsidR="00B45DFA" w14:paraId="1B6B7D22" w14:textId="77777777" w:rsidTr="000471D9">
        <w:trPr>
          <w:cantSplit/>
        </w:trPr>
        <w:tc>
          <w:tcPr>
            <w:tcW w:w="1800" w:type="dxa"/>
            <w:tcMar>
              <w:top w:w="80" w:type="dxa"/>
              <w:left w:w="120" w:type="dxa"/>
              <w:bottom w:w="80" w:type="dxa"/>
              <w:right w:w="120" w:type="dxa"/>
            </w:tcMar>
            <w:vAlign w:val="center"/>
          </w:tcPr>
          <w:p w14:paraId="01BC76D2" w14:textId="77777777" w:rsidR="00B45DFA" w:rsidRPr="00B45DFA" w:rsidRDefault="00B45DFA" w:rsidP="000471D9">
            <w:pPr>
              <w:rPr>
                <w:rFonts w:ascii="Times New Roman" w:hAnsi="Times New Roman" w:cs="Times New Roman"/>
                <w:color w:val="000000" w:themeColor="text1"/>
                <w:sz w:val="18"/>
                <w:szCs w:val="18"/>
              </w:rPr>
            </w:pPr>
            <w:r w:rsidRPr="00B45DFA">
              <w:rPr>
                <w:rFonts w:ascii="Times New Roman" w:hAnsi="Times New Roman" w:cs="Times New Roman"/>
                <w:color w:val="000000" w:themeColor="text1"/>
                <w:sz w:val="18"/>
                <w:szCs w:val="18"/>
              </w:rPr>
              <w:t>B-cell lineage / differentiation</w:t>
            </w:r>
          </w:p>
        </w:tc>
        <w:tc>
          <w:tcPr>
            <w:tcW w:w="1300" w:type="dxa"/>
            <w:tcMar>
              <w:top w:w="80" w:type="dxa"/>
              <w:left w:w="120" w:type="dxa"/>
              <w:bottom w:w="80" w:type="dxa"/>
              <w:right w:w="120" w:type="dxa"/>
            </w:tcMar>
            <w:vAlign w:val="center"/>
          </w:tcPr>
          <w:p w14:paraId="362700A0" w14:textId="77777777" w:rsidR="00B45DFA" w:rsidRPr="00B45DFA" w:rsidRDefault="00B45DFA" w:rsidP="000471D9">
            <w:pPr>
              <w:rPr>
                <w:rFonts w:ascii="Times New Roman" w:hAnsi="Times New Roman" w:cs="Times New Roman"/>
                <w:b/>
                <w:color w:val="000000" w:themeColor="text1"/>
                <w:sz w:val="18"/>
                <w:szCs w:val="18"/>
              </w:rPr>
            </w:pPr>
            <w:r w:rsidRPr="00B45DFA">
              <w:rPr>
                <w:rFonts w:ascii="Times New Roman" w:hAnsi="Times New Roman" w:cs="Times New Roman"/>
                <w:b/>
                <w:color w:val="000000" w:themeColor="text1"/>
                <w:sz w:val="18"/>
                <w:szCs w:val="18"/>
              </w:rPr>
              <w:t>IRF8</w:t>
            </w:r>
          </w:p>
        </w:tc>
        <w:tc>
          <w:tcPr>
            <w:tcW w:w="3100" w:type="dxa"/>
            <w:vMerge/>
            <w:tcMar>
              <w:top w:w="80" w:type="dxa"/>
              <w:left w:w="120" w:type="dxa"/>
              <w:bottom w:w="80" w:type="dxa"/>
              <w:right w:w="120" w:type="dxa"/>
            </w:tcMar>
            <w:vAlign w:val="center"/>
          </w:tcPr>
          <w:p w14:paraId="114FC5A9" w14:textId="77777777" w:rsidR="00B45DFA" w:rsidRPr="00B45DFA" w:rsidRDefault="00B45DFA" w:rsidP="000471D9">
            <w:pPr>
              <w:rPr>
                <w:rFonts w:ascii="Times New Roman" w:hAnsi="Times New Roman" w:cs="Times New Roman"/>
                <w:sz w:val="18"/>
                <w:szCs w:val="18"/>
              </w:rPr>
            </w:pPr>
          </w:p>
        </w:tc>
        <w:tc>
          <w:tcPr>
            <w:tcW w:w="3100" w:type="dxa"/>
            <w:vMerge/>
            <w:tcMar>
              <w:top w:w="80" w:type="dxa"/>
              <w:left w:w="120" w:type="dxa"/>
              <w:bottom w:w="80" w:type="dxa"/>
              <w:right w:w="120" w:type="dxa"/>
            </w:tcMar>
            <w:vAlign w:val="center"/>
          </w:tcPr>
          <w:p w14:paraId="3C5E8C1B" w14:textId="77777777" w:rsidR="00B45DFA" w:rsidRPr="00B45DFA" w:rsidRDefault="00B45DFA" w:rsidP="000471D9">
            <w:pPr>
              <w:rPr>
                <w:rFonts w:ascii="Times New Roman" w:hAnsi="Times New Roman" w:cs="Times New Roman"/>
                <w:sz w:val="18"/>
                <w:szCs w:val="18"/>
              </w:rPr>
            </w:pPr>
          </w:p>
        </w:tc>
        <w:tc>
          <w:tcPr>
            <w:tcW w:w="3660" w:type="dxa"/>
            <w:vMerge/>
            <w:tcMar>
              <w:top w:w="80" w:type="dxa"/>
              <w:left w:w="120" w:type="dxa"/>
              <w:bottom w:w="80" w:type="dxa"/>
              <w:right w:w="120" w:type="dxa"/>
            </w:tcMar>
            <w:vAlign w:val="center"/>
          </w:tcPr>
          <w:p w14:paraId="1231CBFE" w14:textId="77777777" w:rsidR="00B45DFA" w:rsidRPr="00B45DFA" w:rsidRDefault="00B45DFA" w:rsidP="000471D9">
            <w:pPr>
              <w:rPr>
                <w:rFonts w:ascii="Times New Roman" w:hAnsi="Times New Roman" w:cs="Times New Roman"/>
                <w:sz w:val="18"/>
                <w:szCs w:val="18"/>
              </w:rPr>
            </w:pPr>
          </w:p>
        </w:tc>
      </w:tr>
      <w:tr w:rsidR="00B45DFA" w:rsidRPr="003A277B" w14:paraId="7482AC56" w14:textId="77777777" w:rsidTr="000471D9">
        <w:trPr>
          <w:cantSplit/>
        </w:trPr>
        <w:tc>
          <w:tcPr>
            <w:tcW w:w="1800" w:type="dxa"/>
            <w:shd w:val="clear" w:color="auto" w:fill="F7F9FC"/>
            <w:tcMar>
              <w:top w:w="80" w:type="dxa"/>
              <w:left w:w="120" w:type="dxa"/>
              <w:bottom w:w="80" w:type="dxa"/>
              <w:right w:w="120" w:type="dxa"/>
            </w:tcMar>
            <w:vAlign w:val="center"/>
          </w:tcPr>
          <w:p w14:paraId="05AC3B20" w14:textId="77777777" w:rsidR="00B45DFA" w:rsidRPr="00B45DFA" w:rsidRDefault="00B45DFA" w:rsidP="000471D9">
            <w:pPr>
              <w:rPr>
                <w:rFonts w:ascii="Times New Roman" w:hAnsi="Times New Roman" w:cs="Times New Roman"/>
                <w:sz w:val="18"/>
                <w:szCs w:val="18"/>
              </w:rPr>
            </w:pPr>
            <w:r w:rsidRPr="00B45DFA">
              <w:rPr>
                <w:rFonts w:ascii="Times New Roman" w:hAnsi="Times New Roman" w:cs="Times New Roman"/>
                <w:sz w:val="18"/>
                <w:szCs w:val="18"/>
              </w:rPr>
              <w:t>Antigen Presentation / immune competence</w:t>
            </w:r>
          </w:p>
        </w:tc>
        <w:tc>
          <w:tcPr>
            <w:tcW w:w="1300" w:type="dxa"/>
            <w:shd w:val="clear" w:color="auto" w:fill="F7F9FC"/>
            <w:tcMar>
              <w:top w:w="80" w:type="dxa"/>
              <w:left w:w="120" w:type="dxa"/>
              <w:bottom w:w="80" w:type="dxa"/>
              <w:right w:w="120" w:type="dxa"/>
            </w:tcMar>
            <w:vAlign w:val="center"/>
          </w:tcPr>
          <w:p w14:paraId="3B64EFD3" w14:textId="77777777" w:rsidR="00B45DFA" w:rsidRPr="00B45DFA" w:rsidRDefault="00B45DFA" w:rsidP="000471D9">
            <w:pPr>
              <w:rPr>
                <w:rFonts w:ascii="Times New Roman" w:hAnsi="Times New Roman" w:cs="Times New Roman"/>
                <w:b/>
                <w:sz w:val="18"/>
                <w:szCs w:val="18"/>
              </w:rPr>
            </w:pPr>
            <w:r w:rsidRPr="00B45DFA">
              <w:rPr>
                <w:rFonts w:ascii="Times New Roman" w:hAnsi="Times New Roman" w:cs="Times New Roman"/>
                <w:b/>
                <w:color w:val="1F4D78"/>
                <w:sz w:val="18"/>
                <w:szCs w:val="18"/>
              </w:rPr>
              <w:t>HLA-DOB</w:t>
            </w:r>
          </w:p>
        </w:tc>
        <w:tc>
          <w:tcPr>
            <w:tcW w:w="3100" w:type="dxa"/>
            <w:shd w:val="clear" w:color="auto" w:fill="F7F9FC"/>
            <w:tcMar>
              <w:top w:w="80" w:type="dxa"/>
              <w:left w:w="120" w:type="dxa"/>
              <w:bottom w:w="80" w:type="dxa"/>
              <w:right w:w="120" w:type="dxa"/>
            </w:tcMar>
            <w:vAlign w:val="center"/>
          </w:tcPr>
          <w:p w14:paraId="2A514A25" w14:textId="77777777" w:rsidR="00B45DFA" w:rsidRPr="00B45DFA" w:rsidRDefault="00B45DFA" w:rsidP="000471D9">
            <w:pPr>
              <w:jc w:val="both"/>
              <w:rPr>
                <w:rFonts w:ascii="Times New Roman" w:hAnsi="Times New Roman" w:cs="Times New Roman"/>
                <w:sz w:val="18"/>
                <w:szCs w:val="18"/>
              </w:rPr>
            </w:pPr>
            <w:r w:rsidRPr="00B45DFA">
              <w:rPr>
                <w:rFonts w:ascii="Times New Roman" w:hAnsi="Times New Roman" w:cs="Times New Roman"/>
                <w:b/>
                <w:bCs/>
                <w:sz w:val="18"/>
                <w:szCs w:val="18"/>
              </w:rPr>
              <w:t xml:space="preserve">Post-treatment: </w:t>
            </w:r>
            <w:r w:rsidRPr="00B45DFA">
              <w:rPr>
                <w:rFonts w:ascii="Times New Roman" w:hAnsi="Times New Roman" w:cs="Times New Roman"/>
                <w:sz w:val="18"/>
                <w:szCs w:val="18"/>
              </w:rPr>
              <w:t>Reduction in post-infusion TME in CR².</w:t>
            </w:r>
          </w:p>
          <w:p w14:paraId="0B9634C7" w14:textId="77777777" w:rsidR="00B45DFA" w:rsidRPr="00B45DFA" w:rsidRDefault="00B45DFA" w:rsidP="000471D9">
            <w:pPr>
              <w:jc w:val="both"/>
              <w:rPr>
                <w:rFonts w:ascii="Times New Roman" w:hAnsi="Times New Roman" w:cs="Times New Roman"/>
                <w:sz w:val="18"/>
                <w:szCs w:val="18"/>
              </w:rPr>
            </w:pPr>
          </w:p>
          <w:p w14:paraId="1C7366C6" w14:textId="77777777" w:rsidR="00B45DFA" w:rsidRPr="00B45DFA" w:rsidRDefault="00B45DFA" w:rsidP="000471D9">
            <w:pPr>
              <w:rPr>
                <w:rFonts w:ascii="Times New Roman" w:hAnsi="Times New Roman" w:cs="Times New Roman"/>
                <w:sz w:val="18"/>
                <w:szCs w:val="18"/>
              </w:rPr>
            </w:pPr>
            <w:r w:rsidRPr="00B45DFA">
              <w:rPr>
                <w:rFonts w:ascii="Times New Roman" w:hAnsi="Times New Roman" w:cs="Times New Roman"/>
                <w:b/>
                <w:bCs/>
                <w:sz w:val="18"/>
                <w:szCs w:val="18"/>
              </w:rPr>
              <w:t xml:space="preserve">Baseline: </w:t>
            </w:r>
            <w:r w:rsidRPr="00B45DFA">
              <w:rPr>
                <w:rFonts w:ascii="Times New Roman" w:hAnsi="Times New Roman" w:cs="Times New Roman"/>
                <w:sz w:val="18"/>
                <w:szCs w:val="18"/>
              </w:rPr>
              <w:t>Lower expression in future responders³.</w:t>
            </w:r>
          </w:p>
        </w:tc>
        <w:tc>
          <w:tcPr>
            <w:tcW w:w="3100" w:type="dxa"/>
            <w:shd w:val="clear" w:color="auto" w:fill="F7F9FC"/>
            <w:tcMar>
              <w:top w:w="80" w:type="dxa"/>
              <w:left w:w="120" w:type="dxa"/>
              <w:bottom w:w="80" w:type="dxa"/>
              <w:right w:w="120" w:type="dxa"/>
            </w:tcMar>
            <w:vAlign w:val="center"/>
          </w:tcPr>
          <w:p w14:paraId="123A816A" w14:textId="77777777" w:rsidR="00B45DFA" w:rsidRPr="00B45DFA" w:rsidRDefault="00B45DFA" w:rsidP="000471D9">
            <w:pPr>
              <w:rPr>
                <w:rFonts w:ascii="Times New Roman" w:hAnsi="Times New Roman" w:cs="Times New Roman"/>
                <w:sz w:val="18"/>
                <w:szCs w:val="18"/>
              </w:rPr>
            </w:pPr>
            <w:r w:rsidRPr="00B45DFA">
              <w:rPr>
                <w:rFonts w:ascii="Times New Roman" w:hAnsi="Times New Roman" w:cs="Times New Roman"/>
                <w:b/>
                <w:bCs/>
                <w:sz w:val="18"/>
                <w:szCs w:val="18"/>
              </w:rPr>
              <w:t xml:space="preserve">Context: </w:t>
            </w:r>
            <w:r w:rsidRPr="00B45DFA">
              <w:rPr>
                <w:rFonts w:ascii="Times New Roman" w:hAnsi="Times New Roman" w:cs="Times New Roman"/>
                <w:sz w:val="18"/>
                <w:szCs w:val="18"/>
              </w:rPr>
              <w:t>Cluster 4 (Lymphoid). Individually associated with continuous response (PCA analysis).</w:t>
            </w:r>
          </w:p>
        </w:tc>
        <w:tc>
          <w:tcPr>
            <w:tcW w:w="3660" w:type="dxa"/>
            <w:shd w:val="clear" w:color="auto" w:fill="F7F9FC"/>
            <w:tcMar>
              <w:top w:w="80" w:type="dxa"/>
              <w:left w:w="120" w:type="dxa"/>
              <w:bottom w:w="80" w:type="dxa"/>
              <w:right w:w="120" w:type="dxa"/>
            </w:tcMar>
            <w:vAlign w:val="center"/>
          </w:tcPr>
          <w:p w14:paraId="69837DEC" w14:textId="77777777" w:rsidR="00B45DFA" w:rsidRPr="00B45DFA" w:rsidRDefault="00B45DFA" w:rsidP="000471D9">
            <w:pPr>
              <w:rPr>
                <w:rFonts w:ascii="Times New Roman" w:hAnsi="Times New Roman" w:cs="Times New Roman"/>
                <w:sz w:val="18"/>
                <w:szCs w:val="18"/>
              </w:rPr>
            </w:pPr>
            <w:r w:rsidRPr="00B45DFA">
              <w:rPr>
                <w:rFonts w:ascii="Times New Roman" w:hAnsi="Times New Roman" w:cs="Times New Roman"/>
                <w:color w:val="000000"/>
                <w:sz w:val="18"/>
                <w:szCs w:val="18"/>
              </w:rPr>
              <w:t>Discordant between cohorts:</w:t>
            </w:r>
            <w:r w:rsidRPr="00B45DFA">
              <w:rPr>
                <w:rFonts w:ascii="Times New Roman" w:hAnsi="Times New Roman" w:cs="Times New Roman"/>
                <w:b/>
                <w:bCs/>
                <w:color w:val="000000"/>
              </w:rPr>
              <w:t xml:space="preserve"> </w:t>
            </w:r>
            <w:r w:rsidRPr="00B45DFA">
              <w:rPr>
                <w:rFonts w:ascii="Times New Roman" w:hAnsi="Times New Roman" w:cs="Times New Roman"/>
                <w:sz w:val="18"/>
                <w:szCs w:val="18"/>
              </w:rPr>
              <w:t xml:space="preserve"> Supported by ZUMA-7. ZUMA-1 did not show the same profile; this may be an effect of the lines of treatment, given that ZUMA-7 involves second-line treatment while ZUMA-1 involves third-line treatment.</w:t>
            </w:r>
          </w:p>
        </w:tc>
      </w:tr>
      <w:tr w:rsidR="00B45DFA" w:rsidRPr="003A277B" w14:paraId="41C8B62A" w14:textId="77777777" w:rsidTr="000471D9">
        <w:trPr>
          <w:cantSplit/>
        </w:trPr>
        <w:tc>
          <w:tcPr>
            <w:tcW w:w="1800" w:type="dxa"/>
            <w:tcMar>
              <w:top w:w="80" w:type="dxa"/>
              <w:left w:w="120" w:type="dxa"/>
              <w:bottom w:w="80" w:type="dxa"/>
              <w:right w:w="120" w:type="dxa"/>
            </w:tcMar>
            <w:vAlign w:val="center"/>
          </w:tcPr>
          <w:p w14:paraId="541A44C5" w14:textId="77777777" w:rsidR="00B45DFA" w:rsidRPr="00B45DFA" w:rsidRDefault="00B45DFA" w:rsidP="000471D9">
            <w:pPr>
              <w:rPr>
                <w:rFonts w:ascii="Times New Roman" w:hAnsi="Times New Roman" w:cs="Times New Roman"/>
                <w:sz w:val="18"/>
                <w:szCs w:val="18"/>
              </w:rPr>
            </w:pPr>
            <w:r w:rsidRPr="00B45DFA">
              <w:rPr>
                <w:rFonts w:ascii="Times New Roman" w:hAnsi="Times New Roman" w:cs="Times New Roman"/>
                <w:sz w:val="18"/>
                <w:szCs w:val="18"/>
              </w:rPr>
              <w:t xml:space="preserve">Adverse </w:t>
            </w:r>
            <w:proofErr w:type="gramStart"/>
            <w:r w:rsidRPr="00B45DFA">
              <w:rPr>
                <w:rFonts w:ascii="Times New Roman" w:hAnsi="Times New Roman" w:cs="Times New Roman"/>
                <w:sz w:val="18"/>
                <w:szCs w:val="18"/>
              </w:rPr>
              <w:t>microenvironment  /</w:t>
            </w:r>
            <w:proofErr w:type="gramEnd"/>
            <w:r w:rsidRPr="00B45DFA">
              <w:rPr>
                <w:rFonts w:ascii="Times New Roman" w:hAnsi="Times New Roman" w:cs="Times New Roman"/>
                <w:sz w:val="18"/>
                <w:szCs w:val="18"/>
              </w:rPr>
              <w:t xml:space="preserve"> Resistance</w:t>
            </w:r>
          </w:p>
        </w:tc>
        <w:tc>
          <w:tcPr>
            <w:tcW w:w="1300" w:type="dxa"/>
            <w:tcMar>
              <w:top w:w="80" w:type="dxa"/>
              <w:left w:w="120" w:type="dxa"/>
              <w:bottom w:w="80" w:type="dxa"/>
              <w:right w:w="120" w:type="dxa"/>
            </w:tcMar>
            <w:vAlign w:val="center"/>
          </w:tcPr>
          <w:p w14:paraId="0ECD1834" w14:textId="77777777" w:rsidR="00B45DFA" w:rsidRPr="00B45DFA" w:rsidRDefault="00B45DFA" w:rsidP="000471D9">
            <w:pPr>
              <w:rPr>
                <w:rFonts w:ascii="Times New Roman" w:hAnsi="Times New Roman" w:cs="Times New Roman"/>
                <w:b/>
                <w:sz w:val="18"/>
                <w:szCs w:val="18"/>
              </w:rPr>
            </w:pPr>
            <w:r w:rsidRPr="00B45DFA">
              <w:rPr>
                <w:rFonts w:ascii="Times New Roman" w:hAnsi="Times New Roman" w:cs="Times New Roman"/>
                <w:b/>
                <w:color w:val="1F4D78"/>
                <w:sz w:val="18"/>
                <w:szCs w:val="18"/>
              </w:rPr>
              <w:t>CCL20</w:t>
            </w:r>
          </w:p>
        </w:tc>
        <w:tc>
          <w:tcPr>
            <w:tcW w:w="3100" w:type="dxa"/>
            <w:tcMar>
              <w:top w:w="80" w:type="dxa"/>
              <w:left w:w="120" w:type="dxa"/>
              <w:bottom w:w="80" w:type="dxa"/>
              <w:right w:w="120" w:type="dxa"/>
            </w:tcMar>
            <w:vAlign w:val="center"/>
          </w:tcPr>
          <w:p w14:paraId="6D26462C" w14:textId="77777777" w:rsidR="00B45DFA" w:rsidRPr="00B45DFA" w:rsidRDefault="00B45DFA" w:rsidP="000471D9">
            <w:pPr>
              <w:rPr>
                <w:rFonts w:ascii="Times New Roman" w:hAnsi="Times New Roman" w:cs="Times New Roman"/>
                <w:sz w:val="18"/>
                <w:szCs w:val="18"/>
              </w:rPr>
            </w:pPr>
            <w:r w:rsidRPr="00B45DFA">
              <w:rPr>
                <w:rFonts w:ascii="Times New Roman" w:hAnsi="Times New Roman" w:cs="Times New Roman"/>
                <w:b/>
                <w:bCs/>
                <w:sz w:val="18"/>
                <w:szCs w:val="18"/>
              </w:rPr>
              <w:t xml:space="preserve">Baseline: </w:t>
            </w:r>
            <w:r w:rsidRPr="00B45DFA">
              <w:rPr>
                <w:rFonts w:ascii="Times New Roman" w:hAnsi="Times New Roman" w:cs="Times New Roman"/>
                <w:sz w:val="18"/>
                <w:szCs w:val="18"/>
              </w:rPr>
              <w:t xml:space="preserve">Significantly higher expression in </w:t>
            </w:r>
            <w:proofErr w:type="gramStart"/>
            <w:r w:rsidRPr="00B45DFA">
              <w:rPr>
                <w:rFonts w:ascii="Times New Roman" w:hAnsi="Times New Roman" w:cs="Times New Roman"/>
                <w:sz w:val="18"/>
                <w:szCs w:val="18"/>
              </w:rPr>
              <w:t>Non-Responders</w:t>
            </w:r>
            <w:proofErr w:type="gramEnd"/>
            <w:r w:rsidRPr="00B45DFA">
              <w:rPr>
                <w:rFonts w:ascii="Times New Roman" w:hAnsi="Times New Roman" w:cs="Times New Roman"/>
                <w:sz w:val="18"/>
                <w:szCs w:val="18"/>
              </w:rPr>
              <w:t>⁴.</w:t>
            </w:r>
          </w:p>
        </w:tc>
        <w:tc>
          <w:tcPr>
            <w:tcW w:w="3100" w:type="dxa"/>
            <w:tcMar>
              <w:top w:w="80" w:type="dxa"/>
              <w:left w:w="120" w:type="dxa"/>
              <w:bottom w:w="80" w:type="dxa"/>
              <w:right w:w="120" w:type="dxa"/>
            </w:tcMar>
            <w:vAlign w:val="center"/>
          </w:tcPr>
          <w:p w14:paraId="705F0A88" w14:textId="77777777" w:rsidR="00B45DFA" w:rsidRPr="00B45DFA" w:rsidRDefault="00B45DFA" w:rsidP="000471D9">
            <w:pPr>
              <w:rPr>
                <w:rFonts w:ascii="Times New Roman" w:hAnsi="Times New Roman" w:cs="Times New Roman"/>
                <w:sz w:val="18"/>
                <w:szCs w:val="18"/>
              </w:rPr>
            </w:pPr>
            <w:r w:rsidRPr="00B45DFA">
              <w:rPr>
                <w:rFonts w:ascii="Times New Roman" w:hAnsi="Times New Roman" w:cs="Times New Roman"/>
                <w:b/>
                <w:bCs/>
                <w:sz w:val="18"/>
                <w:szCs w:val="18"/>
              </w:rPr>
              <w:t xml:space="preserve">Context: </w:t>
            </w:r>
            <w:r w:rsidRPr="00B45DFA">
              <w:rPr>
                <w:rFonts w:ascii="Times New Roman" w:hAnsi="Times New Roman" w:cs="Times New Roman"/>
                <w:sz w:val="18"/>
                <w:szCs w:val="18"/>
              </w:rPr>
              <w:t>Myeloid inflammatory signature; SII (Stromal and Immunosuppressive Index). Associated with worse EFS and lower DOR.</w:t>
            </w:r>
          </w:p>
        </w:tc>
        <w:tc>
          <w:tcPr>
            <w:tcW w:w="3660" w:type="dxa"/>
            <w:tcMar>
              <w:top w:w="80" w:type="dxa"/>
              <w:left w:w="120" w:type="dxa"/>
              <w:bottom w:w="80" w:type="dxa"/>
              <w:right w:w="120" w:type="dxa"/>
            </w:tcMar>
            <w:vAlign w:val="center"/>
          </w:tcPr>
          <w:p w14:paraId="0923E9B0" w14:textId="77777777" w:rsidR="00B45DFA" w:rsidRPr="00B45DFA" w:rsidRDefault="00B45DFA" w:rsidP="000471D9">
            <w:pPr>
              <w:rPr>
                <w:rFonts w:ascii="Times New Roman" w:hAnsi="Times New Roman" w:cs="Times New Roman"/>
                <w:sz w:val="18"/>
                <w:szCs w:val="18"/>
              </w:rPr>
            </w:pPr>
            <w:r w:rsidRPr="00B45DFA">
              <w:rPr>
                <w:rFonts w:ascii="Times New Roman" w:hAnsi="Times New Roman" w:cs="Times New Roman"/>
                <w:color w:val="000000"/>
                <w:sz w:val="18"/>
                <w:szCs w:val="18"/>
              </w:rPr>
              <w:t>Direct concordance with ZUMA-1 and ZUMA-7</w:t>
            </w:r>
          </w:p>
        </w:tc>
      </w:tr>
      <w:tr w:rsidR="00B45DFA" w:rsidRPr="003A277B" w14:paraId="08E6A5F8" w14:textId="77777777" w:rsidTr="000471D9">
        <w:trPr>
          <w:cantSplit/>
        </w:trPr>
        <w:tc>
          <w:tcPr>
            <w:tcW w:w="1800" w:type="dxa"/>
            <w:shd w:val="clear" w:color="auto" w:fill="F7F9FC"/>
            <w:tcMar>
              <w:top w:w="80" w:type="dxa"/>
              <w:left w:w="120" w:type="dxa"/>
              <w:bottom w:w="80" w:type="dxa"/>
              <w:right w:w="120" w:type="dxa"/>
            </w:tcMar>
            <w:vAlign w:val="center"/>
          </w:tcPr>
          <w:p w14:paraId="4C01500F" w14:textId="77777777" w:rsidR="00B45DFA" w:rsidRPr="00B45DFA" w:rsidRDefault="00B45DFA" w:rsidP="000471D9">
            <w:pPr>
              <w:rPr>
                <w:rFonts w:ascii="Times New Roman" w:hAnsi="Times New Roman" w:cs="Times New Roman"/>
                <w:sz w:val="18"/>
                <w:szCs w:val="18"/>
              </w:rPr>
            </w:pPr>
            <w:r w:rsidRPr="00B45DFA">
              <w:rPr>
                <w:rFonts w:ascii="Times New Roman" w:hAnsi="Times New Roman" w:cs="Times New Roman"/>
                <w:sz w:val="18"/>
                <w:szCs w:val="18"/>
              </w:rPr>
              <w:lastRenderedPageBreak/>
              <w:t xml:space="preserve">Adverse </w:t>
            </w:r>
            <w:proofErr w:type="gramStart"/>
            <w:r w:rsidRPr="00B45DFA">
              <w:rPr>
                <w:rFonts w:ascii="Times New Roman" w:hAnsi="Times New Roman" w:cs="Times New Roman"/>
                <w:sz w:val="18"/>
                <w:szCs w:val="18"/>
              </w:rPr>
              <w:t>microenvironment  /</w:t>
            </w:r>
            <w:proofErr w:type="gramEnd"/>
            <w:r w:rsidRPr="00B45DFA">
              <w:rPr>
                <w:rFonts w:ascii="Times New Roman" w:hAnsi="Times New Roman" w:cs="Times New Roman"/>
                <w:sz w:val="18"/>
                <w:szCs w:val="18"/>
              </w:rPr>
              <w:t xml:space="preserve"> Resistance</w:t>
            </w:r>
          </w:p>
        </w:tc>
        <w:tc>
          <w:tcPr>
            <w:tcW w:w="1300" w:type="dxa"/>
            <w:shd w:val="clear" w:color="auto" w:fill="F7F9FC"/>
            <w:tcMar>
              <w:top w:w="80" w:type="dxa"/>
              <w:left w:w="120" w:type="dxa"/>
              <w:bottom w:w="80" w:type="dxa"/>
              <w:right w:w="120" w:type="dxa"/>
            </w:tcMar>
            <w:vAlign w:val="center"/>
          </w:tcPr>
          <w:p w14:paraId="69693161" w14:textId="77777777" w:rsidR="00B45DFA" w:rsidRPr="00B45DFA" w:rsidRDefault="00B45DFA" w:rsidP="000471D9">
            <w:pPr>
              <w:rPr>
                <w:rFonts w:ascii="Times New Roman" w:hAnsi="Times New Roman" w:cs="Times New Roman"/>
                <w:b/>
                <w:sz w:val="18"/>
                <w:szCs w:val="18"/>
              </w:rPr>
            </w:pPr>
            <w:r w:rsidRPr="00B45DFA">
              <w:rPr>
                <w:rFonts w:ascii="Times New Roman" w:hAnsi="Times New Roman" w:cs="Times New Roman"/>
                <w:b/>
                <w:color w:val="1F4D78"/>
                <w:sz w:val="18"/>
                <w:szCs w:val="18"/>
              </w:rPr>
              <w:t>LRRC32</w:t>
            </w:r>
          </w:p>
        </w:tc>
        <w:tc>
          <w:tcPr>
            <w:tcW w:w="3100" w:type="dxa"/>
            <w:shd w:val="clear" w:color="auto" w:fill="F7F9FC"/>
            <w:tcMar>
              <w:top w:w="80" w:type="dxa"/>
              <w:left w:w="120" w:type="dxa"/>
              <w:bottom w:w="80" w:type="dxa"/>
              <w:right w:w="120" w:type="dxa"/>
            </w:tcMar>
            <w:vAlign w:val="center"/>
          </w:tcPr>
          <w:p w14:paraId="03983F97" w14:textId="77777777" w:rsidR="00B45DFA" w:rsidRPr="00B45DFA" w:rsidRDefault="00B45DFA" w:rsidP="000471D9">
            <w:pPr>
              <w:rPr>
                <w:rFonts w:ascii="Times New Roman" w:hAnsi="Times New Roman" w:cs="Times New Roman"/>
                <w:sz w:val="18"/>
                <w:szCs w:val="18"/>
              </w:rPr>
            </w:pPr>
            <w:r w:rsidRPr="00B45DFA">
              <w:rPr>
                <w:rFonts w:ascii="Times New Roman" w:hAnsi="Times New Roman" w:cs="Times New Roman"/>
                <w:sz w:val="18"/>
                <w:szCs w:val="18"/>
              </w:rPr>
              <w:t>Not prominently mentioned.</w:t>
            </w:r>
          </w:p>
        </w:tc>
        <w:tc>
          <w:tcPr>
            <w:tcW w:w="3100" w:type="dxa"/>
            <w:shd w:val="clear" w:color="auto" w:fill="F7F9FC"/>
            <w:tcMar>
              <w:top w:w="80" w:type="dxa"/>
              <w:left w:w="120" w:type="dxa"/>
              <w:bottom w:w="80" w:type="dxa"/>
              <w:right w:w="120" w:type="dxa"/>
            </w:tcMar>
            <w:vAlign w:val="center"/>
          </w:tcPr>
          <w:p w14:paraId="02CC462C" w14:textId="77777777" w:rsidR="00B45DFA" w:rsidRPr="00B45DFA" w:rsidRDefault="00B45DFA" w:rsidP="000471D9">
            <w:pPr>
              <w:rPr>
                <w:rFonts w:ascii="Times New Roman" w:hAnsi="Times New Roman" w:cs="Times New Roman"/>
                <w:sz w:val="18"/>
                <w:szCs w:val="18"/>
              </w:rPr>
            </w:pPr>
            <w:r w:rsidRPr="00B45DFA">
              <w:rPr>
                <w:rFonts w:ascii="Times New Roman" w:hAnsi="Times New Roman" w:cs="Times New Roman"/>
                <w:b/>
                <w:bCs/>
                <w:sz w:val="18"/>
                <w:szCs w:val="18"/>
              </w:rPr>
              <w:t xml:space="preserve">Context: </w:t>
            </w:r>
            <w:r w:rsidRPr="00B45DFA">
              <w:rPr>
                <w:rFonts w:ascii="Times New Roman" w:hAnsi="Times New Roman" w:cs="Times New Roman"/>
                <w:sz w:val="18"/>
                <w:szCs w:val="18"/>
              </w:rPr>
              <w:t>Stromal signature; SII (Stromal and Immunosuppressive Index). Associated with worse EFS and shorter DOR.</w:t>
            </w:r>
          </w:p>
        </w:tc>
        <w:tc>
          <w:tcPr>
            <w:tcW w:w="3660" w:type="dxa"/>
            <w:shd w:val="clear" w:color="auto" w:fill="F7F9FC"/>
            <w:tcMar>
              <w:top w:w="80" w:type="dxa"/>
              <w:left w:w="120" w:type="dxa"/>
              <w:bottom w:w="80" w:type="dxa"/>
              <w:right w:w="120" w:type="dxa"/>
            </w:tcMar>
            <w:vAlign w:val="center"/>
          </w:tcPr>
          <w:p w14:paraId="71ACAFF1" w14:textId="77777777" w:rsidR="00B45DFA" w:rsidRPr="00B45DFA" w:rsidRDefault="00B45DFA" w:rsidP="000471D9">
            <w:pPr>
              <w:rPr>
                <w:rFonts w:ascii="Times New Roman" w:hAnsi="Times New Roman" w:cs="Times New Roman"/>
                <w:sz w:val="18"/>
                <w:szCs w:val="18"/>
              </w:rPr>
            </w:pPr>
            <w:r w:rsidRPr="00B45DFA">
              <w:rPr>
                <w:rFonts w:ascii="Times New Roman" w:hAnsi="Times New Roman" w:cs="Times New Roman"/>
                <w:color w:val="000000"/>
                <w:sz w:val="18"/>
                <w:szCs w:val="18"/>
              </w:rPr>
              <w:t>Discordant between cohorts:</w:t>
            </w:r>
            <w:r w:rsidRPr="00B45DFA">
              <w:rPr>
                <w:rFonts w:ascii="Times New Roman" w:hAnsi="Times New Roman" w:cs="Times New Roman"/>
                <w:sz w:val="18"/>
                <w:szCs w:val="18"/>
              </w:rPr>
              <w:t xml:space="preserve"> Supported by ZUMA-7 but not highlighted by ZUMA-1; however, this gene was not found in the list of genes analyzed in ZUMA-1.</w:t>
            </w:r>
          </w:p>
        </w:tc>
      </w:tr>
      <w:tr w:rsidR="00B45DFA" w:rsidRPr="003A277B" w14:paraId="31324122" w14:textId="77777777" w:rsidTr="000471D9">
        <w:trPr>
          <w:cantSplit/>
        </w:trPr>
        <w:tc>
          <w:tcPr>
            <w:tcW w:w="1800" w:type="dxa"/>
            <w:tcMar>
              <w:top w:w="80" w:type="dxa"/>
              <w:left w:w="120" w:type="dxa"/>
              <w:bottom w:w="80" w:type="dxa"/>
              <w:right w:w="120" w:type="dxa"/>
            </w:tcMar>
            <w:vAlign w:val="center"/>
          </w:tcPr>
          <w:p w14:paraId="1379D76A" w14:textId="77777777" w:rsidR="00B45DFA" w:rsidRPr="00525573" w:rsidRDefault="00B45DFA" w:rsidP="000471D9">
            <w:pPr>
              <w:rPr>
                <w:rFonts w:ascii="Times New Roman" w:hAnsi="Times New Roman" w:cs="Times New Roman"/>
                <w:color w:val="000000" w:themeColor="text1"/>
                <w:sz w:val="18"/>
                <w:szCs w:val="18"/>
              </w:rPr>
            </w:pPr>
            <w:r w:rsidRPr="00525573">
              <w:rPr>
                <w:rFonts w:ascii="Times New Roman" w:hAnsi="Times New Roman" w:cs="Times New Roman"/>
                <w:color w:val="000000" w:themeColor="text1"/>
                <w:sz w:val="18"/>
                <w:szCs w:val="18"/>
              </w:rPr>
              <w:t>Adhesion /EMT-like remodeling / Intrinsic Resistance</w:t>
            </w:r>
          </w:p>
        </w:tc>
        <w:tc>
          <w:tcPr>
            <w:tcW w:w="1300" w:type="dxa"/>
            <w:tcMar>
              <w:top w:w="80" w:type="dxa"/>
              <w:left w:w="120" w:type="dxa"/>
              <w:bottom w:w="80" w:type="dxa"/>
              <w:right w:w="120" w:type="dxa"/>
            </w:tcMar>
            <w:vAlign w:val="center"/>
          </w:tcPr>
          <w:p w14:paraId="4449B973" w14:textId="77777777" w:rsidR="00B45DFA" w:rsidRPr="00525573" w:rsidRDefault="00B45DFA" w:rsidP="000471D9">
            <w:pPr>
              <w:rPr>
                <w:rFonts w:ascii="Times New Roman" w:hAnsi="Times New Roman" w:cs="Times New Roman"/>
                <w:b/>
                <w:color w:val="000000" w:themeColor="text1"/>
                <w:sz w:val="18"/>
                <w:szCs w:val="18"/>
              </w:rPr>
            </w:pPr>
            <w:r w:rsidRPr="00525573">
              <w:rPr>
                <w:rFonts w:ascii="Times New Roman" w:hAnsi="Times New Roman" w:cs="Times New Roman"/>
                <w:b/>
                <w:color w:val="000000" w:themeColor="text1"/>
                <w:sz w:val="18"/>
                <w:szCs w:val="18"/>
              </w:rPr>
              <w:t>*NCAM1 (CD56)</w:t>
            </w:r>
          </w:p>
        </w:tc>
        <w:tc>
          <w:tcPr>
            <w:tcW w:w="3100" w:type="dxa"/>
            <w:tcMar>
              <w:top w:w="80" w:type="dxa"/>
              <w:left w:w="120" w:type="dxa"/>
              <w:bottom w:w="80" w:type="dxa"/>
              <w:right w:w="120" w:type="dxa"/>
            </w:tcMar>
            <w:vAlign w:val="center"/>
          </w:tcPr>
          <w:p w14:paraId="5B5C569B" w14:textId="77777777" w:rsidR="00B45DFA" w:rsidRPr="00B45DFA" w:rsidRDefault="00B45DFA" w:rsidP="000471D9">
            <w:pPr>
              <w:rPr>
                <w:rFonts w:ascii="Times New Roman" w:hAnsi="Times New Roman" w:cs="Times New Roman"/>
                <w:sz w:val="18"/>
                <w:szCs w:val="18"/>
              </w:rPr>
            </w:pPr>
            <w:r w:rsidRPr="00B45DFA">
              <w:rPr>
                <w:rFonts w:ascii="Times New Roman" w:hAnsi="Times New Roman" w:cs="Times New Roman"/>
                <w:b/>
                <w:bCs/>
                <w:sz w:val="18"/>
                <w:szCs w:val="18"/>
              </w:rPr>
              <w:t xml:space="preserve">Post-treatment: </w:t>
            </w:r>
            <w:r w:rsidRPr="00B45DFA">
              <w:rPr>
                <w:rFonts w:ascii="Times New Roman" w:hAnsi="Times New Roman" w:cs="Times New Roman"/>
                <w:sz w:val="18"/>
                <w:szCs w:val="18"/>
              </w:rPr>
              <w:t>Trend towards reduction in non-responders⁵.</w:t>
            </w:r>
          </w:p>
        </w:tc>
        <w:tc>
          <w:tcPr>
            <w:tcW w:w="3100" w:type="dxa"/>
            <w:tcMar>
              <w:top w:w="80" w:type="dxa"/>
              <w:left w:w="120" w:type="dxa"/>
              <w:bottom w:w="80" w:type="dxa"/>
              <w:right w:w="120" w:type="dxa"/>
            </w:tcMar>
            <w:vAlign w:val="center"/>
          </w:tcPr>
          <w:p w14:paraId="00734C62" w14:textId="77777777" w:rsidR="00B45DFA" w:rsidRPr="00B45DFA" w:rsidRDefault="00B45DFA" w:rsidP="000471D9">
            <w:pPr>
              <w:rPr>
                <w:rFonts w:ascii="Times New Roman" w:hAnsi="Times New Roman" w:cs="Times New Roman"/>
                <w:sz w:val="18"/>
                <w:szCs w:val="18"/>
              </w:rPr>
            </w:pPr>
            <w:r w:rsidRPr="00B45DFA">
              <w:rPr>
                <w:rFonts w:ascii="Times New Roman" w:hAnsi="Times New Roman" w:cs="Times New Roman"/>
                <w:sz w:val="18"/>
                <w:szCs w:val="18"/>
              </w:rPr>
              <w:t>An NK CD56dim signature was associated with shorter DOR, but this does not establish tumor-cell NCAM1 as the source.</w:t>
            </w:r>
          </w:p>
        </w:tc>
        <w:tc>
          <w:tcPr>
            <w:tcW w:w="3660" w:type="dxa"/>
            <w:tcMar>
              <w:top w:w="80" w:type="dxa"/>
              <w:left w:w="120" w:type="dxa"/>
              <w:bottom w:w="80" w:type="dxa"/>
              <w:right w:w="120" w:type="dxa"/>
            </w:tcMar>
            <w:vAlign w:val="center"/>
          </w:tcPr>
          <w:p w14:paraId="6245F76F" w14:textId="77777777" w:rsidR="00B45DFA" w:rsidRPr="00B45DFA" w:rsidRDefault="00B45DFA" w:rsidP="000471D9">
            <w:pPr>
              <w:rPr>
                <w:rFonts w:ascii="Times New Roman" w:hAnsi="Times New Roman" w:cs="Times New Roman"/>
                <w:sz w:val="18"/>
                <w:szCs w:val="18"/>
              </w:rPr>
            </w:pPr>
            <w:r w:rsidRPr="00B45DFA">
              <w:rPr>
                <w:rFonts w:ascii="Times New Roman" w:hAnsi="Times New Roman" w:cs="Times New Roman"/>
                <w:color w:val="000000"/>
                <w:sz w:val="18"/>
                <w:szCs w:val="18"/>
              </w:rPr>
              <w:t>Discordant between cohorts:</w:t>
            </w:r>
            <w:r w:rsidRPr="00B45DFA">
              <w:rPr>
                <w:rFonts w:ascii="Times New Roman" w:hAnsi="Times New Roman" w:cs="Times New Roman"/>
                <w:sz w:val="18"/>
                <w:szCs w:val="18"/>
              </w:rPr>
              <w:t xml:space="preserve"> Supported by ZUMA-7 but not highlighted by ZUMA-1; however, this gene was not found in the list of genes analyzed in ZUMA-1.</w:t>
            </w:r>
          </w:p>
        </w:tc>
      </w:tr>
      <w:tr w:rsidR="00B45DFA" w:rsidRPr="003A277B" w14:paraId="4DCCE517" w14:textId="77777777" w:rsidTr="000471D9">
        <w:trPr>
          <w:cantSplit/>
        </w:trPr>
        <w:tc>
          <w:tcPr>
            <w:tcW w:w="1800" w:type="dxa"/>
            <w:shd w:val="clear" w:color="auto" w:fill="F7F9FC"/>
            <w:tcMar>
              <w:top w:w="80" w:type="dxa"/>
              <w:left w:w="120" w:type="dxa"/>
              <w:bottom w:w="80" w:type="dxa"/>
              <w:right w:w="120" w:type="dxa"/>
            </w:tcMar>
            <w:vAlign w:val="center"/>
          </w:tcPr>
          <w:p w14:paraId="6FF97231" w14:textId="77777777" w:rsidR="00B45DFA" w:rsidRPr="00B45DFA" w:rsidRDefault="00B45DFA" w:rsidP="000471D9">
            <w:pPr>
              <w:rPr>
                <w:rFonts w:ascii="Times New Roman" w:hAnsi="Times New Roman" w:cs="Times New Roman"/>
                <w:sz w:val="18"/>
                <w:szCs w:val="18"/>
              </w:rPr>
            </w:pPr>
            <w:r w:rsidRPr="00B45DFA">
              <w:rPr>
                <w:rFonts w:ascii="Times New Roman" w:hAnsi="Times New Roman" w:cs="Times New Roman"/>
                <w:sz w:val="18"/>
                <w:szCs w:val="18"/>
              </w:rPr>
              <w:t>Immune regulation</w:t>
            </w:r>
          </w:p>
        </w:tc>
        <w:tc>
          <w:tcPr>
            <w:tcW w:w="1300" w:type="dxa"/>
            <w:shd w:val="clear" w:color="auto" w:fill="F7F9FC"/>
            <w:tcMar>
              <w:top w:w="80" w:type="dxa"/>
              <w:left w:w="120" w:type="dxa"/>
              <w:bottom w:w="80" w:type="dxa"/>
              <w:right w:w="120" w:type="dxa"/>
            </w:tcMar>
            <w:vAlign w:val="center"/>
          </w:tcPr>
          <w:p w14:paraId="4F9EAE85" w14:textId="77777777" w:rsidR="00B45DFA" w:rsidRPr="00B45DFA" w:rsidRDefault="00B45DFA" w:rsidP="000471D9">
            <w:pPr>
              <w:rPr>
                <w:rFonts w:ascii="Times New Roman" w:hAnsi="Times New Roman" w:cs="Times New Roman"/>
                <w:b/>
                <w:sz w:val="18"/>
                <w:szCs w:val="18"/>
              </w:rPr>
            </w:pPr>
            <w:r w:rsidRPr="00B45DFA">
              <w:rPr>
                <w:rFonts w:ascii="Times New Roman" w:hAnsi="Times New Roman" w:cs="Times New Roman"/>
                <w:b/>
                <w:color w:val="1F4D78"/>
                <w:sz w:val="18"/>
                <w:szCs w:val="18"/>
              </w:rPr>
              <w:t>BTLA</w:t>
            </w:r>
          </w:p>
        </w:tc>
        <w:tc>
          <w:tcPr>
            <w:tcW w:w="3100" w:type="dxa"/>
            <w:shd w:val="clear" w:color="auto" w:fill="F7F9FC"/>
            <w:tcMar>
              <w:top w:w="80" w:type="dxa"/>
              <w:left w:w="120" w:type="dxa"/>
              <w:bottom w:w="80" w:type="dxa"/>
              <w:right w:w="120" w:type="dxa"/>
            </w:tcMar>
            <w:vAlign w:val="center"/>
          </w:tcPr>
          <w:p w14:paraId="159A13BD" w14:textId="77777777" w:rsidR="00B45DFA" w:rsidRPr="00B45DFA" w:rsidRDefault="00B45DFA" w:rsidP="000471D9">
            <w:pPr>
              <w:jc w:val="both"/>
              <w:rPr>
                <w:rFonts w:ascii="Times New Roman" w:hAnsi="Times New Roman" w:cs="Times New Roman"/>
                <w:sz w:val="18"/>
                <w:szCs w:val="18"/>
              </w:rPr>
            </w:pPr>
            <w:r w:rsidRPr="00B45DFA">
              <w:rPr>
                <w:rFonts w:ascii="Times New Roman" w:hAnsi="Times New Roman" w:cs="Times New Roman"/>
                <w:b/>
                <w:bCs/>
                <w:sz w:val="18"/>
                <w:szCs w:val="18"/>
              </w:rPr>
              <w:t xml:space="preserve">Post-treatment: </w:t>
            </w:r>
            <w:r w:rsidRPr="00B45DFA">
              <w:rPr>
                <w:rFonts w:ascii="Times New Roman" w:hAnsi="Times New Roman" w:cs="Times New Roman"/>
                <w:sz w:val="18"/>
                <w:szCs w:val="18"/>
              </w:rPr>
              <w:t>Significant reduction in CR⁶.</w:t>
            </w:r>
          </w:p>
          <w:p w14:paraId="52F3F0F5" w14:textId="77777777" w:rsidR="00B45DFA" w:rsidRPr="00B45DFA" w:rsidRDefault="00B45DFA" w:rsidP="000471D9">
            <w:pPr>
              <w:jc w:val="both"/>
              <w:rPr>
                <w:rFonts w:ascii="Times New Roman" w:hAnsi="Times New Roman" w:cs="Times New Roman"/>
                <w:sz w:val="18"/>
                <w:szCs w:val="18"/>
              </w:rPr>
            </w:pPr>
          </w:p>
          <w:p w14:paraId="736FC2CA" w14:textId="77777777" w:rsidR="00B45DFA" w:rsidRPr="00B45DFA" w:rsidRDefault="00B45DFA" w:rsidP="000471D9">
            <w:pPr>
              <w:rPr>
                <w:rFonts w:ascii="Times New Roman" w:hAnsi="Times New Roman" w:cs="Times New Roman"/>
                <w:sz w:val="18"/>
                <w:szCs w:val="18"/>
              </w:rPr>
            </w:pPr>
            <w:r w:rsidRPr="00B45DFA">
              <w:rPr>
                <w:rFonts w:ascii="Times New Roman" w:hAnsi="Times New Roman" w:cs="Times New Roman"/>
                <w:b/>
                <w:bCs/>
                <w:sz w:val="18"/>
                <w:szCs w:val="18"/>
              </w:rPr>
              <w:t>Baseline:</w:t>
            </w:r>
            <w:r w:rsidRPr="00B45DFA">
              <w:rPr>
                <w:rFonts w:ascii="Times New Roman" w:hAnsi="Times New Roman" w:cs="Times New Roman"/>
                <w:sz w:val="18"/>
                <w:szCs w:val="18"/>
              </w:rPr>
              <w:t xml:space="preserve"> Similar expression between responders and non-responders.</w:t>
            </w:r>
          </w:p>
        </w:tc>
        <w:tc>
          <w:tcPr>
            <w:tcW w:w="3100" w:type="dxa"/>
            <w:shd w:val="clear" w:color="auto" w:fill="F7F9FC"/>
            <w:tcMar>
              <w:top w:w="80" w:type="dxa"/>
              <w:left w:w="120" w:type="dxa"/>
              <w:bottom w:w="80" w:type="dxa"/>
              <w:right w:w="120" w:type="dxa"/>
            </w:tcMar>
            <w:vAlign w:val="center"/>
          </w:tcPr>
          <w:p w14:paraId="2190ACC8" w14:textId="77777777" w:rsidR="00B45DFA" w:rsidRPr="00B45DFA" w:rsidRDefault="00B45DFA" w:rsidP="000471D9">
            <w:pPr>
              <w:rPr>
                <w:rFonts w:ascii="Times New Roman" w:hAnsi="Times New Roman" w:cs="Times New Roman"/>
                <w:sz w:val="18"/>
                <w:szCs w:val="18"/>
              </w:rPr>
            </w:pPr>
            <w:r w:rsidRPr="00B45DFA">
              <w:rPr>
                <w:rFonts w:ascii="Times New Roman" w:hAnsi="Times New Roman" w:cs="Times New Roman"/>
                <w:b/>
                <w:bCs/>
                <w:sz w:val="18"/>
                <w:szCs w:val="18"/>
              </w:rPr>
              <w:t xml:space="preserve">Context: </w:t>
            </w:r>
            <w:r w:rsidRPr="00B45DFA">
              <w:rPr>
                <w:rFonts w:ascii="Times New Roman" w:hAnsi="Times New Roman" w:cs="Times New Roman"/>
                <w:sz w:val="18"/>
                <w:szCs w:val="18"/>
              </w:rPr>
              <w:t>"NK CD56dim" signature associated with lower DOR.</w:t>
            </w:r>
          </w:p>
        </w:tc>
        <w:tc>
          <w:tcPr>
            <w:tcW w:w="3660" w:type="dxa"/>
            <w:shd w:val="clear" w:color="auto" w:fill="F7F9FC"/>
            <w:tcMar>
              <w:top w:w="80" w:type="dxa"/>
              <w:left w:w="120" w:type="dxa"/>
              <w:bottom w:w="80" w:type="dxa"/>
              <w:right w:w="120" w:type="dxa"/>
            </w:tcMar>
            <w:vAlign w:val="center"/>
          </w:tcPr>
          <w:p w14:paraId="46412FA0" w14:textId="77777777" w:rsidR="00B45DFA" w:rsidRPr="00B45DFA" w:rsidRDefault="00B45DFA" w:rsidP="000471D9">
            <w:pPr>
              <w:rPr>
                <w:rFonts w:ascii="Times New Roman" w:hAnsi="Times New Roman" w:cs="Times New Roman"/>
                <w:sz w:val="18"/>
                <w:szCs w:val="18"/>
              </w:rPr>
            </w:pPr>
            <w:r w:rsidRPr="00B45DFA">
              <w:rPr>
                <w:rFonts w:ascii="Times New Roman" w:hAnsi="Times New Roman" w:cs="Times New Roman"/>
                <w:color w:val="000000"/>
                <w:sz w:val="18"/>
                <w:szCs w:val="18"/>
              </w:rPr>
              <w:t>Inconclusive</w:t>
            </w:r>
            <w:r w:rsidRPr="00B45DFA">
              <w:rPr>
                <w:rFonts w:ascii="Times New Roman" w:hAnsi="Times New Roman" w:cs="Times New Roman"/>
                <w:sz w:val="18"/>
                <w:szCs w:val="18"/>
              </w:rPr>
              <w:t>: It has been proposed as a potential baseline protective factor, showing significance in EFS and Cox analyses. Although the ZUMA-1 trial demonstrated that CAR-T therapy reduces the expression of this gene in patients achieving a complete response, there was no difference in baseline levels between responders and non-responders; the ZUMA-7 trial, meanwhile, did not directly address this.</w:t>
            </w:r>
          </w:p>
        </w:tc>
      </w:tr>
      <w:tr w:rsidR="00B45DFA" w:rsidRPr="003A277B" w14:paraId="0DCA8295" w14:textId="77777777" w:rsidTr="000471D9">
        <w:trPr>
          <w:cantSplit/>
        </w:trPr>
        <w:tc>
          <w:tcPr>
            <w:tcW w:w="1800" w:type="dxa"/>
            <w:tcMar>
              <w:top w:w="80" w:type="dxa"/>
              <w:left w:w="120" w:type="dxa"/>
              <w:bottom w:w="80" w:type="dxa"/>
              <w:right w:w="120" w:type="dxa"/>
            </w:tcMar>
            <w:vAlign w:val="center"/>
          </w:tcPr>
          <w:p w14:paraId="487D86A3" w14:textId="77777777" w:rsidR="00B45DFA" w:rsidRPr="00B45DFA" w:rsidRDefault="00B45DFA" w:rsidP="000471D9">
            <w:pPr>
              <w:rPr>
                <w:rFonts w:ascii="Times New Roman" w:hAnsi="Times New Roman" w:cs="Times New Roman"/>
                <w:sz w:val="18"/>
                <w:szCs w:val="18"/>
              </w:rPr>
            </w:pPr>
            <w:r w:rsidRPr="00B45DFA">
              <w:rPr>
                <w:rFonts w:ascii="Times New Roman" w:hAnsi="Times New Roman" w:cs="Times New Roman"/>
                <w:sz w:val="18"/>
                <w:szCs w:val="18"/>
              </w:rPr>
              <w:t>Cytotoxic-cell-associated marker</w:t>
            </w:r>
          </w:p>
        </w:tc>
        <w:tc>
          <w:tcPr>
            <w:tcW w:w="1300" w:type="dxa"/>
            <w:tcMar>
              <w:top w:w="80" w:type="dxa"/>
              <w:left w:w="120" w:type="dxa"/>
              <w:bottom w:w="80" w:type="dxa"/>
              <w:right w:w="120" w:type="dxa"/>
            </w:tcMar>
            <w:vAlign w:val="center"/>
          </w:tcPr>
          <w:p w14:paraId="12A2E88B" w14:textId="77777777" w:rsidR="00B45DFA" w:rsidRPr="00B45DFA" w:rsidRDefault="00B45DFA" w:rsidP="000471D9">
            <w:pPr>
              <w:rPr>
                <w:rFonts w:ascii="Times New Roman" w:hAnsi="Times New Roman" w:cs="Times New Roman"/>
                <w:b/>
                <w:sz w:val="18"/>
                <w:szCs w:val="18"/>
              </w:rPr>
            </w:pPr>
            <w:r w:rsidRPr="00525573">
              <w:rPr>
                <w:rFonts w:ascii="Times New Roman" w:hAnsi="Times New Roman" w:cs="Times New Roman"/>
                <w:b/>
                <w:color w:val="000000" w:themeColor="text1"/>
                <w:sz w:val="18"/>
                <w:szCs w:val="18"/>
              </w:rPr>
              <w:t xml:space="preserve">*KLRD1 </w:t>
            </w:r>
            <w:r w:rsidRPr="00B45DFA">
              <w:rPr>
                <w:rFonts w:ascii="Times New Roman" w:hAnsi="Times New Roman" w:cs="Times New Roman"/>
                <w:b/>
                <w:color w:val="1F4D78"/>
                <w:sz w:val="18"/>
                <w:szCs w:val="18"/>
              </w:rPr>
              <w:t>(CD94)</w:t>
            </w:r>
          </w:p>
        </w:tc>
        <w:tc>
          <w:tcPr>
            <w:tcW w:w="3100" w:type="dxa"/>
            <w:tcMar>
              <w:top w:w="80" w:type="dxa"/>
              <w:left w:w="120" w:type="dxa"/>
              <w:bottom w:w="80" w:type="dxa"/>
              <w:right w:w="120" w:type="dxa"/>
            </w:tcMar>
            <w:vAlign w:val="center"/>
          </w:tcPr>
          <w:p w14:paraId="0EBFE15C" w14:textId="77777777" w:rsidR="00B45DFA" w:rsidRPr="00B45DFA" w:rsidRDefault="00B45DFA" w:rsidP="000471D9">
            <w:pPr>
              <w:rPr>
                <w:rFonts w:ascii="Times New Roman" w:hAnsi="Times New Roman" w:cs="Times New Roman"/>
                <w:sz w:val="18"/>
                <w:szCs w:val="18"/>
              </w:rPr>
            </w:pPr>
            <w:r w:rsidRPr="00B45DFA">
              <w:rPr>
                <w:rFonts w:ascii="Times New Roman" w:hAnsi="Times New Roman" w:cs="Times New Roman"/>
                <w:b/>
                <w:bCs/>
                <w:sz w:val="18"/>
                <w:szCs w:val="18"/>
              </w:rPr>
              <w:t xml:space="preserve">Post-treatment: </w:t>
            </w:r>
            <w:r w:rsidRPr="00B45DFA">
              <w:rPr>
                <w:rFonts w:ascii="Times New Roman" w:hAnsi="Times New Roman" w:cs="Times New Roman"/>
                <w:sz w:val="18"/>
                <w:szCs w:val="18"/>
              </w:rPr>
              <w:t xml:space="preserve">Significant increase in OR⁷. Interestingly, the increase was more detectable in </w:t>
            </w:r>
            <w:proofErr w:type="gramStart"/>
            <w:r w:rsidRPr="00B45DFA">
              <w:rPr>
                <w:rFonts w:ascii="Times New Roman" w:hAnsi="Times New Roman" w:cs="Times New Roman"/>
                <w:sz w:val="18"/>
                <w:szCs w:val="18"/>
              </w:rPr>
              <w:t>Non-CR.</w:t>
            </w:r>
            <w:proofErr w:type="gramEnd"/>
          </w:p>
        </w:tc>
        <w:tc>
          <w:tcPr>
            <w:tcW w:w="3100" w:type="dxa"/>
            <w:tcMar>
              <w:top w:w="80" w:type="dxa"/>
              <w:left w:w="120" w:type="dxa"/>
              <w:bottom w:w="80" w:type="dxa"/>
              <w:right w:w="120" w:type="dxa"/>
            </w:tcMar>
            <w:vAlign w:val="center"/>
          </w:tcPr>
          <w:p w14:paraId="7235371F" w14:textId="77777777" w:rsidR="00B45DFA" w:rsidRPr="00B45DFA" w:rsidRDefault="00B45DFA" w:rsidP="000471D9">
            <w:pPr>
              <w:rPr>
                <w:rFonts w:ascii="Times New Roman" w:hAnsi="Times New Roman" w:cs="Times New Roman"/>
                <w:sz w:val="18"/>
                <w:szCs w:val="18"/>
              </w:rPr>
            </w:pPr>
            <w:r w:rsidRPr="00B45DFA">
              <w:rPr>
                <w:rFonts w:ascii="Times New Roman" w:hAnsi="Times New Roman" w:cs="Times New Roman"/>
                <w:b/>
                <w:bCs/>
                <w:sz w:val="18"/>
                <w:szCs w:val="18"/>
              </w:rPr>
              <w:t xml:space="preserve">Context: </w:t>
            </w:r>
            <w:r w:rsidRPr="00B45DFA">
              <w:rPr>
                <w:rFonts w:ascii="Times New Roman" w:hAnsi="Times New Roman" w:cs="Times New Roman"/>
                <w:sz w:val="18"/>
                <w:szCs w:val="18"/>
              </w:rPr>
              <w:t xml:space="preserve">Cluster 4 (Cytotoxic). Signature associated with SOC, but not significantly with </w:t>
            </w:r>
            <w:proofErr w:type="spellStart"/>
            <w:r w:rsidRPr="00B45DFA">
              <w:rPr>
                <w:rFonts w:ascii="Times New Roman" w:hAnsi="Times New Roman" w:cs="Times New Roman"/>
                <w:sz w:val="18"/>
                <w:szCs w:val="18"/>
              </w:rPr>
              <w:t>axi</w:t>
            </w:r>
            <w:proofErr w:type="spellEnd"/>
            <w:r w:rsidRPr="00B45DFA">
              <w:rPr>
                <w:rFonts w:ascii="Times New Roman" w:hAnsi="Times New Roman" w:cs="Times New Roman"/>
                <w:sz w:val="18"/>
                <w:szCs w:val="18"/>
              </w:rPr>
              <w:t>-cel.</w:t>
            </w:r>
          </w:p>
        </w:tc>
        <w:tc>
          <w:tcPr>
            <w:tcW w:w="3660" w:type="dxa"/>
            <w:tcMar>
              <w:top w:w="80" w:type="dxa"/>
              <w:left w:w="120" w:type="dxa"/>
              <w:bottom w:w="80" w:type="dxa"/>
              <w:right w:w="120" w:type="dxa"/>
            </w:tcMar>
            <w:vAlign w:val="center"/>
          </w:tcPr>
          <w:p w14:paraId="7E90A302" w14:textId="77777777" w:rsidR="00B45DFA" w:rsidRPr="00B45DFA" w:rsidRDefault="00B45DFA" w:rsidP="000471D9">
            <w:pPr>
              <w:rPr>
                <w:rFonts w:ascii="Times New Roman" w:hAnsi="Times New Roman" w:cs="Times New Roman"/>
                <w:sz w:val="18"/>
                <w:szCs w:val="18"/>
              </w:rPr>
            </w:pPr>
            <w:r w:rsidRPr="00B45DFA">
              <w:rPr>
                <w:rFonts w:ascii="Times New Roman" w:hAnsi="Times New Roman" w:cs="Times New Roman"/>
                <w:sz w:val="18"/>
                <w:szCs w:val="18"/>
              </w:rPr>
              <w:t>Presented as a potential baseline risk factor with significance regarding EFS and Cox. While ZUMA-1 shows a significant increase in objective response following CAR-T treatment, and a trend toward an increase in non-CR cases, this is not observed at baseline; conversely, ZUMA-7 shows significant results regarding SOC.</w:t>
            </w:r>
          </w:p>
        </w:tc>
      </w:tr>
      <w:tr w:rsidR="00B45DFA" w:rsidRPr="003A277B" w14:paraId="369A00B1" w14:textId="77777777" w:rsidTr="000471D9">
        <w:trPr>
          <w:cantSplit/>
        </w:trPr>
        <w:tc>
          <w:tcPr>
            <w:tcW w:w="1800" w:type="dxa"/>
            <w:shd w:val="clear" w:color="auto" w:fill="F7F9FC"/>
            <w:tcMar>
              <w:top w:w="80" w:type="dxa"/>
              <w:left w:w="120" w:type="dxa"/>
              <w:bottom w:w="80" w:type="dxa"/>
              <w:right w:w="120" w:type="dxa"/>
            </w:tcMar>
            <w:vAlign w:val="center"/>
          </w:tcPr>
          <w:p w14:paraId="2D005589" w14:textId="77777777" w:rsidR="00B45DFA" w:rsidRPr="00B45DFA" w:rsidRDefault="00B45DFA" w:rsidP="000471D9">
            <w:pPr>
              <w:rPr>
                <w:rFonts w:ascii="Times New Roman" w:hAnsi="Times New Roman" w:cs="Times New Roman"/>
                <w:sz w:val="18"/>
                <w:szCs w:val="18"/>
              </w:rPr>
            </w:pPr>
            <w:r w:rsidRPr="00B45DFA">
              <w:rPr>
                <w:rFonts w:ascii="Times New Roman" w:hAnsi="Times New Roman" w:cs="Times New Roman"/>
                <w:sz w:val="18"/>
                <w:szCs w:val="18"/>
              </w:rPr>
              <w:t>Interferon-responsive state</w:t>
            </w:r>
          </w:p>
        </w:tc>
        <w:tc>
          <w:tcPr>
            <w:tcW w:w="1300" w:type="dxa"/>
            <w:shd w:val="clear" w:color="auto" w:fill="F7F9FC"/>
            <w:tcMar>
              <w:top w:w="80" w:type="dxa"/>
              <w:left w:w="120" w:type="dxa"/>
              <w:bottom w:w="80" w:type="dxa"/>
              <w:right w:w="120" w:type="dxa"/>
            </w:tcMar>
            <w:vAlign w:val="center"/>
          </w:tcPr>
          <w:p w14:paraId="00DE4695" w14:textId="77777777" w:rsidR="00B45DFA" w:rsidRPr="00B45DFA" w:rsidRDefault="00B45DFA" w:rsidP="000471D9">
            <w:pPr>
              <w:rPr>
                <w:rFonts w:ascii="Times New Roman" w:hAnsi="Times New Roman" w:cs="Times New Roman"/>
                <w:b/>
                <w:sz w:val="18"/>
                <w:szCs w:val="18"/>
              </w:rPr>
            </w:pPr>
            <w:r w:rsidRPr="00525573">
              <w:rPr>
                <w:rFonts w:ascii="Times New Roman" w:hAnsi="Times New Roman" w:cs="Times New Roman"/>
                <w:b/>
                <w:color w:val="000000" w:themeColor="text1"/>
                <w:sz w:val="18"/>
                <w:szCs w:val="18"/>
              </w:rPr>
              <w:t>*IFI27</w:t>
            </w:r>
          </w:p>
        </w:tc>
        <w:tc>
          <w:tcPr>
            <w:tcW w:w="3100" w:type="dxa"/>
            <w:shd w:val="clear" w:color="auto" w:fill="F7F9FC"/>
            <w:tcMar>
              <w:top w:w="80" w:type="dxa"/>
              <w:left w:w="120" w:type="dxa"/>
              <w:bottom w:w="80" w:type="dxa"/>
              <w:right w:w="120" w:type="dxa"/>
            </w:tcMar>
            <w:vAlign w:val="center"/>
          </w:tcPr>
          <w:p w14:paraId="6A46857D" w14:textId="77777777" w:rsidR="00B45DFA" w:rsidRPr="00B45DFA" w:rsidRDefault="00B45DFA" w:rsidP="000471D9">
            <w:pPr>
              <w:jc w:val="both"/>
              <w:rPr>
                <w:rFonts w:ascii="Times New Roman" w:hAnsi="Times New Roman" w:cs="Times New Roman"/>
                <w:sz w:val="18"/>
                <w:szCs w:val="18"/>
              </w:rPr>
            </w:pPr>
            <w:r w:rsidRPr="00B45DFA">
              <w:rPr>
                <w:rFonts w:ascii="Times New Roman" w:hAnsi="Times New Roman" w:cs="Times New Roman"/>
                <w:b/>
                <w:bCs/>
                <w:sz w:val="18"/>
                <w:szCs w:val="18"/>
              </w:rPr>
              <w:t xml:space="preserve">Post-treatment: </w:t>
            </w:r>
            <w:r w:rsidRPr="00B45DFA">
              <w:rPr>
                <w:rFonts w:ascii="Times New Roman" w:hAnsi="Times New Roman" w:cs="Times New Roman"/>
                <w:sz w:val="18"/>
                <w:szCs w:val="18"/>
              </w:rPr>
              <w:t>Significantly upregulated in CR and Non-CR⁸.</w:t>
            </w:r>
          </w:p>
          <w:p w14:paraId="2E7BF191" w14:textId="77777777" w:rsidR="00B45DFA" w:rsidRPr="00B45DFA" w:rsidRDefault="00B45DFA" w:rsidP="000471D9">
            <w:pPr>
              <w:jc w:val="both"/>
              <w:rPr>
                <w:rFonts w:ascii="Times New Roman" w:hAnsi="Times New Roman" w:cs="Times New Roman"/>
                <w:sz w:val="18"/>
                <w:szCs w:val="18"/>
              </w:rPr>
            </w:pPr>
          </w:p>
          <w:p w14:paraId="63EF0EDB" w14:textId="77777777" w:rsidR="00B45DFA" w:rsidRPr="00B45DFA" w:rsidRDefault="00B45DFA" w:rsidP="000471D9">
            <w:pPr>
              <w:rPr>
                <w:rFonts w:ascii="Times New Roman" w:hAnsi="Times New Roman" w:cs="Times New Roman"/>
                <w:sz w:val="18"/>
                <w:szCs w:val="18"/>
              </w:rPr>
            </w:pPr>
            <w:r w:rsidRPr="00B45DFA">
              <w:rPr>
                <w:rFonts w:ascii="Times New Roman" w:hAnsi="Times New Roman" w:cs="Times New Roman"/>
                <w:b/>
                <w:bCs/>
                <w:sz w:val="18"/>
                <w:szCs w:val="18"/>
              </w:rPr>
              <w:t xml:space="preserve">Context: </w:t>
            </w:r>
            <w:r w:rsidRPr="00B45DFA">
              <w:rPr>
                <w:rFonts w:ascii="Times New Roman" w:hAnsi="Times New Roman" w:cs="Times New Roman"/>
                <w:sz w:val="18"/>
                <w:szCs w:val="18"/>
              </w:rPr>
              <w:t>TME activation marker post-CAR T.</w:t>
            </w:r>
          </w:p>
        </w:tc>
        <w:tc>
          <w:tcPr>
            <w:tcW w:w="3100" w:type="dxa"/>
            <w:shd w:val="clear" w:color="auto" w:fill="F7F9FC"/>
            <w:tcMar>
              <w:top w:w="80" w:type="dxa"/>
              <w:left w:w="120" w:type="dxa"/>
              <w:bottom w:w="80" w:type="dxa"/>
              <w:right w:w="120" w:type="dxa"/>
            </w:tcMar>
            <w:vAlign w:val="center"/>
          </w:tcPr>
          <w:p w14:paraId="6519D6D3" w14:textId="77777777" w:rsidR="00B45DFA" w:rsidRPr="00B45DFA" w:rsidRDefault="00B45DFA" w:rsidP="000471D9">
            <w:pPr>
              <w:rPr>
                <w:rFonts w:ascii="Times New Roman" w:hAnsi="Times New Roman" w:cs="Times New Roman"/>
                <w:sz w:val="18"/>
                <w:szCs w:val="18"/>
              </w:rPr>
            </w:pPr>
            <w:r w:rsidRPr="00B45DFA">
              <w:rPr>
                <w:rFonts w:ascii="Times New Roman" w:hAnsi="Times New Roman" w:cs="Times New Roman"/>
                <w:b/>
                <w:bCs/>
                <w:sz w:val="18"/>
                <w:szCs w:val="18"/>
              </w:rPr>
              <w:t xml:space="preserve">Context: </w:t>
            </w:r>
            <w:r w:rsidRPr="00B45DFA">
              <w:rPr>
                <w:rFonts w:ascii="Times New Roman" w:hAnsi="Times New Roman" w:cs="Times New Roman"/>
                <w:sz w:val="18"/>
                <w:szCs w:val="18"/>
              </w:rPr>
              <w:t>Cluster 3 ("IFN downstream" genes). Associated with resistance environments.</w:t>
            </w:r>
          </w:p>
        </w:tc>
        <w:tc>
          <w:tcPr>
            <w:tcW w:w="3660" w:type="dxa"/>
            <w:shd w:val="clear" w:color="auto" w:fill="F7F9FC"/>
            <w:tcMar>
              <w:top w:w="80" w:type="dxa"/>
              <w:left w:w="120" w:type="dxa"/>
              <w:bottom w:w="80" w:type="dxa"/>
              <w:right w:w="120" w:type="dxa"/>
            </w:tcMar>
            <w:vAlign w:val="center"/>
          </w:tcPr>
          <w:p w14:paraId="2B5352BE" w14:textId="77777777" w:rsidR="00B45DFA" w:rsidRPr="00B45DFA" w:rsidRDefault="00B45DFA" w:rsidP="000471D9">
            <w:pPr>
              <w:rPr>
                <w:rFonts w:ascii="Times New Roman" w:hAnsi="Times New Roman" w:cs="Times New Roman"/>
                <w:sz w:val="18"/>
                <w:szCs w:val="18"/>
              </w:rPr>
            </w:pPr>
            <w:r w:rsidRPr="00B45DFA">
              <w:rPr>
                <w:rFonts w:ascii="Times New Roman" w:hAnsi="Times New Roman" w:cs="Times New Roman"/>
                <w:sz w:val="18"/>
                <w:szCs w:val="18"/>
              </w:rPr>
              <w:t xml:space="preserve">Presented as a potential baseline risk factor, reinforced by the ZUMA-7 finding, albeit indirectly. </w:t>
            </w:r>
            <w:r w:rsidRPr="00B45DFA">
              <w:rPr>
                <w:rFonts w:ascii="Times New Roman" w:hAnsi="Times New Roman" w:cs="Times New Roman"/>
                <w:color w:val="000000"/>
                <w:sz w:val="18"/>
                <w:szCs w:val="18"/>
              </w:rPr>
              <w:t>Because it increased after treatment in both CR and non-CR groups, the ZUMA-1 result is pharmacodynamic but not response-specific.</w:t>
            </w:r>
          </w:p>
        </w:tc>
      </w:tr>
      <w:tr w:rsidR="00B45DFA" w:rsidRPr="003A277B" w14:paraId="0CAA2FC1" w14:textId="77777777" w:rsidTr="000471D9">
        <w:trPr>
          <w:cantSplit/>
        </w:trPr>
        <w:tc>
          <w:tcPr>
            <w:tcW w:w="1800" w:type="dxa"/>
            <w:tcMar>
              <w:top w:w="80" w:type="dxa"/>
              <w:left w:w="120" w:type="dxa"/>
              <w:bottom w:w="80" w:type="dxa"/>
              <w:right w:w="120" w:type="dxa"/>
            </w:tcMar>
            <w:vAlign w:val="center"/>
          </w:tcPr>
          <w:p w14:paraId="4D194C95" w14:textId="77777777" w:rsidR="00B45DFA" w:rsidRPr="00B45DFA" w:rsidRDefault="00B45DFA" w:rsidP="000471D9">
            <w:pPr>
              <w:rPr>
                <w:rFonts w:ascii="Times New Roman" w:hAnsi="Times New Roman" w:cs="Times New Roman"/>
                <w:sz w:val="18"/>
                <w:szCs w:val="18"/>
              </w:rPr>
            </w:pPr>
            <w:r w:rsidRPr="00B45DFA">
              <w:rPr>
                <w:rFonts w:ascii="Times New Roman" w:hAnsi="Times New Roman" w:cs="Times New Roman"/>
                <w:sz w:val="18"/>
                <w:szCs w:val="18"/>
              </w:rPr>
              <w:lastRenderedPageBreak/>
              <w:t>Immune phenotype</w:t>
            </w:r>
          </w:p>
        </w:tc>
        <w:tc>
          <w:tcPr>
            <w:tcW w:w="1300" w:type="dxa"/>
            <w:tcMar>
              <w:top w:w="80" w:type="dxa"/>
              <w:left w:w="120" w:type="dxa"/>
              <w:bottom w:w="80" w:type="dxa"/>
              <w:right w:w="120" w:type="dxa"/>
            </w:tcMar>
            <w:vAlign w:val="center"/>
          </w:tcPr>
          <w:p w14:paraId="5E9BD881" w14:textId="77777777" w:rsidR="00B45DFA" w:rsidRPr="00B45DFA" w:rsidRDefault="00B45DFA" w:rsidP="000471D9">
            <w:pPr>
              <w:rPr>
                <w:rFonts w:ascii="Times New Roman" w:hAnsi="Times New Roman" w:cs="Times New Roman"/>
                <w:b/>
                <w:sz w:val="18"/>
                <w:szCs w:val="18"/>
              </w:rPr>
            </w:pPr>
            <w:r w:rsidRPr="00B45DFA">
              <w:rPr>
                <w:rFonts w:ascii="Times New Roman" w:hAnsi="Times New Roman" w:cs="Times New Roman"/>
                <w:b/>
                <w:color w:val="1F4D78"/>
                <w:sz w:val="18"/>
                <w:szCs w:val="18"/>
              </w:rPr>
              <w:t>CD45RA</w:t>
            </w:r>
          </w:p>
        </w:tc>
        <w:tc>
          <w:tcPr>
            <w:tcW w:w="3100" w:type="dxa"/>
            <w:tcMar>
              <w:top w:w="80" w:type="dxa"/>
              <w:left w:w="120" w:type="dxa"/>
              <w:bottom w:w="80" w:type="dxa"/>
              <w:right w:w="120" w:type="dxa"/>
            </w:tcMar>
            <w:vAlign w:val="center"/>
          </w:tcPr>
          <w:p w14:paraId="1BCDA7AE" w14:textId="77777777" w:rsidR="00B45DFA" w:rsidRPr="00B45DFA" w:rsidRDefault="00B45DFA" w:rsidP="000471D9">
            <w:pPr>
              <w:rPr>
                <w:rFonts w:ascii="Times New Roman" w:hAnsi="Times New Roman" w:cs="Times New Roman"/>
                <w:sz w:val="18"/>
                <w:szCs w:val="18"/>
              </w:rPr>
            </w:pPr>
            <w:r w:rsidRPr="00B45DFA">
              <w:rPr>
                <w:rFonts w:ascii="Times New Roman" w:hAnsi="Times New Roman" w:cs="Times New Roman"/>
                <w:b/>
                <w:bCs/>
                <w:sz w:val="18"/>
                <w:szCs w:val="18"/>
              </w:rPr>
              <w:t>Baseline (PTPRC/CD45):</w:t>
            </w:r>
            <w:r w:rsidRPr="00B45DFA">
              <w:rPr>
                <w:rFonts w:ascii="Times New Roman" w:hAnsi="Times New Roman" w:cs="Times New Roman"/>
                <w:sz w:val="18"/>
                <w:szCs w:val="18"/>
              </w:rPr>
              <w:t xml:space="preserve"> General trend of higher expression in responders⁹. RA isoform not detailed.</w:t>
            </w:r>
          </w:p>
        </w:tc>
        <w:tc>
          <w:tcPr>
            <w:tcW w:w="3100" w:type="dxa"/>
            <w:tcMar>
              <w:top w:w="80" w:type="dxa"/>
              <w:left w:w="120" w:type="dxa"/>
              <w:bottom w:w="80" w:type="dxa"/>
              <w:right w:w="120" w:type="dxa"/>
            </w:tcMar>
            <w:vAlign w:val="center"/>
          </w:tcPr>
          <w:p w14:paraId="3BA67762" w14:textId="77777777" w:rsidR="00B45DFA" w:rsidRPr="00B45DFA" w:rsidRDefault="00B45DFA" w:rsidP="000471D9">
            <w:pPr>
              <w:rPr>
                <w:rFonts w:ascii="Times New Roman" w:hAnsi="Times New Roman" w:cs="Times New Roman"/>
                <w:sz w:val="18"/>
                <w:szCs w:val="18"/>
              </w:rPr>
            </w:pPr>
            <w:r w:rsidRPr="00B45DFA">
              <w:rPr>
                <w:rFonts w:ascii="Times New Roman" w:hAnsi="Times New Roman" w:cs="Times New Roman"/>
                <w:b/>
                <w:bCs/>
                <w:sz w:val="18"/>
                <w:szCs w:val="18"/>
              </w:rPr>
              <w:t xml:space="preserve">CAR-T product (CCR7+CD45RA+): </w:t>
            </w:r>
            <w:r w:rsidRPr="00B45DFA">
              <w:rPr>
                <w:rFonts w:ascii="Times New Roman" w:hAnsi="Times New Roman" w:cs="Times New Roman"/>
                <w:sz w:val="18"/>
                <w:szCs w:val="18"/>
              </w:rPr>
              <w:t>Strongest predictors of prolonged survival, overcoming an unfavorable TME.</w:t>
            </w:r>
          </w:p>
        </w:tc>
        <w:tc>
          <w:tcPr>
            <w:tcW w:w="3660" w:type="dxa"/>
            <w:tcMar>
              <w:top w:w="80" w:type="dxa"/>
              <w:left w:w="120" w:type="dxa"/>
              <w:bottom w:w="80" w:type="dxa"/>
              <w:right w:w="120" w:type="dxa"/>
            </w:tcMar>
            <w:vAlign w:val="center"/>
          </w:tcPr>
          <w:p w14:paraId="7C3EB4C7" w14:textId="77777777" w:rsidR="00B45DFA" w:rsidRPr="00B45DFA" w:rsidRDefault="00B45DFA" w:rsidP="000471D9">
            <w:pPr>
              <w:jc w:val="both"/>
              <w:rPr>
                <w:rFonts w:ascii="Times New Roman" w:hAnsi="Times New Roman" w:cs="Times New Roman"/>
                <w:sz w:val="18"/>
                <w:szCs w:val="18"/>
              </w:rPr>
            </w:pPr>
            <w:r w:rsidRPr="00B45DFA">
              <w:rPr>
                <w:rFonts w:ascii="Times New Roman" w:hAnsi="Times New Roman" w:cs="Times New Roman"/>
                <w:sz w:val="18"/>
                <w:szCs w:val="18"/>
              </w:rPr>
              <w:t xml:space="preserve">Presented as a potential baseline protective factor, confirmed by findings from ZUMA-7. </w:t>
            </w:r>
          </w:p>
        </w:tc>
      </w:tr>
      <w:tr w:rsidR="00B45DFA" w14:paraId="3BCF3FA7" w14:textId="77777777" w:rsidTr="000471D9">
        <w:trPr>
          <w:cantSplit/>
        </w:trPr>
        <w:tc>
          <w:tcPr>
            <w:tcW w:w="1800" w:type="dxa"/>
            <w:shd w:val="clear" w:color="auto" w:fill="F7F9FC"/>
            <w:tcMar>
              <w:top w:w="80" w:type="dxa"/>
              <w:left w:w="120" w:type="dxa"/>
              <w:bottom w:w="80" w:type="dxa"/>
              <w:right w:w="120" w:type="dxa"/>
            </w:tcMar>
            <w:vAlign w:val="center"/>
          </w:tcPr>
          <w:p w14:paraId="77F6C385" w14:textId="77777777" w:rsidR="00B45DFA" w:rsidRPr="00525573" w:rsidRDefault="00B45DFA" w:rsidP="000471D9">
            <w:pPr>
              <w:rPr>
                <w:rFonts w:ascii="Times New Roman" w:hAnsi="Times New Roman" w:cs="Times New Roman"/>
                <w:color w:val="000000" w:themeColor="text1"/>
                <w:sz w:val="18"/>
                <w:szCs w:val="18"/>
              </w:rPr>
            </w:pPr>
            <w:r w:rsidRPr="00525573">
              <w:rPr>
                <w:rFonts w:ascii="Times New Roman" w:hAnsi="Times New Roman" w:cs="Times New Roman"/>
                <w:color w:val="000000" w:themeColor="text1"/>
                <w:sz w:val="18"/>
                <w:szCs w:val="18"/>
              </w:rPr>
              <w:t>Intrinsic Resistance</w:t>
            </w:r>
          </w:p>
        </w:tc>
        <w:tc>
          <w:tcPr>
            <w:tcW w:w="1300" w:type="dxa"/>
            <w:shd w:val="clear" w:color="auto" w:fill="F7F9FC"/>
            <w:tcMar>
              <w:top w:w="80" w:type="dxa"/>
              <w:left w:w="120" w:type="dxa"/>
              <w:bottom w:w="80" w:type="dxa"/>
              <w:right w:w="120" w:type="dxa"/>
            </w:tcMar>
            <w:vAlign w:val="center"/>
          </w:tcPr>
          <w:p w14:paraId="50B7BF4D" w14:textId="77777777" w:rsidR="00B45DFA" w:rsidRPr="00525573" w:rsidRDefault="00B45DFA" w:rsidP="000471D9">
            <w:pPr>
              <w:rPr>
                <w:rFonts w:ascii="Times New Roman" w:hAnsi="Times New Roman" w:cs="Times New Roman"/>
                <w:b/>
                <w:color w:val="000000" w:themeColor="text1"/>
                <w:sz w:val="18"/>
                <w:szCs w:val="18"/>
              </w:rPr>
            </w:pPr>
            <w:r w:rsidRPr="00525573">
              <w:rPr>
                <w:rFonts w:ascii="Times New Roman" w:hAnsi="Times New Roman" w:cs="Times New Roman"/>
                <w:b/>
                <w:color w:val="000000" w:themeColor="text1"/>
                <w:sz w:val="18"/>
                <w:szCs w:val="18"/>
              </w:rPr>
              <w:t>*DUSP5</w:t>
            </w:r>
          </w:p>
        </w:tc>
        <w:tc>
          <w:tcPr>
            <w:tcW w:w="3100" w:type="dxa"/>
            <w:vMerge w:val="restart"/>
            <w:shd w:val="clear" w:color="auto" w:fill="F7F9FC"/>
            <w:tcMar>
              <w:top w:w="80" w:type="dxa"/>
              <w:left w:w="120" w:type="dxa"/>
              <w:bottom w:w="80" w:type="dxa"/>
              <w:right w:w="120" w:type="dxa"/>
            </w:tcMar>
            <w:vAlign w:val="center"/>
          </w:tcPr>
          <w:p w14:paraId="3432BBB9" w14:textId="77777777" w:rsidR="00B45DFA" w:rsidRPr="00B45DFA" w:rsidRDefault="00B45DFA" w:rsidP="000471D9">
            <w:pPr>
              <w:rPr>
                <w:rFonts w:ascii="Times New Roman" w:hAnsi="Times New Roman" w:cs="Times New Roman"/>
                <w:sz w:val="18"/>
                <w:szCs w:val="18"/>
              </w:rPr>
            </w:pPr>
            <w:r w:rsidRPr="00B45DFA">
              <w:rPr>
                <w:rFonts w:ascii="Times New Roman" w:hAnsi="Times New Roman" w:cs="Times New Roman"/>
                <w:sz w:val="18"/>
                <w:szCs w:val="18"/>
              </w:rPr>
              <w:t>Not individually highlighted in the original publication.</w:t>
            </w:r>
          </w:p>
        </w:tc>
        <w:tc>
          <w:tcPr>
            <w:tcW w:w="3100" w:type="dxa"/>
            <w:shd w:val="clear" w:color="auto" w:fill="F7F9FC"/>
            <w:tcMar>
              <w:top w:w="80" w:type="dxa"/>
              <w:left w:w="120" w:type="dxa"/>
              <w:bottom w:w="80" w:type="dxa"/>
              <w:right w:w="120" w:type="dxa"/>
            </w:tcMar>
            <w:vAlign w:val="center"/>
          </w:tcPr>
          <w:p w14:paraId="19587E61" w14:textId="77777777" w:rsidR="00B45DFA" w:rsidRPr="00B45DFA" w:rsidRDefault="00B45DFA" w:rsidP="000471D9">
            <w:pPr>
              <w:rPr>
                <w:rFonts w:ascii="Times New Roman" w:hAnsi="Times New Roman" w:cs="Times New Roman"/>
                <w:sz w:val="18"/>
                <w:szCs w:val="18"/>
              </w:rPr>
            </w:pPr>
            <w:r w:rsidRPr="00B45DFA">
              <w:rPr>
                <w:rFonts w:ascii="Times New Roman" w:hAnsi="Times New Roman" w:cs="Times New Roman"/>
                <w:sz w:val="18"/>
                <w:szCs w:val="18"/>
              </w:rPr>
              <w:t>Not individually highlighted in the original publication.</w:t>
            </w:r>
          </w:p>
        </w:tc>
        <w:tc>
          <w:tcPr>
            <w:tcW w:w="3660" w:type="dxa"/>
            <w:vMerge w:val="restart"/>
            <w:shd w:val="clear" w:color="auto" w:fill="F7F9FC"/>
            <w:tcMar>
              <w:top w:w="80" w:type="dxa"/>
              <w:left w:w="120" w:type="dxa"/>
              <w:bottom w:w="80" w:type="dxa"/>
              <w:right w:w="120" w:type="dxa"/>
            </w:tcMar>
            <w:vAlign w:val="center"/>
          </w:tcPr>
          <w:p w14:paraId="72F4FE5E" w14:textId="5D421110" w:rsidR="00B45DFA" w:rsidRPr="00B45DFA" w:rsidRDefault="00B45DFA" w:rsidP="000471D9">
            <w:pPr>
              <w:rPr>
                <w:rFonts w:ascii="Times New Roman" w:hAnsi="Times New Roman" w:cs="Times New Roman"/>
                <w:sz w:val="18"/>
                <w:szCs w:val="18"/>
              </w:rPr>
            </w:pPr>
            <w:r w:rsidRPr="00B45DFA">
              <w:rPr>
                <w:rFonts w:ascii="Times New Roman" w:hAnsi="Times New Roman" w:cs="Times New Roman"/>
                <w:sz w:val="18"/>
                <w:szCs w:val="18"/>
              </w:rPr>
              <w:t>Presented as a potential risk factor with significance for EFS and Cox in this current analysis (</w:t>
            </w:r>
            <w:r w:rsidRPr="00B45DFA">
              <w:rPr>
                <w:rFonts w:ascii="Times New Roman" w:hAnsi="Times New Roman" w:cs="Times New Roman"/>
                <w:color w:val="000000"/>
                <w:sz w:val="18"/>
                <w:szCs w:val="18"/>
              </w:rPr>
              <w:t>new candidate gene-level associations)</w:t>
            </w:r>
            <w:r w:rsidRPr="00B45DFA">
              <w:rPr>
                <w:rFonts w:ascii="Times New Roman" w:hAnsi="Times New Roman" w:cs="Times New Roman"/>
                <w:sz w:val="18"/>
                <w:szCs w:val="18"/>
              </w:rPr>
              <w:t>. Not reported by ZUMA-1 and ZUMA-7</w:t>
            </w:r>
            <w:r w:rsidR="00DD3704">
              <w:rPr>
                <w:rFonts w:ascii="Times New Roman" w:hAnsi="Times New Roman" w:cs="Times New Roman"/>
                <w:sz w:val="18"/>
                <w:szCs w:val="18"/>
              </w:rPr>
              <w:t>.</w:t>
            </w:r>
          </w:p>
        </w:tc>
      </w:tr>
      <w:tr w:rsidR="00B45DFA" w:rsidRPr="003A277B" w14:paraId="0CD2B1E2" w14:textId="77777777" w:rsidTr="000471D9">
        <w:trPr>
          <w:cantSplit/>
        </w:trPr>
        <w:tc>
          <w:tcPr>
            <w:tcW w:w="1800" w:type="dxa"/>
            <w:tcMar>
              <w:top w:w="80" w:type="dxa"/>
              <w:left w:w="120" w:type="dxa"/>
              <w:bottom w:w="80" w:type="dxa"/>
              <w:right w:w="120" w:type="dxa"/>
            </w:tcMar>
            <w:vAlign w:val="center"/>
          </w:tcPr>
          <w:p w14:paraId="18C9CBE7" w14:textId="77777777" w:rsidR="00B45DFA" w:rsidRPr="00B45DFA" w:rsidRDefault="00B45DFA" w:rsidP="000471D9">
            <w:pPr>
              <w:rPr>
                <w:rFonts w:ascii="Times New Roman" w:hAnsi="Times New Roman" w:cs="Times New Roman"/>
                <w:sz w:val="18"/>
                <w:szCs w:val="18"/>
              </w:rPr>
            </w:pPr>
            <w:r w:rsidRPr="00B45DFA">
              <w:rPr>
                <w:rFonts w:ascii="Times New Roman" w:hAnsi="Times New Roman" w:cs="Times New Roman"/>
                <w:sz w:val="18"/>
                <w:szCs w:val="18"/>
              </w:rPr>
              <w:t>Adhesion / EMT-like remodeling / Intrinsic Resistance</w:t>
            </w:r>
          </w:p>
        </w:tc>
        <w:tc>
          <w:tcPr>
            <w:tcW w:w="1300" w:type="dxa"/>
            <w:tcMar>
              <w:top w:w="80" w:type="dxa"/>
              <w:left w:w="120" w:type="dxa"/>
              <w:bottom w:w="80" w:type="dxa"/>
              <w:right w:w="120" w:type="dxa"/>
            </w:tcMar>
            <w:vAlign w:val="center"/>
          </w:tcPr>
          <w:p w14:paraId="10A0156B" w14:textId="77777777" w:rsidR="00B45DFA" w:rsidRPr="00B45DFA" w:rsidRDefault="00B45DFA" w:rsidP="000471D9">
            <w:pPr>
              <w:rPr>
                <w:rFonts w:ascii="Times New Roman" w:hAnsi="Times New Roman" w:cs="Times New Roman"/>
                <w:b/>
                <w:sz w:val="18"/>
                <w:szCs w:val="18"/>
              </w:rPr>
            </w:pPr>
            <w:r w:rsidRPr="00525573">
              <w:rPr>
                <w:rFonts w:ascii="Times New Roman" w:hAnsi="Times New Roman" w:cs="Times New Roman"/>
                <w:b/>
                <w:color w:val="000000" w:themeColor="text1"/>
                <w:sz w:val="18"/>
                <w:szCs w:val="18"/>
              </w:rPr>
              <w:t>*CDH2</w:t>
            </w:r>
          </w:p>
        </w:tc>
        <w:tc>
          <w:tcPr>
            <w:tcW w:w="3100" w:type="dxa"/>
            <w:vMerge/>
            <w:tcMar>
              <w:top w:w="80" w:type="dxa"/>
              <w:left w:w="120" w:type="dxa"/>
              <w:bottom w:w="80" w:type="dxa"/>
              <w:right w:w="120" w:type="dxa"/>
            </w:tcMar>
            <w:vAlign w:val="center"/>
          </w:tcPr>
          <w:p w14:paraId="68625BB2" w14:textId="77777777" w:rsidR="00B45DFA" w:rsidRPr="00B45DFA" w:rsidRDefault="00B45DFA" w:rsidP="000471D9">
            <w:pPr>
              <w:rPr>
                <w:rFonts w:ascii="Times New Roman" w:hAnsi="Times New Roman" w:cs="Times New Roman"/>
                <w:sz w:val="18"/>
                <w:szCs w:val="18"/>
              </w:rPr>
            </w:pPr>
          </w:p>
        </w:tc>
        <w:tc>
          <w:tcPr>
            <w:tcW w:w="3100" w:type="dxa"/>
            <w:tcMar>
              <w:top w:w="80" w:type="dxa"/>
              <w:left w:w="120" w:type="dxa"/>
              <w:bottom w:w="80" w:type="dxa"/>
              <w:right w:w="120" w:type="dxa"/>
            </w:tcMar>
            <w:vAlign w:val="center"/>
          </w:tcPr>
          <w:p w14:paraId="2064B3DA" w14:textId="77777777" w:rsidR="00B45DFA" w:rsidRPr="00B45DFA" w:rsidRDefault="00B45DFA" w:rsidP="000471D9">
            <w:pPr>
              <w:rPr>
                <w:rFonts w:ascii="Times New Roman" w:hAnsi="Times New Roman" w:cs="Times New Roman"/>
                <w:sz w:val="18"/>
                <w:szCs w:val="18"/>
              </w:rPr>
            </w:pPr>
            <w:r w:rsidRPr="00B45DFA">
              <w:rPr>
                <w:rFonts w:ascii="Times New Roman" w:hAnsi="Times New Roman" w:cs="Times New Roman"/>
                <w:sz w:val="18"/>
                <w:szCs w:val="18"/>
              </w:rPr>
              <w:t>Not individually highlighted in the original publication.</w:t>
            </w:r>
          </w:p>
        </w:tc>
        <w:tc>
          <w:tcPr>
            <w:tcW w:w="3660" w:type="dxa"/>
            <w:vMerge/>
            <w:tcMar>
              <w:top w:w="80" w:type="dxa"/>
              <w:left w:w="120" w:type="dxa"/>
              <w:bottom w:w="80" w:type="dxa"/>
              <w:right w:w="120" w:type="dxa"/>
            </w:tcMar>
            <w:vAlign w:val="center"/>
          </w:tcPr>
          <w:p w14:paraId="52547328" w14:textId="77777777" w:rsidR="00B45DFA" w:rsidRPr="00B45DFA" w:rsidRDefault="00B45DFA" w:rsidP="000471D9">
            <w:pPr>
              <w:rPr>
                <w:rFonts w:ascii="Times New Roman" w:hAnsi="Times New Roman" w:cs="Times New Roman"/>
                <w:sz w:val="18"/>
                <w:szCs w:val="18"/>
              </w:rPr>
            </w:pPr>
          </w:p>
        </w:tc>
      </w:tr>
      <w:tr w:rsidR="00B45DFA" w:rsidRPr="003A277B" w14:paraId="4F422EAC" w14:textId="77777777" w:rsidTr="000471D9">
        <w:trPr>
          <w:cantSplit/>
        </w:trPr>
        <w:tc>
          <w:tcPr>
            <w:tcW w:w="1800" w:type="dxa"/>
            <w:shd w:val="clear" w:color="auto" w:fill="F7F9FC"/>
            <w:tcMar>
              <w:top w:w="80" w:type="dxa"/>
              <w:left w:w="120" w:type="dxa"/>
              <w:bottom w:w="80" w:type="dxa"/>
              <w:right w:w="120" w:type="dxa"/>
            </w:tcMar>
            <w:vAlign w:val="center"/>
          </w:tcPr>
          <w:p w14:paraId="09FED13E" w14:textId="77777777" w:rsidR="00B45DFA" w:rsidRPr="00525573" w:rsidRDefault="00B45DFA" w:rsidP="000471D9">
            <w:pPr>
              <w:rPr>
                <w:rFonts w:ascii="Times New Roman" w:hAnsi="Times New Roman" w:cs="Times New Roman"/>
                <w:sz w:val="18"/>
                <w:szCs w:val="18"/>
              </w:rPr>
            </w:pPr>
            <w:r w:rsidRPr="00525573">
              <w:rPr>
                <w:rFonts w:ascii="Times New Roman" w:hAnsi="Times New Roman" w:cs="Times New Roman"/>
                <w:sz w:val="18"/>
                <w:szCs w:val="18"/>
              </w:rPr>
              <w:t>Intrinsic Resistance</w:t>
            </w:r>
          </w:p>
        </w:tc>
        <w:tc>
          <w:tcPr>
            <w:tcW w:w="1300" w:type="dxa"/>
            <w:shd w:val="clear" w:color="auto" w:fill="F7F9FC"/>
            <w:tcMar>
              <w:top w:w="80" w:type="dxa"/>
              <w:left w:w="120" w:type="dxa"/>
              <w:bottom w:w="80" w:type="dxa"/>
              <w:right w:w="120" w:type="dxa"/>
            </w:tcMar>
            <w:vAlign w:val="center"/>
          </w:tcPr>
          <w:p w14:paraId="0FADFC76" w14:textId="77777777" w:rsidR="00B45DFA" w:rsidRPr="00525573" w:rsidRDefault="00B45DFA" w:rsidP="000471D9">
            <w:pPr>
              <w:rPr>
                <w:rFonts w:ascii="Times New Roman" w:hAnsi="Times New Roman" w:cs="Times New Roman"/>
                <w:b/>
                <w:sz w:val="18"/>
                <w:szCs w:val="18"/>
              </w:rPr>
            </w:pPr>
            <w:r w:rsidRPr="00525573">
              <w:rPr>
                <w:rFonts w:ascii="Times New Roman" w:hAnsi="Times New Roman" w:cs="Times New Roman"/>
                <w:b/>
                <w:color w:val="1F4D78"/>
                <w:sz w:val="18"/>
                <w:szCs w:val="18"/>
              </w:rPr>
              <w:t>WNT11</w:t>
            </w:r>
          </w:p>
        </w:tc>
        <w:tc>
          <w:tcPr>
            <w:tcW w:w="3100" w:type="dxa"/>
            <w:vMerge/>
            <w:shd w:val="clear" w:color="auto" w:fill="F7F9FC"/>
            <w:tcMar>
              <w:top w:w="80" w:type="dxa"/>
              <w:left w:w="120" w:type="dxa"/>
              <w:bottom w:w="80" w:type="dxa"/>
              <w:right w:w="120" w:type="dxa"/>
            </w:tcMar>
            <w:vAlign w:val="center"/>
          </w:tcPr>
          <w:p w14:paraId="20BAF28B" w14:textId="77777777" w:rsidR="00B45DFA" w:rsidRPr="00525573" w:rsidRDefault="00B45DFA" w:rsidP="000471D9">
            <w:pPr>
              <w:rPr>
                <w:rFonts w:ascii="Times New Roman" w:hAnsi="Times New Roman" w:cs="Times New Roman"/>
                <w:sz w:val="18"/>
                <w:szCs w:val="18"/>
              </w:rPr>
            </w:pPr>
          </w:p>
        </w:tc>
        <w:tc>
          <w:tcPr>
            <w:tcW w:w="3100" w:type="dxa"/>
            <w:shd w:val="clear" w:color="auto" w:fill="F7F9FC"/>
            <w:tcMar>
              <w:top w:w="80" w:type="dxa"/>
              <w:left w:w="120" w:type="dxa"/>
              <w:bottom w:w="80" w:type="dxa"/>
              <w:right w:w="120" w:type="dxa"/>
            </w:tcMar>
            <w:vAlign w:val="center"/>
          </w:tcPr>
          <w:p w14:paraId="3EF77066" w14:textId="77777777" w:rsidR="00B45DFA" w:rsidRPr="00525573" w:rsidRDefault="00B45DFA" w:rsidP="000471D9">
            <w:pPr>
              <w:rPr>
                <w:rFonts w:ascii="Times New Roman" w:hAnsi="Times New Roman" w:cs="Times New Roman"/>
                <w:sz w:val="18"/>
                <w:szCs w:val="18"/>
              </w:rPr>
            </w:pPr>
            <w:r w:rsidRPr="00525573">
              <w:rPr>
                <w:rFonts w:ascii="Times New Roman" w:hAnsi="Times New Roman" w:cs="Times New Roman"/>
                <w:sz w:val="18"/>
                <w:szCs w:val="18"/>
              </w:rPr>
              <w:t>Individually associated with the continuous response.</w:t>
            </w:r>
          </w:p>
        </w:tc>
        <w:tc>
          <w:tcPr>
            <w:tcW w:w="3660" w:type="dxa"/>
            <w:shd w:val="clear" w:color="auto" w:fill="F7F9FC"/>
            <w:tcMar>
              <w:top w:w="80" w:type="dxa"/>
              <w:left w:w="120" w:type="dxa"/>
              <w:bottom w:w="80" w:type="dxa"/>
              <w:right w:w="120" w:type="dxa"/>
            </w:tcMar>
            <w:vAlign w:val="center"/>
          </w:tcPr>
          <w:p w14:paraId="359FD1D8" w14:textId="26627261" w:rsidR="00B45DFA" w:rsidRPr="00525573" w:rsidRDefault="00B45DFA" w:rsidP="000471D9">
            <w:pPr>
              <w:rPr>
                <w:rFonts w:ascii="Times New Roman" w:hAnsi="Times New Roman" w:cs="Times New Roman"/>
                <w:sz w:val="18"/>
                <w:szCs w:val="18"/>
              </w:rPr>
            </w:pPr>
            <w:r w:rsidRPr="00525573">
              <w:rPr>
                <w:rFonts w:ascii="Times New Roman" w:hAnsi="Times New Roman" w:cs="Times New Roman"/>
                <w:sz w:val="18"/>
                <w:szCs w:val="18"/>
              </w:rPr>
              <w:t xml:space="preserve">By evaluating the gene itself, rather than just Cluster 1, as ZUMA-7 did, we found an association, higher WNT11 with shorter </w:t>
            </w:r>
            <w:r w:rsidRPr="00525573">
              <w:rPr>
                <w:rFonts w:ascii="Times New Roman" w:hAnsi="Times New Roman" w:cs="Times New Roman"/>
                <w:color w:val="000000" w:themeColor="text1"/>
                <w:sz w:val="18"/>
                <w:szCs w:val="18"/>
              </w:rPr>
              <w:t>EF</w:t>
            </w:r>
            <w:r w:rsidR="00677FE0" w:rsidRPr="00525573">
              <w:rPr>
                <w:rFonts w:ascii="Times New Roman" w:hAnsi="Times New Roman" w:cs="Times New Roman"/>
                <w:color w:val="000000" w:themeColor="text1"/>
                <w:sz w:val="18"/>
                <w:szCs w:val="18"/>
              </w:rPr>
              <w:t>S</w:t>
            </w:r>
            <w:r w:rsidR="00DD3704" w:rsidRPr="00525573">
              <w:rPr>
                <w:rFonts w:ascii="Times New Roman" w:hAnsi="Times New Roman" w:cs="Times New Roman"/>
                <w:color w:val="000000" w:themeColor="text1"/>
                <w:sz w:val="18"/>
                <w:szCs w:val="18"/>
              </w:rPr>
              <w:t>.</w:t>
            </w:r>
          </w:p>
        </w:tc>
      </w:tr>
    </w:tbl>
    <w:p w14:paraId="56A12991" w14:textId="11CE4175" w:rsidR="00B45DFA" w:rsidRPr="00525573" w:rsidRDefault="00B45DFA" w:rsidP="00B45DFA">
      <w:pPr>
        <w:spacing w:after="0" w:line="240" w:lineRule="auto"/>
        <w:jc w:val="both"/>
        <w:rPr>
          <w:rFonts w:ascii="Times New Roman" w:hAnsi="Times New Roman" w:cs="Times New Roman"/>
          <w:color w:val="000000" w:themeColor="text1"/>
          <w:sz w:val="18"/>
          <w:szCs w:val="18"/>
          <w:lang w:val="en-US"/>
        </w:rPr>
      </w:pPr>
      <w:r w:rsidRPr="00525573">
        <w:rPr>
          <w:rFonts w:ascii="Times New Roman" w:hAnsi="Times New Roman" w:cs="Times New Roman"/>
          <w:b/>
          <w:bCs/>
          <w:sz w:val="18"/>
          <w:szCs w:val="18"/>
          <w:lang w:val="en-US"/>
        </w:rPr>
        <w:t>Notes.</w:t>
      </w:r>
      <w:r w:rsidRPr="00525573">
        <w:rPr>
          <w:rFonts w:ascii="Times New Roman" w:hAnsi="Times New Roman" w:cs="Times New Roman"/>
          <w:sz w:val="18"/>
          <w:szCs w:val="18"/>
          <w:lang w:val="en-US"/>
        </w:rPr>
        <w:t xml:space="preserve"> </w:t>
      </w:r>
      <w:r w:rsidRPr="00525573">
        <w:rPr>
          <w:rFonts w:ascii="Times New Roman" w:hAnsi="Times New Roman" w:cs="Times New Roman"/>
          <w:color w:val="000000" w:themeColor="text1"/>
          <w:sz w:val="18"/>
          <w:szCs w:val="18"/>
          <w:lang w:val="en-US"/>
        </w:rPr>
        <w:t xml:space="preserve">ZUMA-1 findings include both baseline and post-infusion analyses; post-treatment changes represent pharmacodynamic observations and do not necessarily establish baseline predictive value. Some ZUMA-7 associations were originally reported as gene clusters, cellular signatures, or composite indices rather than as individual gene-level effects. Associations from the present study </w:t>
      </w:r>
      <w:r w:rsidR="0067644F" w:rsidRPr="00525573">
        <w:rPr>
          <w:rFonts w:ascii="Times New Roman" w:hAnsi="Times New Roman" w:cs="Times New Roman"/>
          <w:color w:val="000000" w:themeColor="text1"/>
          <w:sz w:val="18"/>
          <w:szCs w:val="18"/>
          <w:lang w:val="en-US"/>
        </w:rPr>
        <w:t>were estimated using</w:t>
      </w:r>
      <w:r w:rsidRPr="00525573">
        <w:rPr>
          <w:rFonts w:ascii="Times New Roman" w:hAnsi="Times New Roman" w:cs="Times New Roman"/>
          <w:color w:val="000000" w:themeColor="text1"/>
          <w:sz w:val="18"/>
          <w:szCs w:val="18"/>
          <w:lang w:val="en-US"/>
        </w:rPr>
        <w:t xml:space="preserve"> multivariable Cox proportional hazards models adjusted for baseline tumor burden (sum of product diameters [SPD]) and cell of origin (COO). Hazard ratios above 1 indicate association with shorter event-free survival, whereas hazard ratios below 1 indicate association with longer event-free survival. These adjusted associations should not be interpreted as proof of causal or treatment-predictive effects. *Candidate gene-level associations not specifically evaluated or highlighted in the original publications.</w:t>
      </w:r>
    </w:p>
    <w:p w14:paraId="3936E32E" w14:textId="77777777" w:rsidR="00B45DFA" w:rsidRDefault="00B45DFA" w:rsidP="00B45DFA">
      <w:pPr>
        <w:spacing w:after="0" w:line="240" w:lineRule="auto"/>
        <w:jc w:val="both"/>
        <w:rPr>
          <w:rFonts w:ascii="Times New Roman" w:hAnsi="Times New Roman" w:cs="Times New Roman"/>
          <w:sz w:val="18"/>
          <w:szCs w:val="18"/>
          <w:lang w:val="en-US"/>
        </w:rPr>
      </w:pPr>
    </w:p>
    <w:p w14:paraId="4F4EF543" w14:textId="12B16707" w:rsidR="00B45DFA" w:rsidRDefault="00B45DFA" w:rsidP="00B45DFA">
      <w:pPr>
        <w:spacing w:after="0" w:line="240" w:lineRule="auto"/>
        <w:jc w:val="both"/>
        <w:rPr>
          <w:rFonts w:ascii="Times New Roman" w:hAnsi="Times New Roman" w:cs="Times New Roman"/>
          <w:sz w:val="18"/>
          <w:szCs w:val="18"/>
          <w:lang w:val="en-US"/>
        </w:rPr>
      </w:pPr>
      <w:r w:rsidRPr="00B45DFA">
        <w:rPr>
          <w:rFonts w:ascii="Times New Roman" w:hAnsi="Times New Roman" w:cs="Times New Roman"/>
          <w:sz w:val="18"/>
          <w:szCs w:val="18"/>
          <w:lang w:val="en-US"/>
        </w:rPr>
        <w:t>1 - Post-treatment reduction in CR: CD19 (Log2FC: -4.75; P=1.89E-06); MS4A1 (Log2FC: -9.02; P=6.02E-07); TNFRSF17 (Log2FC: -7.53; P=3.54E-08); IRF8 (Log2FC: -1.41; P=4.91E-06); LY9 (Log2FC: -2.75; P=0.036).</w:t>
      </w:r>
    </w:p>
    <w:p w14:paraId="6D43CBDE" w14:textId="09615208" w:rsidR="00DD3704" w:rsidRPr="00DD3704" w:rsidRDefault="00DD3704" w:rsidP="00DD3704">
      <w:pPr>
        <w:spacing w:after="0" w:line="240" w:lineRule="auto"/>
        <w:jc w:val="both"/>
        <w:rPr>
          <w:rFonts w:ascii="Times New Roman" w:hAnsi="Times New Roman" w:cs="Times New Roman"/>
          <w:sz w:val="18"/>
          <w:szCs w:val="18"/>
          <w:lang w:val="en-US"/>
        </w:rPr>
      </w:pPr>
      <w:r w:rsidRPr="00DD3704">
        <w:rPr>
          <w:rFonts w:ascii="Times New Roman" w:hAnsi="Times New Roman" w:cs="Times New Roman"/>
          <w:sz w:val="18"/>
          <w:szCs w:val="18"/>
          <w:lang w:val="en-US"/>
        </w:rPr>
        <w:t>2 - HLA-DOB: Significant reduction in the</w:t>
      </w:r>
      <w:r w:rsidR="000D4235">
        <w:rPr>
          <w:rFonts w:ascii="Times New Roman" w:hAnsi="Times New Roman" w:cs="Times New Roman"/>
          <w:sz w:val="18"/>
          <w:szCs w:val="18"/>
          <w:lang w:val="en-US"/>
        </w:rPr>
        <w:t xml:space="preserve"> </w:t>
      </w:r>
      <w:r w:rsidRPr="00DD3704">
        <w:rPr>
          <w:rFonts w:ascii="Times New Roman" w:hAnsi="Times New Roman" w:cs="Times New Roman"/>
          <w:sz w:val="18"/>
          <w:szCs w:val="18"/>
          <w:lang w:val="en-US"/>
        </w:rPr>
        <w:t>post-infusion in CR (Log2FC: -3.00; P=0.004).</w:t>
      </w:r>
    </w:p>
    <w:p w14:paraId="2873E966" w14:textId="5CF0F0D1" w:rsidR="00B45DFA" w:rsidRDefault="00DD3704" w:rsidP="00DD3704">
      <w:pPr>
        <w:spacing w:after="0" w:line="240" w:lineRule="auto"/>
        <w:jc w:val="both"/>
        <w:rPr>
          <w:rFonts w:ascii="Times New Roman" w:hAnsi="Times New Roman" w:cs="Times New Roman"/>
          <w:sz w:val="18"/>
          <w:szCs w:val="18"/>
          <w:lang w:val="en-US"/>
        </w:rPr>
      </w:pPr>
      <w:r w:rsidRPr="00DD3704">
        <w:rPr>
          <w:rFonts w:ascii="Times New Roman" w:hAnsi="Times New Roman" w:cs="Times New Roman"/>
          <w:sz w:val="18"/>
          <w:szCs w:val="18"/>
          <w:lang w:val="en-US"/>
        </w:rPr>
        <w:t>3 - HLA-DOB (Baseline): Lower expression in responders (Log2FC: -2.47; P=0.011).</w:t>
      </w:r>
    </w:p>
    <w:p w14:paraId="79D62AC8" w14:textId="6EE6A3F5" w:rsidR="00DD3704" w:rsidRDefault="00DD3704" w:rsidP="00DD3704">
      <w:pPr>
        <w:spacing w:after="0" w:line="240" w:lineRule="auto"/>
        <w:jc w:val="both"/>
        <w:rPr>
          <w:rFonts w:ascii="Times New Roman" w:hAnsi="Times New Roman" w:cs="Times New Roman"/>
          <w:sz w:val="18"/>
          <w:szCs w:val="18"/>
          <w:lang w:val="en-US"/>
        </w:rPr>
      </w:pPr>
      <w:r w:rsidRPr="00DD3704">
        <w:rPr>
          <w:rFonts w:ascii="Times New Roman" w:hAnsi="Times New Roman" w:cs="Times New Roman"/>
          <w:sz w:val="18"/>
          <w:szCs w:val="18"/>
          <w:lang w:val="en-US"/>
        </w:rPr>
        <w:t>4 - CCL20 (Baseline): Identified as a marker of worse clinical outcome (Log2FC: -3.61; P=0.013).</w:t>
      </w:r>
    </w:p>
    <w:p w14:paraId="07F0EB5C" w14:textId="057F0412" w:rsidR="00DD3704" w:rsidRDefault="00DD3704" w:rsidP="00DD3704">
      <w:pPr>
        <w:spacing w:after="0" w:line="240" w:lineRule="auto"/>
        <w:jc w:val="both"/>
        <w:rPr>
          <w:rFonts w:ascii="Times New Roman" w:hAnsi="Times New Roman" w:cs="Times New Roman"/>
          <w:sz w:val="18"/>
          <w:szCs w:val="18"/>
          <w:lang w:val="en-US"/>
        </w:rPr>
      </w:pPr>
      <w:r w:rsidRPr="00DD3704">
        <w:rPr>
          <w:rFonts w:ascii="Times New Roman" w:hAnsi="Times New Roman" w:cs="Times New Roman"/>
          <w:sz w:val="18"/>
          <w:szCs w:val="18"/>
          <w:lang w:val="en-US"/>
        </w:rPr>
        <w:t>5 - NCAM1 (Post-treatment): Trend towards reduction in Non-CR (Log2FC: -4.00; P=0.120).</w:t>
      </w:r>
    </w:p>
    <w:p w14:paraId="0BA848E2" w14:textId="7605574F" w:rsidR="00DD3704" w:rsidRDefault="00DD3704" w:rsidP="00DD3704">
      <w:pPr>
        <w:spacing w:after="0" w:line="240" w:lineRule="auto"/>
        <w:jc w:val="both"/>
        <w:rPr>
          <w:rFonts w:ascii="Times New Roman" w:hAnsi="Times New Roman" w:cs="Times New Roman"/>
          <w:sz w:val="18"/>
          <w:szCs w:val="18"/>
          <w:lang w:val="en-US"/>
        </w:rPr>
      </w:pPr>
      <w:r w:rsidRPr="00DD3704">
        <w:rPr>
          <w:rFonts w:ascii="Times New Roman" w:hAnsi="Times New Roman" w:cs="Times New Roman"/>
          <w:sz w:val="18"/>
          <w:szCs w:val="18"/>
          <w:lang w:val="en-US"/>
        </w:rPr>
        <w:t>6 - BTLA: Significant post-infusion reduction in CR (Log2FC: -3.67; P=0.003).</w:t>
      </w:r>
    </w:p>
    <w:p w14:paraId="76B21E1A" w14:textId="29590B1C" w:rsidR="00DD3704" w:rsidRDefault="00DD3704" w:rsidP="00DD3704">
      <w:pPr>
        <w:spacing w:after="0" w:line="240" w:lineRule="auto"/>
        <w:jc w:val="both"/>
        <w:rPr>
          <w:rFonts w:ascii="Times New Roman" w:hAnsi="Times New Roman" w:cs="Times New Roman"/>
          <w:sz w:val="18"/>
          <w:szCs w:val="18"/>
          <w:lang w:val="en-US"/>
        </w:rPr>
      </w:pPr>
      <w:r w:rsidRPr="00DD3704">
        <w:rPr>
          <w:rFonts w:ascii="Times New Roman" w:hAnsi="Times New Roman" w:cs="Times New Roman"/>
          <w:sz w:val="18"/>
          <w:szCs w:val="18"/>
          <w:lang w:val="en-US"/>
        </w:rPr>
        <w:t>7 - KLRD1 (Post-treatment): Significant increase in OR (Log2FC: 2.31; P=0.015). Numerically greater increase in Non-CR (P=0.027) vs. CR (P=0.095).</w:t>
      </w:r>
    </w:p>
    <w:p w14:paraId="78D36D8A" w14:textId="48A5708F" w:rsidR="00DD3704" w:rsidRDefault="00DD3704" w:rsidP="00DD3704">
      <w:pPr>
        <w:spacing w:after="0" w:line="240" w:lineRule="auto"/>
        <w:jc w:val="both"/>
        <w:rPr>
          <w:rFonts w:ascii="Times New Roman" w:hAnsi="Times New Roman" w:cs="Times New Roman"/>
          <w:sz w:val="18"/>
          <w:szCs w:val="18"/>
          <w:lang w:val="en-US"/>
        </w:rPr>
      </w:pPr>
      <w:r w:rsidRPr="00DD3704">
        <w:rPr>
          <w:rFonts w:ascii="Times New Roman" w:hAnsi="Times New Roman" w:cs="Times New Roman"/>
          <w:sz w:val="18"/>
          <w:szCs w:val="18"/>
          <w:lang w:val="en-US"/>
        </w:rPr>
        <w:t>8 - IFI27 (Post-treatment): Upregulated in CR (Log2FC: 1.88; P=3.60E-05) and Non-CR (Log2FC: 2.73; P=0.002).</w:t>
      </w:r>
    </w:p>
    <w:p w14:paraId="2650793A" w14:textId="38E3F826" w:rsidR="00A55187" w:rsidRDefault="00A55187" w:rsidP="00DD3704">
      <w:pPr>
        <w:spacing w:after="0" w:line="240" w:lineRule="auto"/>
        <w:jc w:val="both"/>
        <w:rPr>
          <w:rFonts w:ascii="Times New Roman" w:hAnsi="Times New Roman" w:cs="Times New Roman"/>
          <w:sz w:val="18"/>
          <w:szCs w:val="18"/>
          <w:lang w:val="en-US"/>
        </w:rPr>
      </w:pPr>
      <w:r w:rsidRPr="00A55187">
        <w:rPr>
          <w:rFonts w:ascii="Times New Roman" w:hAnsi="Times New Roman" w:cs="Times New Roman"/>
          <w:sz w:val="18"/>
          <w:szCs w:val="18"/>
          <w:lang w:val="en-US"/>
        </w:rPr>
        <w:t>9 - PTPRC/CD45 (Baseline): Overall trend P=0.070.</w:t>
      </w:r>
    </w:p>
    <w:p w14:paraId="22F9FCCE" w14:textId="77777777" w:rsidR="00A55187" w:rsidRDefault="00A55187" w:rsidP="00DD3704">
      <w:pPr>
        <w:spacing w:after="0" w:line="240" w:lineRule="auto"/>
        <w:jc w:val="both"/>
        <w:rPr>
          <w:rFonts w:ascii="Times New Roman" w:hAnsi="Times New Roman" w:cs="Times New Roman"/>
          <w:sz w:val="18"/>
          <w:szCs w:val="18"/>
          <w:lang w:val="en-US"/>
        </w:rPr>
      </w:pPr>
    </w:p>
    <w:p w14:paraId="02E00DDB" w14:textId="00486F08" w:rsidR="00B45DFA" w:rsidRPr="00525573" w:rsidRDefault="00A55187" w:rsidP="00677FE0">
      <w:pPr>
        <w:spacing w:after="0" w:line="240" w:lineRule="auto"/>
        <w:jc w:val="both"/>
        <w:rPr>
          <w:rFonts w:ascii="Times New Roman" w:hAnsi="Times New Roman" w:cs="Times New Roman"/>
          <w:color w:val="000000" w:themeColor="text1"/>
          <w:sz w:val="18"/>
          <w:szCs w:val="18"/>
          <w:lang w:val="en-US"/>
        </w:rPr>
      </w:pPr>
      <w:r w:rsidRPr="00525573">
        <w:rPr>
          <w:rFonts w:ascii="Times New Roman" w:hAnsi="Times New Roman" w:cs="Times New Roman"/>
          <w:b/>
          <w:bCs/>
          <w:color w:val="000000" w:themeColor="text1"/>
          <w:sz w:val="18"/>
          <w:szCs w:val="18"/>
          <w:lang w:val="en-US"/>
        </w:rPr>
        <w:t>Abbreviations:</w:t>
      </w:r>
      <w:r w:rsidRPr="00525573">
        <w:rPr>
          <w:rFonts w:ascii="Times New Roman" w:hAnsi="Times New Roman" w:cs="Times New Roman"/>
          <w:color w:val="000000" w:themeColor="text1"/>
          <w:sz w:val="18"/>
          <w:szCs w:val="18"/>
          <w:lang w:val="en-US"/>
        </w:rPr>
        <w:t xml:space="preserve"> </w:t>
      </w:r>
      <w:r w:rsidR="00677FE0" w:rsidRPr="00525573">
        <w:rPr>
          <w:rFonts w:ascii="Times New Roman" w:hAnsi="Times New Roman" w:cs="Times New Roman"/>
          <w:color w:val="000000" w:themeColor="text1"/>
          <w:sz w:val="18"/>
          <w:szCs w:val="18"/>
          <w:lang w:val="en-US"/>
        </w:rPr>
        <w:t xml:space="preserve">CR: Complete Response; FC: Fold Change; EFS: Event-Free Survival; TME: Tumor Microenvironment; PCA: Principal Component Analysis; SII: Stromal and Immunosuppressive Index; DOR: Duration of Response; </w:t>
      </w:r>
      <w:r w:rsidRPr="00525573">
        <w:rPr>
          <w:rFonts w:ascii="Times New Roman" w:hAnsi="Times New Roman" w:cs="Times New Roman"/>
          <w:color w:val="000000" w:themeColor="text1"/>
          <w:sz w:val="18"/>
          <w:szCs w:val="18"/>
          <w:lang w:val="en-US"/>
        </w:rPr>
        <w:t xml:space="preserve">EMT-like: Epithelial-mesenchymal Transition-like; </w:t>
      </w:r>
      <w:r w:rsidR="00677FE0" w:rsidRPr="00525573">
        <w:rPr>
          <w:rFonts w:ascii="Times New Roman" w:hAnsi="Times New Roman" w:cs="Times New Roman"/>
          <w:color w:val="000000" w:themeColor="text1"/>
          <w:sz w:val="18"/>
          <w:szCs w:val="18"/>
          <w:lang w:val="en-US"/>
        </w:rPr>
        <w:t xml:space="preserve">NK: Natural Killer; </w:t>
      </w:r>
      <w:r w:rsidRPr="00525573">
        <w:rPr>
          <w:rFonts w:ascii="Times New Roman" w:hAnsi="Times New Roman" w:cs="Times New Roman"/>
          <w:color w:val="000000" w:themeColor="text1"/>
          <w:sz w:val="18"/>
          <w:szCs w:val="18"/>
          <w:lang w:val="en-US"/>
        </w:rPr>
        <w:t>CAR-T: Chimeric Antigen Receptor T-cell; OR: Objective Response; SOC: Standard of Care; IFN: Interferon</w:t>
      </w:r>
      <w:r w:rsidR="00677FE0" w:rsidRPr="00525573">
        <w:rPr>
          <w:rFonts w:ascii="Times New Roman" w:hAnsi="Times New Roman" w:cs="Times New Roman"/>
          <w:color w:val="000000" w:themeColor="text1"/>
          <w:sz w:val="18"/>
          <w:szCs w:val="18"/>
          <w:lang w:val="en-US"/>
        </w:rPr>
        <w:t>.</w:t>
      </w:r>
    </w:p>
    <w:p w14:paraId="0609B947" w14:textId="29489C8B" w:rsidR="000D4235" w:rsidRDefault="000D4235">
      <w:pPr>
        <w:rPr>
          <w:rFonts w:ascii="Times New Roman" w:hAnsi="Times New Roman" w:cs="Times New Roman"/>
          <w:b/>
          <w:bCs/>
          <w:lang w:val="en-US"/>
        </w:rPr>
        <w:sectPr w:rsidR="000D4235" w:rsidSect="000D4235">
          <w:pgSz w:w="16838" w:h="11906" w:orient="landscape"/>
          <w:pgMar w:top="1701" w:right="1417" w:bottom="1701" w:left="1417" w:header="708" w:footer="708" w:gutter="0"/>
          <w:lnNumType w:countBy="1" w:restart="continuous"/>
          <w:cols w:space="708"/>
          <w:docGrid w:linePitch="360"/>
        </w:sectPr>
      </w:pPr>
    </w:p>
    <w:p w14:paraId="66E55338" w14:textId="16983F69" w:rsidR="000D4235" w:rsidRPr="00525573" w:rsidRDefault="001C58E5" w:rsidP="003E5AC9">
      <w:pPr>
        <w:spacing w:after="0" w:line="480" w:lineRule="auto"/>
        <w:ind w:firstLine="709"/>
        <w:jc w:val="both"/>
        <w:rPr>
          <w:rFonts w:ascii="Times New Roman" w:hAnsi="Times New Roman" w:cs="Times New Roman"/>
          <w:color w:val="000000" w:themeColor="text1"/>
          <w:lang w:val="en-US"/>
        </w:rPr>
      </w:pPr>
      <w:r w:rsidRPr="00525573">
        <w:rPr>
          <w:rFonts w:ascii="Times New Roman" w:hAnsi="Times New Roman" w:cs="Times New Roman"/>
          <w:color w:val="000000" w:themeColor="text1"/>
          <w:lang w:val="en-US"/>
        </w:rPr>
        <w:lastRenderedPageBreak/>
        <w:t xml:space="preserve">Concordance was more variable for immune and microenvironmental markers. </w:t>
      </w:r>
      <w:r w:rsidRPr="00525573">
        <w:rPr>
          <w:rFonts w:ascii="Times New Roman" w:hAnsi="Times New Roman" w:cs="Times New Roman"/>
          <w:i/>
          <w:iCs/>
          <w:color w:val="000000" w:themeColor="text1"/>
          <w:lang w:val="en-US"/>
        </w:rPr>
        <w:t>CCL20</w:t>
      </w:r>
      <w:r w:rsidRPr="00525573">
        <w:rPr>
          <w:rFonts w:ascii="Times New Roman" w:hAnsi="Times New Roman" w:cs="Times New Roman"/>
          <w:color w:val="000000" w:themeColor="text1"/>
          <w:lang w:val="en-US"/>
        </w:rPr>
        <w:t xml:space="preserve"> showed the most consistent adverse association across analyses. In contrast, </w:t>
      </w:r>
      <w:r w:rsidRPr="00525573">
        <w:rPr>
          <w:rFonts w:ascii="Times New Roman" w:hAnsi="Times New Roman" w:cs="Times New Roman"/>
          <w:i/>
          <w:iCs/>
          <w:color w:val="000000" w:themeColor="text1"/>
          <w:lang w:val="en-US"/>
        </w:rPr>
        <w:t>HLA-DOB</w:t>
      </w:r>
      <w:r w:rsidRPr="00525573">
        <w:rPr>
          <w:rFonts w:ascii="Times New Roman" w:hAnsi="Times New Roman" w:cs="Times New Roman"/>
          <w:color w:val="000000" w:themeColor="text1"/>
          <w:lang w:val="en-US"/>
        </w:rPr>
        <w:t xml:space="preserve"> displayed different baseline patterns between cohorts, while the findings for BTLA, </w:t>
      </w:r>
      <w:r w:rsidRPr="00525573">
        <w:rPr>
          <w:rFonts w:ascii="Times New Roman" w:hAnsi="Times New Roman" w:cs="Times New Roman"/>
          <w:i/>
          <w:iCs/>
          <w:color w:val="000000" w:themeColor="text1"/>
          <w:lang w:val="en-US"/>
        </w:rPr>
        <w:t>KLRD1</w:t>
      </w:r>
      <w:r w:rsidRPr="00525573">
        <w:rPr>
          <w:rFonts w:ascii="Times New Roman" w:hAnsi="Times New Roman" w:cs="Times New Roman"/>
          <w:color w:val="000000" w:themeColor="text1"/>
          <w:lang w:val="en-US"/>
        </w:rPr>
        <w:t xml:space="preserve">, </w:t>
      </w:r>
      <w:r w:rsidRPr="00525573">
        <w:rPr>
          <w:rFonts w:ascii="Times New Roman" w:hAnsi="Times New Roman" w:cs="Times New Roman"/>
          <w:i/>
          <w:iCs/>
          <w:color w:val="000000" w:themeColor="text1"/>
          <w:lang w:val="en-US"/>
        </w:rPr>
        <w:t>IFI27</w:t>
      </w:r>
      <w:r w:rsidRPr="00525573">
        <w:rPr>
          <w:rFonts w:ascii="Times New Roman" w:hAnsi="Times New Roman" w:cs="Times New Roman"/>
          <w:color w:val="000000" w:themeColor="text1"/>
          <w:lang w:val="en-US"/>
        </w:rPr>
        <w:t xml:space="preserve">, </w:t>
      </w:r>
      <w:r w:rsidRPr="00525573">
        <w:rPr>
          <w:rFonts w:ascii="Times New Roman" w:hAnsi="Times New Roman" w:cs="Times New Roman"/>
          <w:i/>
          <w:iCs/>
          <w:color w:val="000000" w:themeColor="text1"/>
          <w:lang w:val="en-US"/>
        </w:rPr>
        <w:t>NCAM1</w:t>
      </w:r>
      <w:r w:rsidRPr="00525573">
        <w:rPr>
          <w:rFonts w:ascii="Times New Roman" w:hAnsi="Times New Roman" w:cs="Times New Roman"/>
          <w:color w:val="000000" w:themeColor="text1"/>
          <w:lang w:val="en-US"/>
        </w:rPr>
        <w:t xml:space="preserve">, and </w:t>
      </w:r>
      <w:r w:rsidRPr="00525573">
        <w:rPr>
          <w:rFonts w:ascii="Times New Roman" w:hAnsi="Times New Roman" w:cs="Times New Roman"/>
          <w:i/>
          <w:iCs/>
          <w:color w:val="000000" w:themeColor="text1"/>
          <w:lang w:val="en-US"/>
        </w:rPr>
        <w:t>CD45RA</w:t>
      </w:r>
      <w:r w:rsidRPr="00525573">
        <w:rPr>
          <w:rFonts w:ascii="Times New Roman" w:hAnsi="Times New Roman" w:cs="Times New Roman"/>
          <w:color w:val="000000" w:themeColor="text1"/>
          <w:lang w:val="en-US"/>
        </w:rPr>
        <w:t xml:space="preserve"> were indirect, time-point dependent, or derived from different biological compartments. These markers should therefore be classified as partially concordant or inconclusive rather than confirmed (Table 1).</w:t>
      </w:r>
    </w:p>
    <w:p w14:paraId="4E58AE5C" w14:textId="637DC282" w:rsidR="001C58E5" w:rsidRDefault="001C58E5" w:rsidP="003E5AC9">
      <w:pPr>
        <w:spacing w:after="0" w:line="480" w:lineRule="auto"/>
        <w:ind w:firstLine="709"/>
        <w:jc w:val="both"/>
        <w:rPr>
          <w:rFonts w:ascii="Times New Roman" w:hAnsi="Times New Roman" w:cs="Times New Roman"/>
          <w:lang w:val="en-US"/>
        </w:rPr>
      </w:pPr>
      <w:r w:rsidRPr="00525573">
        <w:rPr>
          <w:rFonts w:ascii="Times New Roman" w:hAnsi="Times New Roman" w:cs="Times New Roman"/>
          <w:i/>
          <w:iCs/>
          <w:color w:val="000000" w:themeColor="text1"/>
          <w:lang w:val="en-US"/>
        </w:rPr>
        <w:t>DUSP5</w:t>
      </w:r>
      <w:r w:rsidRPr="00525573">
        <w:rPr>
          <w:rFonts w:ascii="Times New Roman" w:hAnsi="Times New Roman" w:cs="Times New Roman"/>
          <w:color w:val="000000" w:themeColor="text1"/>
          <w:lang w:val="en-US"/>
        </w:rPr>
        <w:t xml:space="preserve">, </w:t>
      </w:r>
      <w:r w:rsidRPr="00525573">
        <w:rPr>
          <w:rFonts w:ascii="Times New Roman" w:hAnsi="Times New Roman" w:cs="Times New Roman"/>
          <w:i/>
          <w:iCs/>
          <w:color w:val="000000" w:themeColor="text1"/>
          <w:lang w:val="en-US"/>
        </w:rPr>
        <w:t>CDH2</w:t>
      </w:r>
      <w:r w:rsidRPr="00525573">
        <w:rPr>
          <w:rFonts w:ascii="Times New Roman" w:hAnsi="Times New Roman" w:cs="Times New Roman"/>
          <w:color w:val="000000" w:themeColor="text1"/>
          <w:lang w:val="en-US"/>
        </w:rPr>
        <w:t xml:space="preserve">, and </w:t>
      </w:r>
      <w:r w:rsidRPr="00525573">
        <w:rPr>
          <w:rFonts w:ascii="Times New Roman" w:hAnsi="Times New Roman" w:cs="Times New Roman"/>
          <w:i/>
          <w:iCs/>
          <w:color w:val="000000" w:themeColor="text1"/>
          <w:lang w:val="en-US"/>
        </w:rPr>
        <w:t>LRRC32</w:t>
      </w:r>
      <w:r w:rsidRPr="00525573">
        <w:rPr>
          <w:rFonts w:ascii="Times New Roman" w:hAnsi="Times New Roman" w:cs="Times New Roman"/>
          <w:color w:val="000000" w:themeColor="text1"/>
          <w:lang w:val="en-US"/>
        </w:rPr>
        <w:t xml:space="preserve"> were not individually emphasized in the original </w:t>
      </w:r>
      <w:r w:rsidRPr="001C58E5">
        <w:rPr>
          <w:rFonts w:ascii="Times New Roman" w:hAnsi="Times New Roman" w:cs="Times New Roman"/>
          <w:lang w:val="en-US"/>
        </w:rPr>
        <w:t xml:space="preserve">reports, whereas WNT11 was previously represented within broader transcriptional analyses. Their associations with event-free survival in the current multivariable models extend the original cohort-level observations by identifying candidate gene-level correlates of unfavorable outcome. Collectively, these findings support the hypothesis that cellular plasticity, adhesion, and EMT-like tissue-remodeling programs contribute to </w:t>
      </w:r>
      <w:proofErr w:type="spellStart"/>
      <w:r w:rsidRPr="001C58E5">
        <w:rPr>
          <w:rFonts w:ascii="Times New Roman" w:hAnsi="Times New Roman" w:cs="Times New Roman"/>
          <w:lang w:val="en-US"/>
        </w:rPr>
        <w:t>axi</w:t>
      </w:r>
      <w:proofErr w:type="spellEnd"/>
      <w:r w:rsidRPr="001C58E5">
        <w:rPr>
          <w:rFonts w:ascii="Times New Roman" w:hAnsi="Times New Roman" w:cs="Times New Roman"/>
          <w:lang w:val="en-US"/>
        </w:rPr>
        <w:t>-cel resistance. Independent cohorts and functional studies are required to determine whether these genes are reproducible predictive biomarkers or causal mediators of therapeutic failure.</w:t>
      </w:r>
    </w:p>
    <w:p w14:paraId="24F43B8B" w14:textId="77777777" w:rsidR="003E5AC9" w:rsidRPr="001C58E5" w:rsidRDefault="003E5AC9" w:rsidP="00697A56">
      <w:pPr>
        <w:spacing w:after="0" w:line="480" w:lineRule="auto"/>
        <w:jc w:val="both"/>
        <w:rPr>
          <w:rFonts w:ascii="Times New Roman" w:hAnsi="Times New Roman" w:cs="Times New Roman"/>
          <w:u w:val="single"/>
          <w:lang w:val="en-US"/>
        </w:rPr>
      </w:pPr>
    </w:p>
    <w:p w14:paraId="34FCABA6" w14:textId="232A028C" w:rsidR="008C2BA8" w:rsidRPr="00DD4F74" w:rsidRDefault="008C2BA8" w:rsidP="00697A56">
      <w:pPr>
        <w:spacing w:after="0" w:line="480" w:lineRule="auto"/>
        <w:jc w:val="both"/>
        <w:rPr>
          <w:rFonts w:ascii="Times New Roman" w:hAnsi="Times New Roman" w:cs="Times New Roman"/>
          <w:b/>
          <w:bCs/>
          <w:lang w:val="en-US"/>
        </w:rPr>
      </w:pPr>
      <w:r w:rsidRPr="00DD4F74">
        <w:rPr>
          <w:rFonts w:ascii="Times New Roman" w:hAnsi="Times New Roman" w:cs="Times New Roman"/>
          <w:b/>
          <w:bCs/>
          <w:lang w:val="en-US"/>
        </w:rPr>
        <w:t xml:space="preserve">3.7 </w:t>
      </w:r>
      <w:r w:rsidR="00EB5F6A" w:rsidRPr="00EB5F6A">
        <w:rPr>
          <w:rFonts w:ascii="Times New Roman" w:hAnsi="Times New Roman" w:cs="Times New Roman"/>
          <w:b/>
          <w:bCs/>
          <w:lang w:val="en-US"/>
        </w:rPr>
        <w:t>Integrated Model of Transcriptional States Associated with CAR T-Cell Response</w:t>
      </w:r>
    </w:p>
    <w:p w14:paraId="113C2941" w14:textId="77777777" w:rsidR="008C2BA8" w:rsidRPr="00DD4F74" w:rsidRDefault="008C2BA8" w:rsidP="00697A56">
      <w:pPr>
        <w:spacing w:after="0" w:line="480" w:lineRule="auto"/>
        <w:jc w:val="both"/>
        <w:rPr>
          <w:rFonts w:ascii="Times New Roman" w:hAnsi="Times New Roman" w:cs="Times New Roman"/>
          <w:lang w:val="en-US"/>
        </w:rPr>
      </w:pPr>
    </w:p>
    <w:p w14:paraId="434FFDD1" w14:textId="1872EF08" w:rsidR="003E5AC9" w:rsidRPr="00DD4F74" w:rsidRDefault="00EB5F6A" w:rsidP="00525573">
      <w:pPr>
        <w:spacing w:after="0" w:line="480" w:lineRule="auto"/>
        <w:ind w:firstLine="708"/>
        <w:jc w:val="both"/>
        <w:rPr>
          <w:rFonts w:ascii="Times New Roman" w:hAnsi="Times New Roman" w:cs="Times New Roman"/>
          <w:lang w:val="en-US"/>
        </w:rPr>
      </w:pPr>
      <w:r w:rsidRPr="00EB5F6A">
        <w:rPr>
          <w:rFonts w:ascii="Times New Roman" w:hAnsi="Times New Roman" w:cs="Times New Roman"/>
          <w:lang w:val="en-US"/>
        </w:rPr>
        <w:t xml:space="preserve">To integrate the transcriptomic and clinical associations identified in this study, we developed a conceptual model summarizing the biological states associated with response or resistance to </w:t>
      </w:r>
      <w:proofErr w:type="spellStart"/>
      <w:r w:rsidRPr="00EB5F6A">
        <w:rPr>
          <w:rFonts w:ascii="Times New Roman" w:hAnsi="Times New Roman" w:cs="Times New Roman"/>
          <w:lang w:val="en-US"/>
        </w:rPr>
        <w:t>axi</w:t>
      </w:r>
      <w:proofErr w:type="spellEnd"/>
      <w:r w:rsidRPr="00EB5F6A">
        <w:rPr>
          <w:rFonts w:ascii="Times New Roman" w:hAnsi="Times New Roman" w:cs="Times New Roman"/>
          <w:lang w:val="en-US"/>
        </w:rPr>
        <w:t>-cel (Figure 6)</w:t>
      </w:r>
      <w:r w:rsidR="00DD4F74" w:rsidRPr="00DD4F74">
        <w:rPr>
          <w:rFonts w:ascii="Times New Roman" w:hAnsi="Times New Roman" w:cs="Times New Roman"/>
          <w:lang w:val="en-US"/>
        </w:rPr>
        <w:t>.</w:t>
      </w:r>
    </w:p>
    <w:p w14:paraId="2CCB5032" w14:textId="42635A81" w:rsidR="00273731" w:rsidRDefault="00273731" w:rsidP="00697A56">
      <w:pPr>
        <w:spacing w:after="0" w:line="480" w:lineRule="auto"/>
        <w:jc w:val="both"/>
        <w:rPr>
          <w:rFonts w:ascii="Times New Roman" w:hAnsi="Times New Roman" w:cs="Times New Roman"/>
          <w:b/>
          <w:bCs/>
          <w:lang w:val="en-US"/>
        </w:rPr>
      </w:pPr>
      <w:r>
        <w:rPr>
          <w:rFonts w:ascii="Times New Roman" w:hAnsi="Times New Roman" w:cs="Times New Roman"/>
          <w:b/>
          <w:bCs/>
          <w:noProof/>
          <w:lang w:val="en-US"/>
        </w:rPr>
        <w:lastRenderedPageBreak/>
        <w:drawing>
          <wp:inline distT="0" distB="0" distL="0" distR="0" wp14:anchorId="7893E486" wp14:editId="3C78DBDB">
            <wp:extent cx="5400040" cy="4543425"/>
            <wp:effectExtent l="0" t="0" r="0" b="0"/>
            <wp:docPr id="67081538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815389" name="Imagem 670815389"/>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400040" cy="4543425"/>
                    </a:xfrm>
                    <a:prstGeom prst="rect">
                      <a:avLst/>
                    </a:prstGeom>
                  </pic:spPr>
                </pic:pic>
              </a:graphicData>
            </a:graphic>
          </wp:inline>
        </w:drawing>
      </w:r>
    </w:p>
    <w:p w14:paraId="68291641" w14:textId="69704F4A" w:rsidR="00273731" w:rsidRPr="00525573" w:rsidRDefault="00273731" w:rsidP="00273731">
      <w:pPr>
        <w:spacing w:after="0" w:line="240" w:lineRule="auto"/>
        <w:jc w:val="both"/>
        <w:rPr>
          <w:rFonts w:ascii="Times New Roman" w:hAnsi="Times New Roman" w:cs="Times New Roman"/>
          <w:color w:val="000000" w:themeColor="text1"/>
          <w:lang w:val="en-US"/>
        </w:rPr>
      </w:pPr>
      <w:r w:rsidRPr="00525573">
        <w:rPr>
          <w:rFonts w:ascii="Times New Roman" w:hAnsi="Times New Roman" w:cs="Times New Roman"/>
          <w:b/>
          <w:bCs/>
          <w:color w:val="000000" w:themeColor="text1"/>
          <w:lang w:val="en-US"/>
        </w:rPr>
        <w:t>Notes:</w:t>
      </w:r>
      <w:r w:rsidRPr="00525573">
        <w:rPr>
          <w:rFonts w:ascii="Times New Roman" w:hAnsi="Times New Roman" w:cs="Times New Roman"/>
          <w:color w:val="000000" w:themeColor="text1"/>
          <w:lang w:val="en-US"/>
        </w:rPr>
        <w:t xml:space="preserve"> Conceptual model based on transcriptomic associations; arrows indicate proposed, not experimentally demonstrated, relationships.</w:t>
      </w:r>
    </w:p>
    <w:p w14:paraId="2CE82688" w14:textId="77777777" w:rsidR="00273731" w:rsidRDefault="00273731" w:rsidP="00697A56">
      <w:pPr>
        <w:spacing w:after="0" w:line="480" w:lineRule="auto"/>
        <w:jc w:val="both"/>
        <w:rPr>
          <w:rFonts w:ascii="Times New Roman" w:hAnsi="Times New Roman" w:cs="Times New Roman"/>
          <w:b/>
          <w:bCs/>
          <w:lang w:val="en-US"/>
        </w:rPr>
      </w:pPr>
    </w:p>
    <w:p w14:paraId="731C98CD" w14:textId="09CA31E0" w:rsidR="003E5AC9" w:rsidRDefault="008C2BA8" w:rsidP="00697A56">
      <w:pPr>
        <w:spacing w:after="0" w:line="480" w:lineRule="auto"/>
        <w:jc w:val="both"/>
        <w:rPr>
          <w:rFonts w:ascii="Times New Roman" w:hAnsi="Times New Roman" w:cs="Times New Roman"/>
          <w:lang w:val="en-US"/>
        </w:rPr>
      </w:pPr>
      <w:r w:rsidRPr="008C2BA8">
        <w:rPr>
          <w:rFonts w:ascii="Times New Roman" w:hAnsi="Times New Roman" w:cs="Times New Roman"/>
          <w:b/>
          <w:bCs/>
          <w:lang w:val="en-US"/>
        </w:rPr>
        <w:t xml:space="preserve">Figure 6. </w:t>
      </w:r>
      <w:r w:rsidR="00EB5F6A" w:rsidRPr="00A77D6E">
        <w:rPr>
          <w:rFonts w:ascii="Times New Roman" w:hAnsi="Times New Roman" w:cs="Times New Roman"/>
          <w:lang w:val="en-US"/>
        </w:rPr>
        <w:t xml:space="preserve">Integrated model of transcriptional states associated with sensitivity and resistance to anti-CD19 CAR T-cell therapy. This model summarizes the tumor-intrinsic and microenvironmental features identified through cross-cohort analyses of the ZUMA-1 and ZUMA-7 datasets. The upper panel (red; therapeutic failure/resistance) depicts an adverse transcriptional state characterized by reduced B-cell lineage identity and increased expression of markers associated with cellular plasticity, aberrant adhesion, tissue remodeling, alternative chemotactic signaling, and immune dysfunction. The lower panel (blue; therapeutic sensitivity) depicts a favorable state associated with preservation of B-cell lineage identity and expression of protective markers linked to lymphoid differentiation and immune competence. Arrows represent proposed biological </w:t>
      </w:r>
      <w:r w:rsidR="00EB5F6A" w:rsidRPr="00A77D6E">
        <w:rPr>
          <w:rFonts w:ascii="Times New Roman" w:hAnsi="Times New Roman" w:cs="Times New Roman"/>
          <w:lang w:val="en-US"/>
        </w:rPr>
        <w:lastRenderedPageBreak/>
        <w:t>relationships derived from transcriptomic associations and should not be interpreted as demonstrating direct causal mechanisms. CR, complete response; EMT-like, epithelial–mesenchymal transition-like program.</w:t>
      </w:r>
    </w:p>
    <w:p w14:paraId="1A42B16E" w14:textId="77777777" w:rsidR="00A77D6E" w:rsidRDefault="00A77D6E" w:rsidP="008C2BA8">
      <w:pPr>
        <w:spacing w:after="0" w:line="480" w:lineRule="auto"/>
        <w:ind w:firstLine="709"/>
        <w:jc w:val="both"/>
        <w:rPr>
          <w:rFonts w:ascii="Times New Roman" w:hAnsi="Times New Roman" w:cs="Times New Roman"/>
          <w:lang w:val="en-US"/>
        </w:rPr>
      </w:pPr>
    </w:p>
    <w:p w14:paraId="467D4B56" w14:textId="48FD761D" w:rsidR="008C2BA8" w:rsidRDefault="00A77D6E" w:rsidP="008C2BA8">
      <w:pPr>
        <w:spacing w:after="0" w:line="480" w:lineRule="auto"/>
        <w:ind w:firstLine="709"/>
        <w:jc w:val="both"/>
        <w:rPr>
          <w:rFonts w:ascii="Times New Roman" w:hAnsi="Times New Roman" w:cs="Times New Roman"/>
          <w:lang w:val="en-US"/>
        </w:rPr>
      </w:pPr>
      <w:r w:rsidRPr="00A77D6E">
        <w:rPr>
          <w:rFonts w:ascii="Times New Roman" w:hAnsi="Times New Roman" w:cs="Times New Roman"/>
          <w:lang w:val="en-US"/>
        </w:rPr>
        <w:t xml:space="preserve">Within the therapeutic-failure axis (Figure 6, top panel), reduced B-cell lineage </w:t>
      </w:r>
      <w:r w:rsidRPr="00525573">
        <w:rPr>
          <w:rFonts w:ascii="Times New Roman" w:hAnsi="Times New Roman" w:cs="Times New Roman"/>
          <w:color w:val="000000" w:themeColor="text1"/>
          <w:lang w:val="en-US"/>
        </w:rPr>
        <w:t xml:space="preserve">identity occurs alongside adverse transcriptional features involving </w:t>
      </w:r>
      <w:r w:rsidRPr="00525573">
        <w:rPr>
          <w:rFonts w:ascii="Times New Roman" w:hAnsi="Times New Roman" w:cs="Times New Roman"/>
          <w:i/>
          <w:iCs/>
          <w:color w:val="000000" w:themeColor="text1"/>
          <w:lang w:val="en-US"/>
        </w:rPr>
        <w:t>DUSP5</w:t>
      </w:r>
      <w:r w:rsidRPr="00525573">
        <w:rPr>
          <w:rFonts w:ascii="Times New Roman" w:hAnsi="Times New Roman" w:cs="Times New Roman"/>
          <w:color w:val="000000" w:themeColor="text1"/>
          <w:lang w:val="en-US"/>
        </w:rPr>
        <w:t xml:space="preserve">, </w:t>
      </w:r>
      <w:r w:rsidRPr="00525573">
        <w:rPr>
          <w:rFonts w:ascii="Times New Roman" w:hAnsi="Times New Roman" w:cs="Times New Roman"/>
          <w:i/>
          <w:iCs/>
          <w:color w:val="000000" w:themeColor="text1"/>
          <w:lang w:val="en-US"/>
        </w:rPr>
        <w:t>WNT11</w:t>
      </w:r>
      <w:r w:rsidRPr="00525573">
        <w:rPr>
          <w:rFonts w:ascii="Times New Roman" w:hAnsi="Times New Roman" w:cs="Times New Roman"/>
          <w:color w:val="000000" w:themeColor="text1"/>
          <w:lang w:val="en-US"/>
        </w:rPr>
        <w:t xml:space="preserve">, </w:t>
      </w:r>
      <w:r w:rsidRPr="00525573">
        <w:rPr>
          <w:rFonts w:ascii="Times New Roman" w:hAnsi="Times New Roman" w:cs="Times New Roman"/>
          <w:i/>
          <w:iCs/>
          <w:color w:val="000000" w:themeColor="text1"/>
          <w:lang w:val="en-US"/>
        </w:rPr>
        <w:t>CCL20</w:t>
      </w:r>
      <w:r w:rsidRPr="00525573">
        <w:rPr>
          <w:rFonts w:ascii="Times New Roman" w:hAnsi="Times New Roman" w:cs="Times New Roman"/>
          <w:color w:val="000000" w:themeColor="text1"/>
          <w:lang w:val="en-US"/>
        </w:rPr>
        <w:t xml:space="preserve">, </w:t>
      </w:r>
      <w:r w:rsidRPr="00525573">
        <w:rPr>
          <w:rFonts w:ascii="Times New Roman" w:hAnsi="Times New Roman" w:cs="Times New Roman"/>
          <w:i/>
          <w:iCs/>
          <w:color w:val="000000" w:themeColor="text1"/>
          <w:lang w:val="en-US"/>
        </w:rPr>
        <w:t>CDH2</w:t>
      </w:r>
      <w:r w:rsidRPr="00525573">
        <w:rPr>
          <w:rFonts w:ascii="Times New Roman" w:hAnsi="Times New Roman" w:cs="Times New Roman"/>
          <w:color w:val="000000" w:themeColor="text1"/>
          <w:lang w:val="en-US"/>
        </w:rPr>
        <w:t xml:space="preserve">, </w:t>
      </w:r>
      <w:r w:rsidRPr="00525573">
        <w:rPr>
          <w:rFonts w:ascii="Times New Roman" w:hAnsi="Times New Roman" w:cs="Times New Roman"/>
          <w:i/>
          <w:iCs/>
          <w:color w:val="000000" w:themeColor="text1"/>
          <w:lang w:val="en-US"/>
        </w:rPr>
        <w:t>NCAM1</w:t>
      </w:r>
      <w:r w:rsidRPr="00525573">
        <w:rPr>
          <w:rFonts w:ascii="Times New Roman" w:hAnsi="Times New Roman" w:cs="Times New Roman"/>
          <w:color w:val="000000" w:themeColor="text1"/>
          <w:lang w:val="en-US"/>
        </w:rPr>
        <w:t xml:space="preserve">, </w:t>
      </w:r>
      <w:r w:rsidRPr="00525573">
        <w:rPr>
          <w:rFonts w:ascii="Times New Roman" w:hAnsi="Times New Roman" w:cs="Times New Roman"/>
          <w:i/>
          <w:iCs/>
          <w:color w:val="000000" w:themeColor="text1"/>
          <w:lang w:val="en-US"/>
        </w:rPr>
        <w:t>LRRC32</w:t>
      </w:r>
      <w:r w:rsidRPr="00525573">
        <w:rPr>
          <w:rFonts w:ascii="Times New Roman" w:hAnsi="Times New Roman" w:cs="Times New Roman"/>
          <w:color w:val="000000" w:themeColor="text1"/>
          <w:lang w:val="en-US"/>
        </w:rPr>
        <w:t xml:space="preserve">, </w:t>
      </w:r>
      <w:r w:rsidRPr="00525573">
        <w:rPr>
          <w:rFonts w:ascii="Times New Roman" w:hAnsi="Times New Roman" w:cs="Times New Roman"/>
          <w:i/>
          <w:iCs/>
          <w:color w:val="000000" w:themeColor="text1"/>
          <w:lang w:val="en-US"/>
        </w:rPr>
        <w:t>KLRD1</w:t>
      </w:r>
      <w:r w:rsidRPr="00525573">
        <w:rPr>
          <w:rFonts w:ascii="Times New Roman" w:hAnsi="Times New Roman" w:cs="Times New Roman"/>
          <w:color w:val="000000" w:themeColor="text1"/>
          <w:lang w:val="en-US"/>
        </w:rPr>
        <w:t xml:space="preserve">, and </w:t>
      </w:r>
      <w:r w:rsidRPr="00525573">
        <w:rPr>
          <w:rFonts w:ascii="Times New Roman" w:hAnsi="Times New Roman" w:cs="Times New Roman"/>
          <w:i/>
          <w:iCs/>
          <w:color w:val="000000" w:themeColor="text1"/>
          <w:lang w:val="en-US"/>
        </w:rPr>
        <w:t>IFI27</w:t>
      </w:r>
      <w:r w:rsidRPr="00525573">
        <w:rPr>
          <w:rFonts w:ascii="Times New Roman" w:hAnsi="Times New Roman" w:cs="Times New Roman"/>
          <w:color w:val="000000" w:themeColor="text1"/>
          <w:lang w:val="en-US"/>
        </w:rPr>
        <w:t xml:space="preserve">. Collectively, these findings support a candidate resistance state involving tumor-cell plasticity, altered cell–cell and cell–matrix interactions, EMT-like tissue remodeling, alternative chemotactic signaling, and immune dysfunction. These processes may impair tumor susceptibility to CAR T-cell-mediated cytotoxicity, even when </w:t>
      </w:r>
      <w:r w:rsidRPr="00525573">
        <w:rPr>
          <w:rFonts w:ascii="Times New Roman" w:hAnsi="Times New Roman" w:cs="Times New Roman"/>
          <w:i/>
          <w:iCs/>
          <w:color w:val="000000" w:themeColor="text1"/>
          <w:lang w:val="en-US"/>
        </w:rPr>
        <w:t>CD19</w:t>
      </w:r>
      <w:r w:rsidRPr="00525573">
        <w:rPr>
          <w:rFonts w:ascii="Times New Roman" w:hAnsi="Times New Roman" w:cs="Times New Roman"/>
          <w:color w:val="000000" w:themeColor="text1"/>
          <w:lang w:val="en-US"/>
        </w:rPr>
        <w:t xml:space="preserve"> expression remains </w:t>
      </w:r>
      <w:r w:rsidRPr="00A77D6E">
        <w:rPr>
          <w:rFonts w:ascii="Times New Roman" w:hAnsi="Times New Roman" w:cs="Times New Roman"/>
          <w:lang w:val="en-US"/>
        </w:rPr>
        <w:t>detectable</w:t>
      </w:r>
      <w:r w:rsidR="00DD4F74" w:rsidRPr="00DD4F74">
        <w:rPr>
          <w:rFonts w:ascii="Times New Roman" w:hAnsi="Times New Roman" w:cs="Times New Roman"/>
          <w:lang w:val="en-US"/>
        </w:rPr>
        <w:t>.</w:t>
      </w:r>
    </w:p>
    <w:p w14:paraId="49FB92E6" w14:textId="2ACA7D53" w:rsidR="00DD4F74" w:rsidRDefault="00A77D6E" w:rsidP="008C2BA8">
      <w:pPr>
        <w:spacing w:after="0" w:line="480" w:lineRule="auto"/>
        <w:ind w:firstLine="709"/>
        <w:jc w:val="both"/>
        <w:rPr>
          <w:rFonts w:ascii="Times New Roman" w:hAnsi="Times New Roman" w:cs="Times New Roman"/>
          <w:lang w:val="en-US"/>
        </w:rPr>
      </w:pPr>
      <w:r w:rsidRPr="00525573">
        <w:rPr>
          <w:rFonts w:ascii="Times New Roman" w:hAnsi="Times New Roman" w:cs="Times New Roman"/>
          <w:color w:val="000000" w:themeColor="text1"/>
          <w:lang w:val="en-US"/>
        </w:rPr>
        <w:t xml:space="preserve">Conversely, the therapeutic-sensitivity axis (Figure 6, lower panel), is characterized by preservation of the mature B-cell program, including </w:t>
      </w:r>
      <w:r w:rsidRPr="00525573">
        <w:rPr>
          <w:rFonts w:ascii="Times New Roman" w:hAnsi="Times New Roman" w:cs="Times New Roman"/>
          <w:i/>
          <w:iCs/>
          <w:color w:val="000000" w:themeColor="text1"/>
          <w:lang w:val="en-US"/>
        </w:rPr>
        <w:t>CD19</w:t>
      </w:r>
      <w:r w:rsidRPr="00525573">
        <w:rPr>
          <w:rFonts w:ascii="Times New Roman" w:hAnsi="Times New Roman" w:cs="Times New Roman"/>
          <w:color w:val="000000" w:themeColor="text1"/>
          <w:lang w:val="en-US"/>
        </w:rPr>
        <w:t xml:space="preserve">, </w:t>
      </w:r>
      <w:r w:rsidRPr="00525573">
        <w:rPr>
          <w:rFonts w:ascii="Times New Roman" w:hAnsi="Times New Roman" w:cs="Times New Roman"/>
          <w:i/>
          <w:iCs/>
          <w:color w:val="000000" w:themeColor="text1"/>
          <w:lang w:val="en-US"/>
        </w:rPr>
        <w:t>MS4A1</w:t>
      </w:r>
      <w:r w:rsidRPr="00525573">
        <w:rPr>
          <w:rFonts w:ascii="Times New Roman" w:hAnsi="Times New Roman" w:cs="Times New Roman"/>
          <w:color w:val="000000" w:themeColor="text1"/>
          <w:lang w:val="en-US"/>
        </w:rPr>
        <w:t xml:space="preserve">, </w:t>
      </w:r>
      <w:r w:rsidRPr="00525573">
        <w:rPr>
          <w:rFonts w:ascii="Times New Roman" w:hAnsi="Times New Roman" w:cs="Times New Roman"/>
          <w:i/>
          <w:iCs/>
          <w:color w:val="000000" w:themeColor="text1"/>
          <w:lang w:val="en-US"/>
        </w:rPr>
        <w:t>TNFRSF17</w:t>
      </w:r>
      <w:r w:rsidRPr="00525573">
        <w:rPr>
          <w:rFonts w:ascii="Times New Roman" w:hAnsi="Times New Roman" w:cs="Times New Roman"/>
          <w:color w:val="000000" w:themeColor="text1"/>
          <w:lang w:val="en-US"/>
        </w:rPr>
        <w:t xml:space="preserve">, and </w:t>
      </w:r>
      <w:r w:rsidRPr="00525573">
        <w:rPr>
          <w:rFonts w:ascii="Times New Roman" w:hAnsi="Times New Roman" w:cs="Times New Roman"/>
          <w:i/>
          <w:iCs/>
          <w:color w:val="000000" w:themeColor="text1"/>
          <w:lang w:val="en-US"/>
        </w:rPr>
        <w:t>IRF8</w:t>
      </w:r>
      <w:r w:rsidRPr="00525573">
        <w:rPr>
          <w:rFonts w:ascii="Times New Roman" w:hAnsi="Times New Roman" w:cs="Times New Roman"/>
          <w:color w:val="000000" w:themeColor="text1"/>
          <w:lang w:val="en-US"/>
        </w:rPr>
        <w:t xml:space="preserve">, together with favorable associations involving </w:t>
      </w:r>
      <w:r w:rsidRPr="00525573">
        <w:rPr>
          <w:rFonts w:ascii="Times New Roman" w:hAnsi="Times New Roman" w:cs="Times New Roman"/>
          <w:i/>
          <w:iCs/>
          <w:color w:val="000000" w:themeColor="text1"/>
          <w:lang w:val="en-US"/>
        </w:rPr>
        <w:t>LY9</w:t>
      </w:r>
      <w:r w:rsidRPr="00525573">
        <w:rPr>
          <w:rFonts w:ascii="Times New Roman" w:hAnsi="Times New Roman" w:cs="Times New Roman"/>
          <w:color w:val="000000" w:themeColor="text1"/>
          <w:lang w:val="en-US"/>
        </w:rPr>
        <w:t xml:space="preserve">, </w:t>
      </w:r>
      <w:r w:rsidRPr="00525573">
        <w:rPr>
          <w:rFonts w:ascii="Times New Roman" w:hAnsi="Times New Roman" w:cs="Times New Roman"/>
          <w:i/>
          <w:iCs/>
          <w:color w:val="000000" w:themeColor="text1"/>
          <w:lang w:val="en-US"/>
        </w:rPr>
        <w:t>BTLA</w:t>
      </w:r>
      <w:r w:rsidRPr="00525573">
        <w:rPr>
          <w:rFonts w:ascii="Times New Roman" w:hAnsi="Times New Roman" w:cs="Times New Roman"/>
          <w:color w:val="000000" w:themeColor="text1"/>
          <w:lang w:val="en-US"/>
        </w:rPr>
        <w:t xml:space="preserve">, </w:t>
      </w:r>
      <w:r w:rsidRPr="00525573">
        <w:rPr>
          <w:rFonts w:ascii="Times New Roman" w:hAnsi="Times New Roman" w:cs="Times New Roman"/>
          <w:i/>
          <w:iCs/>
          <w:color w:val="000000" w:themeColor="text1"/>
          <w:lang w:val="en-US"/>
        </w:rPr>
        <w:t>CD45RA</w:t>
      </w:r>
      <w:r w:rsidRPr="00525573">
        <w:rPr>
          <w:rFonts w:ascii="Times New Roman" w:hAnsi="Times New Roman" w:cs="Times New Roman"/>
          <w:color w:val="000000" w:themeColor="text1"/>
          <w:lang w:val="en-US"/>
        </w:rPr>
        <w:t xml:space="preserve">, and </w:t>
      </w:r>
      <w:r w:rsidRPr="00525573">
        <w:rPr>
          <w:rFonts w:ascii="Times New Roman" w:hAnsi="Times New Roman" w:cs="Times New Roman"/>
          <w:i/>
          <w:iCs/>
          <w:color w:val="000000" w:themeColor="text1"/>
          <w:lang w:val="en-US"/>
        </w:rPr>
        <w:t>HLA-DOB</w:t>
      </w:r>
      <w:r w:rsidRPr="00525573">
        <w:rPr>
          <w:rFonts w:ascii="Times New Roman" w:hAnsi="Times New Roman" w:cs="Times New Roman"/>
          <w:color w:val="000000" w:themeColor="text1"/>
          <w:lang w:val="en-US"/>
        </w:rPr>
        <w:t xml:space="preserve">. Because </w:t>
      </w:r>
      <w:r w:rsidRPr="00A77D6E">
        <w:rPr>
          <w:rFonts w:ascii="Times New Roman" w:hAnsi="Times New Roman" w:cs="Times New Roman"/>
          <w:lang w:val="en-US"/>
        </w:rPr>
        <w:t xml:space="preserve">CAR recognition is HLA-independent, </w:t>
      </w:r>
      <w:r w:rsidRPr="00301DBD">
        <w:rPr>
          <w:rFonts w:ascii="Times New Roman" w:hAnsi="Times New Roman" w:cs="Times New Roman"/>
          <w:i/>
          <w:iCs/>
          <w:lang w:val="en-US"/>
        </w:rPr>
        <w:t>HLA-DOB</w:t>
      </w:r>
      <w:r w:rsidRPr="00A77D6E">
        <w:rPr>
          <w:rFonts w:ascii="Times New Roman" w:hAnsi="Times New Roman" w:cs="Times New Roman"/>
          <w:lang w:val="en-US"/>
        </w:rPr>
        <w:t xml:space="preserve"> should be interpreted primarily as a marker of preserved B-cell differentiation or broader immune competence rather than as evidence that conventional antigen presentation is required for </w:t>
      </w:r>
      <w:proofErr w:type="spellStart"/>
      <w:r w:rsidRPr="00A77D6E">
        <w:rPr>
          <w:rFonts w:ascii="Times New Roman" w:hAnsi="Times New Roman" w:cs="Times New Roman"/>
          <w:lang w:val="en-US"/>
        </w:rPr>
        <w:t>axi</w:t>
      </w:r>
      <w:proofErr w:type="spellEnd"/>
      <w:r w:rsidRPr="00A77D6E">
        <w:rPr>
          <w:rFonts w:ascii="Times New Roman" w:hAnsi="Times New Roman" w:cs="Times New Roman"/>
          <w:lang w:val="en-US"/>
        </w:rPr>
        <w:t>-cel activity</w:t>
      </w:r>
      <w:r w:rsidR="00DD4F74" w:rsidRPr="00DD4F74">
        <w:rPr>
          <w:rFonts w:ascii="Times New Roman" w:hAnsi="Times New Roman" w:cs="Times New Roman"/>
          <w:lang w:val="en-US"/>
        </w:rPr>
        <w:t>.</w:t>
      </w:r>
    </w:p>
    <w:p w14:paraId="1256F866" w14:textId="7EC5F8AB" w:rsidR="00A77D6E" w:rsidRPr="00DD4F74" w:rsidRDefault="00A77D6E" w:rsidP="008C2BA8">
      <w:pPr>
        <w:spacing w:after="0" w:line="480" w:lineRule="auto"/>
        <w:ind w:firstLine="709"/>
        <w:jc w:val="both"/>
        <w:rPr>
          <w:rFonts w:ascii="Times New Roman" w:hAnsi="Times New Roman" w:cs="Times New Roman"/>
          <w:lang w:val="en-US"/>
        </w:rPr>
      </w:pPr>
      <w:r w:rsidRPr="00525573">
        <w:rPr>
          <w:rFonts w:ascii="Times New Roman" w:hAnsi="Times New Roman" w:cs="Times New Roman"/>
          <w:color w:val="000000" w:themeColor="text1"/>
          <w:lang w:val="en-US"/>
        </w:rPr>
        <w:t xml:space="preserve">Overall, the model shifts the emphasis from isolated </w:t>
      </w:r>
      <w:r w:rsidRPr="00525573">
        <w:rPr>
          <w:rFonts w:ascii="Times New Roman" w:hAnsi="Times New Roman" w:cs="Times New Roman"/>
          <w:i/>
          <w:iCs/>
          <w:color w:val="000000" w:themeColor="text1"/>
          <w:lang w:val="en-US"/>
        </w:rPr>
        <w:t>CD19</w:t>
      </w:r>
      <w:r w:rsidRPr="00525573">
        <w:rPr>
          <w:rFonts w:ascii="Times New Roman" w:hAnsi="Times New Roman" w:cs="Times New Roman"/>
          <w:color w:val="000000" w:themeColor="text1"/>
          <w:lang w:val="en-US"/>
        </w:rPr>
        <w:t xml:space="preserve"> e</w:t>
      </w:r>
      <w:r w:rsidRPr="00A77D6E">
        <w:rPr>
          <w:rFonts w:ascii="Times New Roman" w:hAnsi="Times New Roman" w:cs="Times New Roman"/>
          <w:lang w:val="en-US"/>
        </w:rPr>
        <w:t>xpression and baseline immune exhaustion toward a broader balance between preservation of B-cell lineage identity and acquisition of immune-dysfunctional, plastic, and tissue-remodeling transcriptional states. This framework is hypothesis-generating and highlights candidate pathways for functional and prospective validation</w:t>
      </w:r>
      <w:r w:rsidR="00A01BE0">
        <w:rPr>
          <w:rFonts w:ascii="Times New Roman" w:hAnsi="Times New Roman" w:cs="Times New Roman"/>
          <w:lang w:val="en-US"/>
        </w:rPr>
        <w:t>.</w:t>
      </w:r>
    </w:p>
    <w:p w14:paraId="66859CB0" w14:textId="77777777" w:rsidR="009A3C05" w:rsidRPr="00DD4F74" w:rsidRDefault="009A3C05" w:rsidP="00697A56">
      <w:pPr>
        <w:spacing w:after="0" w:line="480" w:lineRule="auto"/>
        <w:jc w:val="both"/>
        <w:rPr>
          <w:rFonts w:ascii="Times New Roman" w:hAnsi="Times New Roman" w:cs="Times New Roman"/>
          <w:lang w:val="en-US"/>
        </w:rPr>
      </w:pPr>
    </w:p>
    <w:p w14:paraId="5AFF9F99" w14:textId="166DD597" w:rsidR="004772B8" w:rsidRPr="005C2D0A" w:rsidRDefault="000B3C8E" w:rsidP="00697A56">
      <w:pPr>
        <w:spacing w:after="0" w:line="480" w:lineRule="auto"/>
        <w:jc w:val="both"/>
        <w:rPr>
          <w:rFonts w:ascii="Times New Roman" w:hAnsi="Times New Roman" w:cs="Times New Roman"/>
          <w:b/>
          <w:bCs/>
          <w:lang w:val="en-US"/>
        </w:rPr>
      </w:pPr>
      <w:r w:rsidRPr="005C2D0A">
        <w:rPr>
          <w:rFonts w:ascii="Times New Roman" w:hAnsi="Times New Roman" w:cs="Times New Roman"/>
          <w:b/>
          <w:bCs/>
          <w:lang w:val="en-US"/>
        </w:rPr>
        <w:t xml:space="preserve">4. </w:t>
      </w:r>
      <w:r w:rsidR="005C2D0A" w:rsidRPr="005C2D0A">
        <w:rPr>
          <w:rFonts w:ascii="Times New Roman" w:hAnsi="Times New Roman" w:cs="Times New Roman"/>
          <w:b/>
          <w:bCs/>
          <w:lang w:val="en-US"/>
        </w:rPr>
        <w:t>Discussion</w:t>
      </w:r>
    </w:p>
    <w:p w14:paraId="798AF189" w14:textId="77777777" w:rsidR="009919A4" w:rsidRPr="005C2D0A" w:rsidRDefault="009919A4" w:rsidP="00697A56">
      <w:pPr>
        <w:spacing w:after="0" w:line="480" w:lineRule="auto"/>
        <w:jc w:val="both"/>
        <w:rPr>
          <w:rFonts w:ascii="Times New Roman" w:hAnsi="Times New Roman" w:cs="Times New Roman"/>
          <w:lang w:val="en-US"/>
        </w:rPr>
      </w:pPr>
    </w:p>
    <w:p w14:paraId="3B60C028" w14:textId="2886E5F1" w:rsidR="00A124AA" w:rsidRDefault="00A124AA" w:rsidP="005C2D0A">
      <w:pPr>
        <w:spacing w:after="0" w:line="480" w:lineRule="auto"/>
        <w:ind w:firstLine="709"/>
        <w:jc w:val="both"/>
        <w:rPr>
          <w:rFonts w:ascii="Times New Roman" w:hAnsi="Times New Roman" w:cs="Times New Roman"/>
          <w:lang w:val="en-US"/>
        </w:rPr>
      </w:pPr>
      <w:r w:rsidRPr="00A124AA">
        <w:rPr>
          <w:rFonts w:ascii="Times New Roman" w:hAnsi="Times New Roman" w:cs="Times New Roman"/>
          <w:lang w:val="en-US"/>
        </w:rPr>
        <w:t xml:space="preserve">This integrative analysis identifies baseline tumor cell state, rather than </w:t>
      </w:r>
      <w:r w:rsidRPr="00FF2DEE">
        <w:rPr>
          <w:rFonts w:ascii="Times New Roman" w:hAnsi="Times New Roman" w:cs="Times New Roman"/>
          <w:i/>
          <w:iCs/>
          <w:lang w:val="en-US"/>
        </w:rPr>
        <w:t>CD19</w:t>
      </w:r>
      <w:r w:rsidRPr="00FF2DEE">
        <w:rPr>
          <w:rFonts w:ascii="Times New Roman" w:hAnsi="Times New Roman" w:cs="Times New Roman"/>
          <w:lang w:val="en-US"/>
        </w:rPr>
        <w:t xml:space="preserve"> </w:t>
      </w:r>
      <w:r w:rsidRPr="00A124AA">
        <w:rPr>
          <w:rFonts w:ascii="Times New Roman" w:hAnsi="Times New Roman" w:cs="Times New Roman"/>
          <w:lang w:val="en-US"/>
        </w:rPr>
        <w:t xml:space="preserve">expression considered in isolation, as a central correlate of response to </w:t>
      </w:r>
      <w:proofErr w:type="spellStart"/>
      <w:r w:rsidRPr="00A124AA">
        <w:rPr>
          <w:rFonts w:ascii="Times New Roman" w:hAnsi="Times New Roman" w:cs="Times New Roman"/>
          <w:lang w:val="en-US"/>
        </w:rPr>
        <w:t>axi</w:t>
      </w:r>
      <w:proofErr w:type="spellEnd"/>
      <w:r w:rsidRPr="00A124AA">
        <w:rPr>
          <w:rFonts w:ascii="Times New Roman" w:hAnsi="Times New Roman" w:cs="Times New Roman"/>
          <w:lang w:val="en-US"/>
        </w:rPr>
        <w:t>-ce</w:t>
      </w:r>
      <w:r w:rsidR="000F27A7">
        <w:rPr>
          <w:rFonts w:ascii="Times New Roman" w:hAnsi="Times New Roman" w:cs="Times New Roman"/>
          <w:lang w:val="en-US"/>
        </w:rPr>
        <w:t xml:space="preserve">l </w:t>
      </w:r>
      <w:r w:rsidRPr="00A124AA">
        <w:rPr>
          <w:rFonts w:ascii="Times New Roman" w:hAnsi="Times New Roman" w:cs="Times New Roman"/>
          <w:lang w:val="en-US"/>
        </w:rPr>
        <w:t>in DLBCL</w:t>
      </w:r>
      <w:r w:rsidR="000F27A7" w:rsidRPr="000F27A7">
        <w:rPr>
          <w:rFonts w:ascii="Times New Roman" w:hAnsi="Times New Roman" w:cs="Times New Roman"/>
          <w:color w:val="EE0000"/>
          <w:lang w:val="en-US"/>
        </w:rPr>
        <w:t>.</w:t>
      </w:r>
      <w:r w:rsidRPr="00A124AA">
        <w:rPr>
          <w:rFonts w:ascii="Times New Roman" w:hAnsi="Times New Roman" w:cs="Times New Roman"/>
          <w:lang w:val="en-US"/>
        </w:rPr>
        <w:t xml:space="preserve"> Although </w:t>
      </w:r>
      <w:r w:rsidRPr="000F27A7">
        <w:rPr>
          <w:rFonts w:ascii="Times New Roman" w:hAnsi="Times New Roman" w:cs="Times New Roman"/>
          <w:color w:val="000000" w:themeColor="text1"/>
          <w:lang w:val="en-US"/>
        </w:rPr>
        <w:t xml:space="preserve">loss of </w:t>
      </w:r>
      <w:r w:rsidRPr="000F27A7">
        <w:rPr>
          <w:rFonts w:ascii="Times New Roman" w:hAnsi="Times New Roman" w:cs="Times New Roman"/>
          <w:i/>
          <w:iCs/>
          <w:color w:val="000000" w:themeColor="text1"/>
          <w:lang w:val="en-US"/>
        </w:rPr>
        <w:t>CD19</w:t>
      </w:r>
      <w:r w:rsidRPr="000F27A7">
        <w:rPr>
          <w:rFonts w:ascii="Times New Roman" w:hAnsi="Times New Roman" w:cs="Times New Roman"/>
          <w:color w:val="000000" w:themeColor="text1"/>
          <w:lang w:val="en-US"/>
        </w:rPr>
        <w:t xml:space="preserve"> is a recognized </w:t>
      </w:r>
      <w:r w:rsidRPr="00A124AA">
        <w:rPr>
          <w:rFonts w:ascii="Times New Roman" w:hAnsi="Times New Roman" w:cs="Times New Roman"/>
          <w:lang w:val="en-US"/>
        </w:rPr>
        <w:t xml:space="preserve">mechanism of relapse, it accounts for only a subset of treatment failures, and progression frequently occurs in tumors that retain detectable target expression </w:t>
      </w:r>
      <w:r w:rsidR="003570CB">
        <w:rPr>
          <w:rFonts w:ascii="Times New Roman" w:hAnsi="Times New Roman" w:cs="Times New Roman"/>
          <w:lang w:val="en-US"/>
        </w:rPr>
        <w:fldChar w:fldCharType="begin"/>
      </w:r>
      <w:r w:rsidR="003570CB">
        <w:rPr>
          <w:rFonts w:ascii="Times New Roman" w:hAnsi="Times New Roman" w:cs="Times New Roman"/>
          <w:lang w:val="en-US"/>
        </w:rPr>
        <w:instrText xml:space="preserve"> ADDIN ZOTERO_ITEM CSL_CITATION {"citationID":"6RDeSpNA","properties":{"unsorted":false,"formattedCitation":"(5,6)","plainCitation":"(5,6)","noteIndex":0},"citationItems":[{"id":636,"uris":["http://zotero.org/users/17472926/items/NYUMZ7XB"],"itemData":{"id":636,"type":"article-journal","abstract":"Background CD19-directed chimeric antigen receptor-reprogrammed autologous T cells are breakthrough immunotherapies for heavily pretreated patients with diffuse large B-cell lymphoma (DLBCL), but across CAR-19 products, ~60% of patients fail to respond or relapse. Inflammatory markers and clinical factors associate with impaired responses, but tumor-intrinsic resistance drivers are largely undefined.Methods To characterize the genomic mechanisms involved resistance to CAR-19, we interrogated whole genome sequencing (WGS) from 28 relapsed/refractory (r/r) aggressive lymphoma patients uniformly treated with axicabtagene ciloleucel (axi-cel).Results Because prognostic factors defined in the frontline treatment setting are largely inapplicable to CAR-19, we leveraged the WGS data, including comparative analyses with untreated DLBCL cases in the Pan-Cancer Analysis of Whole Genomes (PCAWG) (figure 1). In analyses of individual mutated genes, TP53 was significantly enriched (p=0.002) in CAR-19 patients, but did not predict outcome. However, mutations in either NFKBIA or MYC associated with worse PFS after CAR-19 (p=0.04, p=0.025 respectively). We next identified 12 single base substitution (SBS) mutational signatures in our cohort and found presence of APOBEC (SBS2 and SBS13) signatures associated with worse PFS, with 4/5 patients progressing (p=0.03). Copy number analysis by GISTIC2.0 revealed focal deletions of RHOA and RB1 to be significantly enriched in our cohort and independently predicted poor outcome (p=0.0007, p=0.05 respectively). WGS identifies structural variants and complex events. We found chromothripsis, a catastrophic shattering and reassembly of chromosomes, in 39.3% of r/r DLBCL, which was strongly associated with poor CAR-19 outcome, with 9/11 affected cases progressing (p=0.041). Finally, reduced expression (n=3) or genomic alteration (n=3) of CD19 did not associate with poor outcome. One case with durable response contained a sub-clonal CD19 mutation (L174V) previously reported as associated with CAR-19 resistance. These findings demonstrate predominance of CD19-independent resistance and indicate antigen-mediated tumor killing is not the only mechanism of tumor eradication. Genomic complexity appears to promote an immunosuppressive tumor microenvironment (TME), limiting CAR-19 efficacy.Conclusions Leveraging the resolution of WGS, we observed that markers of genomic complexity (chromothripsis and APOBEC) and specific genomic alterations (RHOA and RB1 deletions) associate with resistance to CAR-19 immunotherapy for aggressive B-cell lymphomas (figure 1). 93.8% of CAR-19 relapsed patients contained at least one or these genomic alterations. Recent patient data demonstrate that an immunosuppressed TME leads to CAR-19 failure. Combining these findings with our genomics findings, successful CAR-19 therapy must overcome the immune-exhausted TME to mobilize the host immune system and eliminate the tumor.Abstract 675 Figure 1Genomic alterations associated with disease progression. (a) The heatmap shows the significant genomic alteration present in at least 4 patients associated with progression after CD19 CAR-T cell therapy. (b) Kaplan-Meier curve of progression free survival with the combination of statistically significant genomic anomalies","container-title":"Journal for ImmunoTherapy of Cancer","DOI":"10.1136/jitc-2021-SITC2021.675","ISSN":"2051-1426","issue":"Suppl 2","journalAbbreviation":"J Immunother Cancer","language":"en","license":"No commercial re-use. If you wish to reuse any or all of this article please contact BMJ Publishing Group Ltd.","PMID":"10.1136/jitc-2021-SITC2021.675","publisher":"BMJ Publishing Group Ltd","source":"jitc.bmj.com","title":"675 Genomic drivers of large B-cell lymphoma resistance to CD19 CAR-T therapy","URL":"https://jitc.bmj.com/content/9/Suppl_2/A703","volume":"9","author":[{"family":"Jain","given":"Michael"},{"family":"Ziccheddu","given":"Bachisio"},{"family":"Coughlin","given":"Caroline"},{"family":"Faramand","given":"Rawan"},{"family":"Griswold","given":"Anthony"},{"family":"Reid","given":"Kayla"},{"family":"Landgren","given":"Ola"},{"family":"Locke","given":"Frederick"},{"family":"Maura","given":"Francesco"},{"family":"Davila","given":"Marco"},{"family":"Schatz","given":"Jonathan"}],"accessed":{"date-parts":[["2026",3,30]]},"issued":{"date-parts":[["2021",11,10]]}}},{"id":647,"uris":["http://zotero.org/users/17472926/items/QYWEMTJQ"],"itemData":{"id":647,"type":"article-journal","abstract":"Target antigen density has emerged as a major factor influencing the potency of CAR T cells. Our laboratory has demonstrated that the activity of numerous CARs is highly dependent on target antigen density (Walker et al., Mol Ther, 2017), and high complete response rates in a recent trial of CD22 CAR T cells for B-ALL were tempered by frequent relapses due to decreased CD22 antigen density on lymphoblasts (Fry et al., Nat Med, 2018). To assess if antigen density is also a determinant of CD19 CAR T cell therapeutic success, we analyzed CD19 antigen density from fifty pediatric B-ALL patients treated on a clinical trial of CD19-CD28ζ CAR T cells. We found that patients whose CD19 expression was below a threshold density (2000 molecules/lymphoblast) were significantly less likely to achieve a clinical response than those whose leukemia expressed higher levels of CD19.In order to further understand this limitation and how it may be overcome, we developed a model of variable CD19 antigen density B-ALL. After establishing a CD19 knockout of the B-ALL cell line NALM6, we used a lentivirus to reintroduce CD19 and then FACS sorted and single cell cloned to achieve a library of NALM6 clones with varying CD19 surface densities. CD19-CD28ζ CAR T cell activity was highly dependent on CD19 antigen density. We observed decreases in cytotoxicity, proliferation, and cytokine production by CD19 CAR T cells when encountering CD19-low cells, with an approximate threshold of 2,000 molecules of CD19 per lymphoblast, below which, cytokine production in response to tumor cells was nearly ablated.Given that a CD19-4-1BBζ CAR is FDA approved for children with B-ALL and adults with DLBCL, we wondered whether CARs incorporating this alternative costimulatory domain would have similar antigen density thresholds for activation. Surprisingly, CD19-4-1BBζ CAR T cells made even less cytokine, proliferated less, and had further diminished cytolytic capacity against CD19-low cells compared to CD19-CD28ζ CAR T cells. Analysis by western blot of protein lysates from CAR T cells stimulated with varying amounts of antigen demonstrated that CD19-CD28ζ CAR T cells had higher levels of downstream signals such as pERK than CD19-4-1BBζ CAR T cells at lower antigen densities. Accordingly, calcium flux after stimulation was also significantly higher in CD19-CD28ζ than CD19-4-1BBζ CAR T cells.In a xenograft model of CD19-low B-ALL, CD19-4-1BBζ CAR T cells demonstrated no anti-tumor activity, while CD19-CD28ζ CAR T cells eradicated CD19-low leukemia cells. Therefore, the choice of costimulatory domain in CAR T cells plays a major role in modulating activity against low antigen density tumors. CD28 costimulation endows high reactivity towards low antigen density tumors. We confirmed the generalizability of this finding using Her2 CAR T cells; Her2-CD28ζ CAR T cells cleared tumors in an orthotopic xenograft model of Her2-low osteosarcoma, while Her2-4-1BBζ CAR T cells had no effect. This finding has implications for CAR design for lymphoma and solid tumors, where antigen expression is more heterogeneous than B-ALL.To enhance the activity of CD19-4-1BBζ CAR T cells against CD19-low leukemia, we designed a CAR with two copies of intracellular zeta in the signaling domain (CD19-4-1BBζζ). T cells expressing this double-zeta CAR demonstrated enhanced cytotoxicity, proliferation, cytokine production, and pERK signaling in response to CD19-low cells compared to single-zeta CARs. Additionally, in a xenograft model, CD19-4-1BBζζ CAR T cells demonstrated enhanced activity against CD19-low leukemia compared to CD19-4-1BBζ CAR T cells, significantly extending survival. The addition of a third zeta domain (CD19-4-1BBζζζ) further enhanced the activity of CAR T cells. However, inclusion of multiple copies of the costimulatory domains did not improve function.In conclusion, CD19 antigen density is an important determinant of CAR T cell function and therapeutic response. CD19-CD28ζ CARs are more efficient at targeting CD19-low tumor cells than CD19-4-1BBζ CARs. The addition of multiple zeta domains to the CAR enhances its ability to target low antigen density tumors. This serves as proof of concept that rational redesign of CAR signaling endodomains can result in enhanced function against low antigen density tumors, an important step for extending the reach of these powerful therapeutics and overcoming a significant mechanism of tumor escape.Lee:Juno: Consultancy.","container-title":"Blood","DOI":"10.1182/blood-2018-99-115558","ISSN":"0006-4971","issue":"Supplement 1","journalAbbreviation":"Blood","page":"963","source":"Silverchair","title":"Low CD19 Antigen Density Diminishes Efficacy of CD19 CAR T Cells and Can be Overcome By Rational Redesign of CAR Signaling Domains","volume":"132","author":[{"family":"Majzner","given":"Robbie G."},{"family":"Rietberg","given":"Skyler P."},{"family":"Labanieh","given":"Louai"},{"family":"Sotillo","given":"Elena"},{"family":"Weber","given":"Evan W."},{"family":"Lynn","given":"Rachel C."},{"family":"Theruvath","given":"Johanna L."},{"family":"Yuan","given":"Constance M."},{"family":"Xu","given":"Peng"},{"family":"Nguyen","given":"Sang M."},{"family":"Shah","given":"Nirali N."},{"family":"Stetler-Stevenson","given":"Maryalice"},{"family":"Fry","given":"Terry J."},{"family":"Lee","given":"Daniel W."},{"family":"Mackall","given":"Crystal L."}],"issued":{"date-parts":[["2018",11,29]]}}}],"schema":"https://github.com/citation-style-language/schema/raw/master/csl-citation.json"} </w:instrText>
      </w:r>
      <w:r w:rsidR="003570CB">
        <w:rPr>
          <w:rFonts w:ascii="Times New Roman" w:hAnsi="Times New Roman" w:cs="Times New Roman"/>
          <w:lang w:val="en-US"/>
        </w:rPr>
        <w:fldChar w:fldCharType="separate"/>
      </w:r>
      <w:r w:rsidR="003570CB" w:rsidRPr="003570CB">
        <w:rPr>
          <w:rFonts w:ascii="Times New Roman" w:hAnsi="Times New Roman" w:cs="Times New Roman"/>
          <w:lang w:val="en-US"/>
        </w:rPr>
        <w:t>(5,6)</w:t>
      </w:r>
      <w:r w:rsidR="003570CB">
        <w:rPr>
          <w:rFonts w:ascii="Times New Roman" w:hAnsi="Times New Roman" w:cs="Times New Roman"/>
          <w:lang w:val="en-US"/>
        </w:rPr>
        <w:fldChar w:fldCharType="end"/>
      </w:r>
      <w:r w:rsidR="005C2D0A" w:rsidRPr="005C2D0A">
        <w:rPr>
          <w:rFonts w:ascii="Times New Roman" w:hAnsi="Times New Roman" w:cs="Times New Roman"/>
          <w:lang w:val="en-US"/>
        </w:rPr>
        <w:t xml:space="preserve">. </w:t>
      </w:r>
    </w:p>
    <w:p w14:paraId="0C157AA1" w14:textId="152EF029" w:rsidR="009919A4" w:rsidRPr="005C2D0A" w:rsidRDefault="00A124AA" w:rsidP="005C2D0A">
      <w:pPr>
        <w:spacing w:after="0" w:line="480" w:lineRule="auto"/>
        <w:ind w:firstLine="709"/>
        <w:jc w:val="both"/>
        <w:rPr>
          <w:rFonts w:ascii="Times New Roman" w:hAnsi="Times New Roman" w:cs="Times New Roman"/>
          <w:lang w:val="en-US"/>
        </w:rPr>
      </w:pPr>
      <w:r w:rsidRPr="00A124AA">
        <w:rPr>
          <w:rFonts w:ascii="Times New Roman" w:hAnsi="Times New Roman" w:cs="Times New Roman"/>
          <w:lang w:val="en-US"/>
        </w:rPr>
        <w:t xml:space="preserve">In the ZUMA-7 </w:t>
      </w:r>
      <w:proofErr w:type="spellStart"/>
      <w:r w:rsidRPr="00A124AA">
        <w:rPr>
          <w:rFonts w:ascii="Times New Roman" w:hAnsi="Times New Roman" w:cs="Times New Roman"/>
          <w:lang w:val="en-US"/>
        </w:rPr>
        <w:t>axi</w:t>
      </w:r>
      <w:proofErr w:type="spellEnd"/>
      <w:r w:rsidRPr="00A124AA">
        <w:rPr>
          <w:rFonts w:ascii="Times New Roman" w:hAnsi="Times New Roman" w:cs="Times New Roman"/>
          <w:lang w:val="en-US"/>
        </w:rPr>
        <w:t xml:space="preserve">-cel cohort, sustained responders showed a consistent pattern </w:t>
      </w:r>
      <w:r w:rsidRPr="000F27A7">
        <w:rPr>
          <w:rFonts w:ascii="Times New Roman" w:hAnsi="Times New Roman" w:cs="Times New Roman"/>
          <w:color w:val="000000" w:themeColor="text1"/>
          <w:lang w:val="en-US"/>
        </w:rPr>
        <w:t xml:space="preserve">of higher expression across multiple B-cell lineage markers, including </w:t>
      </w:r>
      <w:r w:rsidRPr="000F27A7">
        <w:rPr>
          <w:rFonts w:ascii="Times New Roman" w:hAnsi="Times New Roman" w:cs="Times New Roman"/>
          <w:i/>
          <w:iCs/>
          <w:color w:val="000000" w:themeColor="text1"/>
          <w:lang w:val="en-US"/>
        </w:rPr>
        <w:t>CD19</w:t>
      </w:r>
      <w:r w:rsidRPr="000F27A7">
        <w:rPr>
          <w:rFonts w:ascii="Times New Roman" w:hAnsi="Times New Roman" w:cs="Times New Roman"/>
          <w:color w:val="000000" w:themeColor="text1"/>
          <w:lang w:val="en-US"/>
        </w:rPr>
        <w:t xml:space="preserve">, </w:t>
      </w:r>
      <w:r w:rsidRPr="000F27A7">
        <w:rPr>
          <w:rFonts w:ascii="Times New Roman" w:hAnsi="Times New Roman" w:cs="Times New Roman"/>
          <w:i/>
          <w:iCs/>
          <w:color w:val="000000" w:themeColor="text1"/>
          <w:lang w:val="en-US"/>
        </w:rPr>
        <w:t>MS4A1</w:t>
      </w:r>
      <w:r w:rsidRPr="000F27A7">
        <w:rPr>
          <w:rFonts w:ascii="Times New Roman" w:hAnsi="Times New Roman" w:cs="Times New Roman"/>
          <w:color w:val="000000" w:themeColor="text1"/>
          <w:lang w:val="en-US"/>
        </w:rPr>
        <w:t xml:space="preserve">, and </w:t>
      </w:r>
      <w:r w:rsidRPr="000F27A7">
        <w:rPr>
          <w:rFonts w:ascii="Times New Roman" w:hAnsi="Times New Roman" w:cs="Times New Roman"/>
          <w:i/>
          <w:iCs/>
          <w:color w:val="000000" w:themeColor="text1"/>
          <w:lang w:val="en-US"/>
        </w:rPr>
        <w:t>TNFRSF17</w:t>
      </w:r>
      <w:r w:rsidRPr="000F27A7">
        <w:rPr>
          <w:rFonts w:ascii="Times New Roman" w:hAnsi="Times New Roman" w:cs="Times New Roman"/>
          <w:color w:val="000000" w:themeColor="text1"/>
          <w:lang w:val="en-US"/>
        </w:rPr>
        <w:t xml:space="preserve">. Together with the protective associations of </w:t>
      </w:r>
      <w:r w:rsidRPr="000F27A7">
        <w:rPr>
          <w:rFonts w:ascii="Times New Roman" w:hAnsi="Times New Roman" w:cs="Times New Roman"/>
          <w:i/>
          <w:iCs/>
          <w:color w:val="000000" w:themeColor="text1"/>
          <w:lang w:val="en-US"/>
        </w:rPr>
        <w:t>CD19</w:t>
      </w:r>
      <w:r w:rsidRPr="000F27A7">
        <w:rPr>
          <w:rFonts w:ascii="Times New Roman" w:hAnsi="Times New Roman" w:cs="Times New Roman"/>
          <w:color w:val="000000" w:themeColor="text1"/>
          <w:lang w:val="en-US"/>
        </w:rPr>
        <w:t xml:space="preserve">, </w:t>
      </w:r>
      <w:r w:rsidRPr="000F27A7">
        <w:rPr>
          <w:rFonts w:ascii="Times New Roman" w:hAnsi="Times New Roman" w:cs="Times New Roman"/>
          <w:i/>
          <w:iCs/>
          <w:color w:val="000000" w:themeColor="text1"/>
          <w:lang w:val="en-US"/>
        </w:rPr>
        <w:t>MS4A1</w:t>
      </w:r>
      <w:r w:rsidRPr="000F27A7">
        <w:rPr>
          <w:rFonts w:ascii="Times New Roman" w:hAnsi="Times New Roman" w:cs="Times New Roman"/>
          <w:color w:val="000000" w:themeColor="text1"/>
          <w:lang w:val="en-US"/>
        </w:rPr>
        <w:t xml:space="preserve">, </w:t>
      </w:r>
      <w:r w:rsidRPr="000F27A7">
        <w:rPr>
          <w:rFonts w:ascii="Times New Roman" w:hAnsi="Times New Roman" w:cs="Times New Roman"/>
          <w:i/>
          <w:iCs/>
          <w:color w:val="000000" w:themeColor="text1"/>
          <w:lang w:val="en-US"/>
        </w:rPr>
        <w:t>IRF8</w:t>
      </w:r>
      <w:r w:rsidRPr="000F27A7">
        <w:rPr>
          <w:rFonts w:ascii="Times New Roman" w:hAnsi="Times New Roman" w:cs="Times New Roman"/>
          <w:color w:val="000000" w:themeColor="text1"/>
          <w:lang w:val="en-US"/>
        </w:rPr>
        <w:t xml:space="preserve">, </w:t>
      </w:r>
      <w:r w:rsidRPr="000F27A7">
        <w:rPr>
          <w:rFonts w:ascii="Times New Roman" w:hAnsi="Times New Roman" w:cs="Times New Roman"/>
          <w:i/>
          <w:iCs/>
          <w:color w:val="000000" w:themeColor="text1"/>
          <w:lang w:val="en-US"/>
        </w:rPr>
        <w:t>LY9</w:t>
      </w:r>
      <w:r w:rsidRPr="000F27A7">
        <w:rPr>
          <w:rFonts w:ascii="Times New Roman" w:hAnsi="Times New Roman" w:cs="Times New Roman"/>
          <w:color w:val="000000" w:themeColor="text1"/>
          <w:lang w:val="en-US"/>
        </w:rPr>
        <w:t xml:space="preserve">, and </w:t>
      </w:r>
      <w:r w:rsidRPr="000F27A7">
        <w:rPr>
          <w:rFonts w:ascii="Times New Roman" w:hAnsi="Times New Roman" w:cs="Times New Roman"/>
          <w:i/>
          <w:iCs/>
          <w:color w:val="000000" w:themeColor="text1"/>
          <w:lang w:val="en-US"/>
        </w:rPr>
        <w:t>TNFRSF17</w:t>
      </w:r>
      <w:r w:rsidRPr="000F27A7">
        <w:rPr>
          <w:rFonts w:ascii="Times New Roman" w:hAnsi="Times New Roman" w:cs="Times New Roman"/>
          <w:color w:val="000000" w:themeColor="text1"/>
          <w:lang w:val="en-US"/>
        </w:rPr>
        <w:t xml:space="preserve"> with event-free </w:t>
      </w:r>
      <w:r w:rsidRPr="00A124AA">
        <w:rPr>
          <w:rFonts w:ascii="Times New Roman" w:hAnsi="Times New Roman" w:cs="Times New Roman"/>
          <w:lang w:val="en-US"/>
        </w:rPr>
        <w:t>survival, these findings suggest that preservation of a broader mature B-cell transcriptional program may facilitate effective CAR T-cell recognition and cytotoxicity. Conversely, reduced lineage integrity may mark a more plastic tumor state that is less susceptible to immune clearance</w:t>
      </w:r>
      <w:r w:rsidR="00C65490">
        <w:rPr>
          <w:rFonts w:ascii="Times New Roman" w:hAnsi="Times New Roman" w:cs="Times New Roman"/>
          <w:lang w:val="en-US"/>
        </w:rPr>
        <w:t xml:space="preserve"> </w:t>
      </w:r>
      <w:r w:rsidR="00C65490">
        <w:rPr>
          <w:rFonts w:ascii="Times New Roman" w:hAnsi="Times New Roman" w:cs="Times New Roman"/>
          <w:lang w:val="en-US"/>
        </w:rPr>
        <w:fldChar w:fldCharType="begin"/>
      </w:r>
      <w:r w:rsidR="0035349A">
        <w:rPr>
          <w:rFonts w:ascii="Times New Roman" w:hAnsi="Times New Roman" w:cs="Times New Roman"/>
          <w:lang w:val="en-US"/>
        </w:rPr>
        <w:instrText xml:space="preserve"> ADDIN ZOTERO_ITEM CSL_CITATION {"citationID":"L6LRmQkp","properties":{"unsorted":false,"formattedCitation":"(35\\uc0\\u8211{}37)","plainCitation":"(35–37)","noteIndex":0},"citationItems":[{"id":756,"uris":["http://zotero.org/users/17472926/items/XNUHA5CY"],"itemData":{"id":756,"type":"article-journal","abstract":"Abstract\n            Lineage plasticity has emerged as an important mechanism of treatment resistance in prostate cancer. Treatment-refractory prostate cancers are increasingly associated with loss of luminal prostate markers, and in many cases induction of developmental programs, stem cell–like phenotypes, and neuroendocrine/neuronal features. Clinically, lineage plasticity may manifest as low PSA progression, resistance to androgen receptor (AR) pathway inhibitors, and sometimes small cell/neuroendocrine pathologic features observed on metastatic biopsy. This mechanism is not restricted to prostate cancer as other malignancies also demonstrate lineage plasticity during resistance to targeted therapies. At present, there is no established therapeutic approach for patients with advanced prostate cancer developing lineage plasticity or small cell neuroendocrine prostate cancer (NEPC) due to knowledge gaps in the underlying biology. Few clinical trials address questions in this space, and the outlook for patients remains poor. To move forward, urgently needed are: (i) a fundamental understanding of how lineage plasticity occurs and how it can best be defined; (ii) the temporal contribution and cooperation of emerging drivers; (iii) preclinical models that recapitulate biology of the disease and the recognized phenotypes; (iv) identification of therapeutic targets; and (v) novel trial designs dedicated to the entity as it is defined. This Perspective represents a consensus arising from the NCI Workshop on Lineage Plasticity and Androgen Receptor-Independent Prostate Cancer. We focus on the critical questions underlying lineage plasticity and AR-independent prostate cancer, outline knowledge and resource gaps, and identify strategies to facilitate future collaborative clinical translational and basic studies in this space.","container-title":"Clinical Cancer Research","DOI":"10.1158/1078-0432.CCR-19-1423","ISSN":"1078-0432, 1557-3265","issue":"23","language":"en","page":"6916-6924","source":"DOI.org (Crossref)","title":"The Role of Lineage Plasticity in Prostate Cancer Therapy Resistance","volume":"25","author":[{"family":"Beltran","given":"Himisha"},{"family":"Hruszkewycz","given":"Andrew"},{"family":"Scher","given":"Howard I."},{"family":"Hildesheim","given":"Jeffrey"},{"family":"Isaacs","given":"Jennifer"},{"family":"Yu","given":"Evan Y."},{"family":"Kelly","given":"Kathleen"},{"family":"Lin","given":"Daniel"},{"family":"Dicker","given":"Adam"},{"family":"Arnold","given":"Julia"},{"family":"Hecht","given":"Toby"},{"family":"Wicha","given":"Max"},{"family":"Sears","given":"Rosalie"},{"family":"Rowley","given":"David"},{"family":"White","given":"Richard"},{"family":"Gulley","given":"James L."},{"family":"Lee","given":"John"},{"family":"Diaz Meco","given":"Maria"},{"family":"Small","given":"Eric J."},{"family":"Shen","given":"Michael"},{"family":"Knudsen","given":"Karen"},{"family":"Goodrich","given":"David W."},{"family":"Lotan","given":"Tamara"},{"family":"Zoubeidi","given":"Amina"},{"family":"Sawyers","given":"Charles L."},{"family":"Rudin","given":"Charles M."},{"family":"Loda","given":"Massimo"},{"family":"Thompson","given":"Timothy"},{"family":"Rubin","given":"Mark A."},{"family":"Tawab-Amiri","given":"Abdul"},{"family":"Dahut","given":"William"},{"family":"Nelson","given":"Peter S."}],"issued":{"date-parts":[["2019",12,1]]}}},{"id":757,"uris":["http://zotero.org/users/17472926/items/E2P6GPHD"],"itemData":{"id":757,"type":"article-journal","container-title":"Cancer Cell","DOI":"10.1016/j.ccell.2020.06.002","ISSN":"15356108","issue":"3","journalAbbreviation":"Cancer Cell","language":"en","page":"380-399.e13","source":"DOI.org (Crossref)","title":"Immunogenomic Landscape of Hematological Malignancies","volume":"38","author":[{"family":"Dufva","given":"Olli"},{"family":"Pölönen","given":"Petri"},{"family":"Brück","given":"Oscar"},{"family":"Keränen","given":"Mikko A.I."},{"family":"Klievink","given":"Jay"},{"family":"Mehtonen","given":"Juha"},{"family":"Huuhtanen","given":"Jani"},{"family":"Kumar","given":"Ashwini"},{"family":"Malani","given":"Disha"},{"family":"Siitonen","given":"Sanna"},{"family":"Kankainen","given":"Matti"},{"family":"Ghimire","given":"Bishwa"},{"family":"Lahtela","given":"Jenni"},{"family":"Mattila","given":"Pirkko"},{"family":"Vähä-Koskela","given":"Markus"},{"family":"Wennerberg","given":"Krister"},{"family":"Granberg","given":"Kirsi"},{"family":"Leivonen","given":"Suvi-Katri"},{"family":"Meriranta","given":"Leo"},{"family":"Heckman","given":"Caroline"},{"family":"Leppä","given":"Sirpa"},{"family":"Nykter","given":"Matti"},{"family":"Lohi","given":"Olli"},{"family":"Heinäniemi","given":"Merja"},{"family":"Mustjoki","given":"Satu"}],"issued":{"date-parts":[["2020",9]]}}},{"id":758,"uris":["http://zotero.org/users/17472926/items/99E6ST4X"],"itemData":{"id":758,"type":"article-journal","container-title":"Nature Medicine","DOI":"10.1038/s41591-018-0016-8","ISSN":"1078-8956, 1546-170X","issue":"5","journalAbbreviation":"Nat Med","language":"en","page":"679-690","source":"DOI.org (Crossref)","title":"Molecular subtypes of diffuse large B cell lymphoma are associated with distinct pathogenic mechanisms and outcomes","volume":"24","author":[{"family":"Chapuy","given":"Bjoern"},{"family":"Stewart","given":"Chip"},{"family":"Dunford","given":"Andrew J."},{"family":"Kim","given":"Jaegil"},{"family":"Kamburov","given":"Atanas"},{"family":"Redd","given":"Robert A."},{"family":"Lawrence","given":"Mike S."},{"family":"Roemer","given":"Margaretha G. M."},{"family":"Li","given":"Amy J."},{"family":"Ziepert","given":"Marita"},{"family":"Staiger","given":"Annette M."},{"family":"Wala","given":"Jeremiah A."},{"family":"Ducar","given":"Matthew D."},{"family":"Leshchiner","given":"Ignaty"},{"family":"Rheinbay","given":"Ester"},{"family":"Taylor-Weiner","given":"Amaro"},{"family":"Coughlin","given":"Caroline A."},{"family":"Hess","given":"Julian M."},{"family":"Pedamallu","given":"Chandra S."},{"family":"Livitz","given":"Dimitri"},{"family":"Rosebrock","given":"Daniel"},{"family":"Rosenberg","given":"Mara"},{"family":"Tracy","given":"Adam A."},{"family":"Horn","given":"Heike"},{"family":"Van Hummelen","given":"Paul"},{"family":"Feldman","given":"Andrew L."},{"family":"Link","given":"Brian K."},{"family":"Novak","given":"Anne J."},{"family":"Cerhan","given":"James R."},{"family":"Habermann","given":"Thomas M."},{"family":"Siebert","given":"Reiner"},{"family":"Rosenwald","given":"Andreas"},{"family":"Thorner","given":"Aaron R."},{"family":"Meyerson","given":"Matthew L."},{"family":"Golub","given":"Todd R."},{"family":"Beroukhim","given":"Rameen"},{"family":"Wulf","given":"Gerald G."},{"family":"Ott","given":"German"},{"family":"Rodig","given":"Scott J."},{"family":"Monti","given":"Stefano"},{"family":"Neuberg","given":"Donna S."},{"family":"Loeffler","given":"Markus"},{"family":"Pfreundschuh","given":"Michael"},{"family":"Trümper","given":"Lorenz"},{"family":"Getz","given":"Gad"},{"family":"Shipp","given":"Margaret A."}],"issued":{"date-parts":[["2018",5]]}}}],"schema":"https://github.com/citation-style-language/schema/raw/master/csl-citation.json"} </w:instrText>
      </w:r>
      <w:r w:rsidR="00C65490">
        <w:rPr>
          <w:rFonts w:ascii="Times New Roman" w:hAnsi="Times New Roman" w:cs="Times New Roman"/>
          <w:lang w:val="en-US"/>
        </w:rPr>
        <w:fldChar w:fldCharType="separate"/>
      </w:r>
      <w:r w:rsidR="0035349A" w:rsidRPr="0035349A">
        <w:rPr>
          <w:rFonts w:ascii="Times New Roman" w:hAnsi="Times New Roman" w:cs="Times New Roman"/>
          <w:kern w:val="0"/>
          <w:lang w:val="en-US"/>
        </w:rPr>
        <w:t>(35–37)</w:t>
      </w:r>
      <w:r w:rsidR="00C65490">
        <w:rPr>
          <w:rFonts w:ascii="Times New Roman" w:hAnsi="Times New Roman" w:cs="Times New Roman"/>
          <w:lang w:val="en-US"/>
        </w:rPr>
        <w:fldChar w:fldCharType="end"/>
      </w:r>
      <w:r w:rsidR="00C65490" w:rsidRPr="00C65490">
        <w:rPr>
          <w:rFonts w:ascii="Times New Roman" w:hAnsi="Times New Roman" w:cs="Times New Roman"/>
          <w:lang w:val="en-US"/>
        </w:rPr>
        <w:t>.</w:t>
      </w:r>
      <w:r w:rsidR="00C65490">
        <w:rPr>
          <w:rFonts w:ascii="Times New Roman" w:hAnsi="Times New Roman" w:cs="Times New Roman"/>
          <w:lang w:val="en-US"/>
        </w:rPr>
        <w:t xml:space="preserve"> </w:t>
      </w:r>
      <w:r w:rsidR="00B72406" w:rsidRPr="00B72406">
        <w:rPr>
          <w:rFonts w:ascii="Times New Roman" w:hAnsi="Times New Roman" w:cs="Times New Roman"/>
          <w:lang w:val="en-US"/>
        </w:rPr>
        <w:t xml:space="preserve">Because not all baseline comparisons reached statistical significance and a similar association was not observed in the ZUMA-1 baseline analysis, B-cell lineage integrity should be regarded as a candidate determinant of sensitivity rather than an established prerequisite for </w:t>
      </w:r>
      <w:proofErr w:type="spellStart"/>
      <w:r w:rsidR="00B72406" w:rsidRPr="00B72406">
        <w:rPr>
          <w:rFonts w:ascii="Times New Roman" w:hAnsi="Times New Roman" w:cs="Times New Roman"/>
          <w:lang w:val="en-US"/>
        </w:rPr>
        <w:t>axi</w:t>
      </w:r>
      <w:proofErr w:type="spellEnd"/>
      <w:r w:rsidR="00B72406" w:rsidRPr="00B72406">
        <w:rPr>
          <w:rFonts w:ascii="Times New Roman" w:hAnsi="Times New Roman" w:cs="Times New Roman"/>
          <w:lang w:val="en-US"/>
        </w:rPr>
        <w:t>-cel efficacy.</w:t>
      </w:r>
    </w:p>
    <w:p w14:paraId="3B03A18D" w14:textId="716B9630" w:rsidR="009919A4" w:rsidRPr="005C2D0A" w:rsidRDefault="00B72406" w:rsidP="005C2D0A">
      <w:pPr>
        <w:spacing w:after="0" w:line="480" w:lineRule="auto"/>
        <w:ind w:firstLine="709"/>
        <w:jc w:val="both"/>
        <w:rPr>
          <w:rFonts w:ascii="Times New Roman" w:hAnsi="Times New Roman" w:cs="Times New Roman"/>
          <w:lang w:val="en-US"/>
        </w:rPr>
      </w:pPr>
      <w:r w:rsidRPr="00B72406">
        <w:rPr>
          <w:rFonts w:ascii="Times New Roman" w:hAnsi="Times New Roman" w:cs="Times New Roman"/>
          <w:lang w:val="en-US"/>
        </w:rPr>
        <w:t>Our findings also refine the roles of canonical immune-evasion pathways in CAR T-cell therapy. Baseline transcriptional signatures of T-cell exhaustion and global HLA downregulation did not consistently distinguish responders from non</w:t>
      </w:r>
      <w:r w:rsidR="00A01BE0">
        <w:rPr>
          <w:rFonts w:ascii="Times New Roman" w:hAnsi="Times New Roman" w:cs="Times New Roman"/>
          <w:lang w:val="en-US"/>
        </w:rPr>
        <w:t>-</w:t>
      </w:r>
      <w:r w:rsidRPr="00B72406">
        <w:rPr>
          <w:rFonts w:ascii="Times New Roman" w:hAnsi="Times New Roman" w:cs="Times New Roman"/>
          <w:lang w:val="en-US"/>
        </w:rPr>
        <w:t>responders in either ZUMA-1 or ZUMA-7. This result does not imply that immune checkpoints are biologically irrelevant. PD-1/PD-L1 and related pathways may act dynamically after infusion, directly affect the phenotype and persistence of the infused CAR T cells, or be inadequately represented by bulk pretreatment tumor RNA</w:t>
      </w:r>
      <w:r w:rsidR="003570CB">
        <w:rPr>
          <w:rFonts w:ascii="Times New Roman" w:hAnsi="Times New Roman" w:cs="Times New Roman"/>
          <w:lang w:val="en-US"/>
        </w:rPr>
        <w:t xml:space="preserve"> </w:t>
      </w:r>
      <w:r w:rsidR="003570CB">
        <w:rPr>
          <w:rFonts w:ascii="Times New Roman" w:hAnsi="Times New Roman" w:cs="Times New Roman"/>
          <w:lang w:val="en-US"/>
        </w:rPr>
        <w:fldChar w:fldCharType="begin"/>
      </w:r>
      <w:r w:rsidR="0035349A">
        <w:rPr>
          <w:rFonts w:ascii="Times New Roman" w:hAnsi="Times New Roman" w:cs="Times New Roman"/>
          <w:lang w:val="en-US"/>
        </w:rPr>
        <w:instrText xml:space="preserve"> ADDIN ZOTERO_ITEM CSL_CITATION {"citationID":"QqmGgayF","properties":{"unsorted":false,"formattedCitation":"(7\\uc0\\u8211{}9,38,39)","plainCitation":"(7–9,38,39)","noteIndex":0},"citationItems":[{"id":726,"uris":["http://zotero.org/users/17472926/items/VY9L9X3G"],"itemData":{"id":726,"type":"article-journal","container-title":"Blood","DOI":"10.1182/blood-2016-09-738245","ISSN":"0006-4971, 1528-0020","issue":"8","language":"en","page":"1039-1041","source":"DOI.org (Crossref)","title":"PD-1 blockade modulates chimeric antigen receptor (CAR)–modified T cells: refueling the CAR","title-short":"PD-1 blockade modulates chimeric antigen receptor (CAR)–modified T cells","volume":"129","author":[{"family":"Chong","given":"Elise A."},{"family":"Melenhorst","given":"J. Joseph"},{"family":"Lacey","given":"Simon F."},{"family":"Ambrose","given":"David E."},{"family":"Gonzalez","given":"Vanessa"},{"family":"Levine","given":"Bruce L."},{"family":"June","given":"Carl H."},{"family":"Schuster","given":"Stephen J."}],"issued":{"date-parts":[["2017",2,23]]}}},{"id":728,"uris":["http://zotero.org/users/17472926/items/PKH2395Y"],"itemData":{"id":728,"type":"article-journal","abstract":"Publisher's Note: There is a Blood Commentary on this article in this issue.","container-title":"Blood","DOI":"10.1182/blood-2017-07-793760","ISSN":"0006-4971, 1528-0020","issue":"1","language":"en","page":"121-130","source":"DOI.org (Crossref)","title":"Infectious complications of CD19-targeted chimeric antigen receptor–modified T-cell immunotherapy","volume":"131","author":[{"family":"Hill","given":"Joshua A."},{"family":"Li","given":"Daniel"},{"family":"Hay","given":"Kevin A."},{"family":"Green","given":"Margaret L."},{"family":"Cherian","given":"Sindhu"},{"family":"Chen","given":"Xueyan"},{"family":"Riddell","given":"Stanley R."},{"family":"Maloney","given":"David G."},{"family":"Boeckh","given":"Michael"},{"family":"Turtle","given":"Cameron J."}],"issued":{"date-parts":[["2018",1,4]]}}},{"id":730,"uris":["http://zotero.org/users/17472926/items/92IIU97D"],"itemData":{"id":730,"type":"article-journal","abstract":"Abstract\n            CD19-directed chimeric antigen receptor–modified (CAR T) T cells achieve durable remissions in about 30% to 40% of relapsed/refractory large B-cell lymphomas. T-cell exhaustion and/or an immunosuppressive tumor microenvironment may contribute to CAR T-cell failure. Pembrolizumab, an anti-PD1 immune checkpoint inhibitor, may reverse T-cell exhaustion after CAR T-cell therapy. We treated 12 patients with B-cell lymphomas who were either refractory to (n = 9) or relapsed after (n = 3) CD19-directed CAR T-cell (4-1BB–costimulated) therapy with pembrolizumab 200 mg IV every 3 weeks. Median time from CAR T-cell infusion to first pembrolizumab dose was 3.3 months (range, 0.4-42.8 months). Pembrolizumab was well tolerated, and the only grade ≥3 adverse events related to pembrolizumab were neutropenia (n = 3; 25%). Best overall response rate after pembrolizumab was 25% (3 of 12 patients; 1 complete response; 2 partial responses). One (8%) patient had stable disease; thus, 4 of 12 (33%) patients had clinical benefit. After pembrolizumab, 4 patients with clinical benefit had an increase in percentage of CAR T cells by mass cytometry by time of flight (CyTOF); 3 of 4 of these patients also had increases in CAR19 transgene levels by quantitative polymerase chain reaction. Deep immune profiling using CyTOF revealed increased CAR T-cell activation and proliferation and less T-cell exhaustion in clinical responders. Together, PD1 blockade with pembrolizumab after CD19-directed CAR T-cell therapy appears safe and may achieve clinical responses in some patients with B-cell lymphomas refractory to or relapsed after CAR T-cell therapy. This trial was registered at www.clinicaltrials.gove as #NCT02650999.","container-title":"Blood","DOI":"10.1182/blood.2021012634","ISSN":"0006-4971, 1528-0020","issue":"7","language":"en","page":"1026-1038","source":"DOI.org (Crossref)","title":"Pembrolizumab for B-cell lymphomas relapsing after or refractory to CD19-directed CAR T-cell therapy","volume":"139","author":[{"family":"Chong","given":"Elise A."},{"family":"Alanio","given":"Cécile"},{"family":"Svoboda","given":"Jakub"},{"family":"Nasta","given":"Sunita D."},{"family":"Landsburg","given":"Daniel J."},{"family":"Lacey","given":"Simon F."},{"family":"Ruella","given":"Marco"},{"family":"Bhattacharyya","given":"Siddharth"},{"family":"Wherry","given":"E. John"},{"family":"Schuster","given":"Stephen J."}],"issued":{"date-parts":[["2022",2,17]]}}},{"id":715,"uris":["http://zotero.org/users/17472926/items/XV22V5LH"],"itemData":{"id":715,"type":"article-journal","container-title":"Journal of Clinical Investigation","DOI":"10.1172/JCI83092","ISSN":"0021-9738, 1558-8238","issue":"8","language":"en","page":"3130-3144","source":"DOI.org (Crossref)","title":"Human CAR T cells with cell-intrinsic PD-1 checkpoint blockade resist tumor-mediated inhibition","volume":"126","author":[{"family":"Cherkassky","given":"Leonid"},{"family":"Morello","given":"Aurore"},{"family":"Villena-Vargas","given":"Jonathan"},{"family":"Feng","given":"Yang"},{"family":"Dimitrov","given":"Dimiter S."},{"family":"Jones","given":"David R."},{"family":"Sadelain","given":"Michel"},{"family":"Adusumilli","given":"Prasad S."}],"issued":{"date-parts":[["2016",7,25]]}}},{"id":759,"uris":["http://zotero.org/users/17472926/items/683URLKM"],"itemData":{"id":759,"type":"article-journal","container-title":"Nature Reviews Cancer","DOI":"10.1038/s41568-020-00323-z","ISSN":"1474-175X, 1474-1768","issue":"3","journalAbbreviation":"Nat Rev Cancer","language":"en","page":"145-161","source":"DOI.org (Crossref)","title":"Recent advances and discoveries in the mechanisms and functions of CAR T cells","volume":"21","author":[{"family":"Larson","given":"Rebecca C."},{"family":"Maus","given":"Marcela V."}],"issued":{"date-parts":[["2021",3]]}}}],"schema":"https://github.com/citation-style-language/schema/raw/master/csl-citation.json"} </w:instrText>
      </w:r>
      <w:r w:rsidR="003570CB">
        <w:rPr>
          <w:rFonts w:ascii="Times New Roman" w:hAnsi="Times New Roman" w:cs="Times New Roman"/>
          <w:lang w:val="en-US"/>
        </w:rPr>
        <w:fldChar w:fldCharType="separate"/>
      </w:r>
      <w:r w:rsidR="0035349A" w:rsidRPr="0035349A">
        <w:rPr>
          <w:rFonts w:ascii="Times New Roman" w:hAnsi="Times New Roman" w:cs="Times New Roman"/>
          <w:kern w:val="0"/>
          <w:lang w:val="en-US"/>
        </w:rPr>
        <w:t>(7–9,38,39)</w:t>
      </w:r>
      <w:r w:rsidR="003570CB">
        <w:rPr>
          <w:rFonts w:ascii="Times New Roman" w:hAnsi="Times New Roman" w:cs="Times New Roman"/>
          <w:lang w:val="en-US"/>
        </w:rPr>
        <w:fldChar w:fldCharType="end"/>
      </w:r>
      <w:r w:rsidR="005C2D0A" w:rsidRPr="005C2D0A">
        <w:rPr>
          <w:rFonts w:ascii="Times New Roman" w:hAnsi="Times New Roman" w:cs="Times New Roman"/>
          <w:lang w:val="en-US"/>
        </w:rPr>
        <w:t xml:space="preserve">. </w:t>
      </w:r>
      <w:r w:rsidRPr="00B72406">
        <w:rPr>
          <w:rFonts w:ascii="Times New Roman" w:hAnsi="Times New Roman" w:cs="Times New Roman"/>
          <w:lang w:val="en-US"/>
        </w:rPr>
        <w:t xml:space="preserve">Similarly, the absence of a global association between HLA machinery and response is biologically </w:t>
      </w:r>
      <w:r w:rsidRPr="00B72406">
        <w:rPr>
          <w:rFonts w:ascii="Times New Roman" w:hAnsi="Times New Roman" w:cs="Times New Roman"/>
          <w:lang w:val="en-US"/>
        </w:rPr>
        <w:lastRenderedPageBreak/>
        <w:t>compatible with the HLA-independent recognition conferred by the CAR construct</w:t>
      </w:r>
      <w:r w:rsidR="00456FAC">
        <w:rPr>
          <w:rFonts w:ascii="Times New Roman" w:hAnsi="Times New Roman" w:cs="Times New Roman"/>
          <w:lang w:val="en-US"/>
        </w:rPr>
        <w:t xml:space="preserve"> </w:t>
      </w:r>
      <w:r w:rsidR="00456FAC">
        <w:rPr>
          <w:rFonts w:ascii="Times New Roman" w:hAnsi="Times New Roman" w:cs="Times New Roman"/>
          <w:lang w:val="en-US"/>
        </w:rPr>
        <w:fldChar w:fldCharType="begin"/>
      </w:r>
      <w:r w:rsidR="0035349A">
        <w:rPr>
          <w:rFonts w:ascii="Times New Roman" w:hAnsi="Times New Roman" w:cs="Times New Roman"/>
          <w:lang w:val="en-US"/>
        </w:rPr>
        <w:instrText xml:space="preserve"> ADDIN ZOTERO_ITEM CSL_CITATION {"citationID":"WMSGZEYI","properties":{"unsorted":false,"formattedCitation":"(40)","plainCitation":"(40)","noteIndex":0},"citationItems":[{"id":760,"uris":["http://zotero.org/users/17472926/items/9ICIZZIQ"],"itemData":{"id":760,"type":"article-journal","container-title":"Nature Medicine","DOI":"10.1038/s41591-019-0564-6","ISSN":"1078-8956, 1546-170X","issue":"9","journalAbbreviation":"Nat Med","language":"en","page":"1341-1355","source":"DOI.org (Crossref)","title":"Clinical lessons learned from the first leg of the CAR T cell journey","volume":"25","author":[{"family":"Majzner","given":"Robbie G."},{"family":"Mackall","given":"Crystal L."}],"issued":{"date-parts":[["2019",9]]}}}],"schema":"https://github.com/citation-style-language/schema/raw/master/csl-citation.json"} </w:instrText>
      </w:r>
      <w:r w:rsidR="00456FAC">
        <w:rPr>
          <w:rFonts w:ascii="Times New Roman" w:hAnsi="Times New Roman" w:cs="Times New Roman"/>
          <w:lang w:val="en-US"/>
        </w:rPr>
        <w:fldChar w:fldCharType="separate"/>
      </w:r>
      <w:r w:rsidR="0035349A" w:rsidRPr="0035349A">
        <w:rPr>
          <w:rFonts w:ascii="Times New Roman" w:hAnsi="Times New Roman" w:cs="Times New Roman"/>
          <w:lang w:val="en-US"/>
        </w:rPr>
        <w:t>(40)</w:t>
      </w:r>
      <w:r w:rsidR="00456FAC">
        <w:rPr>
          <w:rFonts w:ascii="Times New Roman" w:hAnsi="Times New Roman" w:cs="Times New Roman"/>
          <w:lang w:val="en-US"/>
        </w:rPr>
        <w:fldChar w:fldCharType="end"/>
      </w:r>
      <w:r w:rsidR="005C2D0A" w:rsidRPr="005C2D0A">
        <w:rPr>
          <w:rFonts w:ascii="Times New Roman" w:hAnsi="Times New Roman" w:cs="Times New Roman"/>
          <w:lang w:val="en-US"/>
        </w:rPr>
        <w:t>.</w:t>
      </w:r>
      <w:r>
        <w:rPr>
          <w:rFonts w:ascii="Times New Roman" w:hAnsi="Times New Roman" w:cs="Times New Roman"/>
          <w:lang w:val="en-US"/>
        </w:rPr>
        <w:t xml:space="preserve"> </w:t>
      </w:r>
      <w:r w:rsidRPr="00B72406">
        <w:rPr>
          <w:rFonts w:ascii="Times New Roman" w:hAnsi="Times New Roman" w:cs="Times New Roman"/>
          <w:lang w:val="en-US"/>
        </w:rPr>
        <w:t xml:space="preserve">The protective </w:t>
      </w:r>
      <w:r w:rsidRPr="000F27A7">
        <w:rPr>
          <w:rFonts w:ascii="Times New Roman" w:hAnsi="Times New Roman" w:cs="Times New Roman"/>
          <w:color w:val="000000" w:themeColor="text1"/>
          <w:lang w:val="en-US"/>
        </w:rPr>
        <w:t xml:space="preserve">association observed for </w:t>
      </w:r>
      <w:r w:rsidRPr="000F27A7">
        <w:rPr>
          <w:rFonts w:ascii="Times New Roman" w:hAnsi="Times New Roman" w:cs="Times New Roman"/>
          <w:i/>
          <w:iCs/>
          <w:color w:val="000000" w:themeColor="text1"/>
          <w:lang w:val="en-US"/>
        </w:rPr>
        <w:t>HLA-DOB</w:t>
      </w:r>
      <w:r w:rsidRPr="000F27A7">
        <w:rPr>
          <w:rFonts w:ascii="Times New Roman" w:hAnsi="Times New Roman" w:cs="Times New Roman"/>
          <w:color w:val="000000" w:themeColor="text1"/>
          <w:lang w:val="en-US"/>
        </w:rPr>
        <w:t xml:space="preserve"> should </w:t>
      </w:r>
      <w:r w:rsidRPr="00B72406">
        <w:rPr>
          <w:rFonts w:ascii="Times New Roman" w:hAnsi="Times New Roman" w:cs="Times New Roman"/>
          <w:lang w:val="en-US"/>
        </w:rPr>
        <w:t xml:space="preserve">therefore not be interpreted as evidence that conventional antigen presentation is required for </w:t>
      </w:r>
      <w:proofErr w:type="spellStart"/>
      <w:r w:rsidRPr="00B72406">
        <w:rPr>
          <w:rFonts w:ascii="Times New Roman" w:hAnsi="Times New Roman" w:cs="Times New Roman"/>
          <w:lang w:val="en-US"/>
        </w:rPr>
        <w:t>axi</w:t>
      </w:r>
      <w:proofErr w:type="spellEnd"/>
      <w:r w:rsidRPr="00B72406">
        <w:rPr>
          <w:rFonts w:ascii="Times New Roman" w:hAnsi="Times New Roman" w:cs="Times New Roman"/>
          <w:lang w:val="en-US"/>
        </w:rPr>
        <w:t>-cel activity; it may instead reflect preserved B-cell differentiation or a broader immunologically competent tumor state.</w:t>
      </w:r>
    </w:p>
    <w:p w14:paraId="1FE35457" w14:textId="27BAD9B0" w:rsidR="000B3C8E" w:rsidRDefault="00B72406" w:rsidP="005C2D0A">
      <w:pPr>
        <w:spacing w:after="0" w:line="480" w:lineRule="auto"/>
        <w:ind w:firstLine="709"/>
        <w:jc w:val="both"/>
        <w:rPr>
          <w:rFonts w:ascii="Times New Roman" w:hAnsi="Times New Roman" w:cs="Times New Roman"/>
          <w:lang w:val="en-US"/>
        </w:rPr>
      </w:pPr>
      <w:r w:rsidRPr="00B72406">
        <w:rPr>
          <w:rFonts w:ascii="Times New Roman" w:hAnsi="Times New Roman" w:cs="Times New Roman"/>
          <w:lang w:val="en-US"/>
        </w:rPr>
        <w:t xml:space="preserve">The comparison between cohorts further suggests that the biological context of resistance may differ according to treatment setting and prior therapeutic exposure. In the later-line ZUMA-1 cohort, lack of complete response was associated with significant suppression of IFN-alpha, IFN-gamma, and IL-6/JAK/STAT3 programs. This pattern is consistent with an immune-silenced baseline state in which deficient inflammatory signaling may reduce tumor susceptibility to CAR T-cell-mediated killing </w:t>
      </w:r>
      <w:r w:rsidR="00456FAC">
        <w:rPr>
          <w:rFonts w:ascii="Times New Roman" w:hAnsi="Times New Roman" w:cs="Times New Roman"/>
          <w:lang w:val="en-US"/>
        </w:rPr>
        <w:fldChar w:fldCharType="begin"/>
      </w:r>
      <w:r w:rsidR="0035349A">
        <w:rPr>
          <w:rFonts w:ascii="Times New Roman" w:hAnsi="Times New Roman" w:cs="Times New Roman"/>
          <w:lang w:val="en-US"/>
        </w:rPr>
        <w:instrText xml:space="preserve"> ADDIN ZOTERO_ITEM CSL_CITATION {"citationID":"NDdIlA0j","properties":{"unsorted":false,"formattedCitation":"(41)","plainCitation":"(41)","noteIndex":0},"citationItems":[{"id":761,"uris":["http://zotero.org/users/17472926/items/CEVYPMHL"],"itemData":{"id":761,"type":"article-journal","container-title":"Journal of Clinical Investigation","DOI":"10.1172/JCI91190","ISSN":"0021-9738, 1558-8238","issue":"8","language":"en","page":"2930-2940","source":"DOI.org (Crossref)","title":"IFN-γ–related mRNA profile predicts clinical response to PD-1 blockade","volume":"127","author":[{"family":"Ayers","given":"Mark"},{"family":"Lunceford","given":"Jared"},{"family":"Nebozhyn","given":"Michael"},{"family":"Murphy","given":"Erin"},{"family":"Loboda","given":"Andrey"},{"family":"Kaufman","given":"David R."},{"family":"Albright","given":"Andrew"},{"family":"Cheng","given":"Jonathan D."},{"family":"Kang","given":"S. Peter"},{"family":"Shankaran","given":"Veena"},{"family":"Piha-Paul","given":"Sarina A."},{"family":"Yearley","given":"Jennifer"},{"family":"Seiwert","given":"Tanguy Y."},{"family":"Ribas","given":"Antoni"},{"family":"McClanahan","given":"Terrill K."}],"issued":{"date-parts":[["2017",6,26]]}}}],"schema":"https://github.com/citation-style-language/schema/raw/master/csl-citation.json"} </w:instrText>
      </w:r>
      <w:r w:rsidR="00456FAC">
        <w:rPr>
          <w:rFonts w:ascii="Times New Roman" w:hAnsi="Times New Roman" w:cs="Times New Roman"/>
          <w:lang w:val="en-US"/>
        </w:rPr>
        <w:fldChar w:fldCharType="separate"/>
      </w:r>
      <w:r w:rsidR="0035349A" w:rsidRPr="0035349A">
        <w:rPr>
          <w:rFonts w:ascii="Times New Roman" w:hAnsi="Times New Roman" w:cs="Times New Roman"/>
          <w:lang w:val="en-US"/>
        </w:rPr>
        <w:t>(41)</w:t>
      </w:r>
      <w:r w:rsidR="00456FAC">
        <w:rPr>
          <w:rFonts w:ascii="Times New Roman" w:hAnsi="Times New Roman" w:cs="Times New Roman"/>
          <w:lang w:val="en-US"/>
        </w:rPr>
        <w:fldChar w:fldCharType="end"/>
      </w:r>
      <w:r w:rsidR="005C2D0A" w:rsidRPr="005C2D0A">
        <w:rPr>
          <w:rFonts w:ascii="Times New Roman" w:hAnsi="Times New Roman" w:cs="Times New Roman"/>
          <w:lang w:val="en-US"/>
        </w:rPr>
        <w:t xml:space="preserve">. </w:t>
      </w:r>
      <w:r w:rsidRPr="00B72406">
        <w:rPr>
          <w:rFonts w:ascii="Times New Roman" w:hAnsi="Times New Roman" w:cs="Times New Roman"/>
          <w:lang w:val="en-US"/>
        </w:rPr>
        <w:t xml:space="preserve">This interpretation complements, rather than contradicts, evidence that prolonged IFN signaling can promote adaptive resistance: the timing and duration of pathway activation are likely to determine whether IFN signaling enhances antitumor immunity or contributes to dysfunction </w:t>
      </w:r>
      <w:r w:rsidR="003570CB">
        <w:rPr>
          <w:rFonts w:ascii="Times New Roman" w:hAnsi="Times New Roman" w:cs="Times New Roman"/>
          <w:lang w:val="en-US"/>
        </w:rPr>
        <w:fldChar w:fldCharType="begin"/>
      </w:r>
      <w:r w:rsidR="0035349A">
        <w:rPr>
          <w:rFonts w:ascii="Times New Roman" w:hAnsi="Times New Roman" w:cs="Times New Roman"/>
          <w:lang w:val="en-US"/>
        </w:rPr>
        <w:instrText xml:space="preserve"> ADDIN ZOTERO_ITEM CSL_CITATION {"citationID":"BiJWDSG4","properties":{"unsorted":false,"formattedCitation":"(12)","plainCitation":"(12)","noteIndex":0},"citationItems":[{"id":717,"uris":["http://zotero.org/users/17472926/items/MMXB7ENY"],"itemData":{"id":717,"type":"article-journal","container-title":"Cell","DOI":"10.1016/j.cell.2016.11.022","ISSN":"00928674","issue":"6","journalAbbreviation":"Cell","language":"en","page":"1540-1554.e12","source":"DOI.org (Crossref)","title":"Tumor Interferon Signaling Regulates a Multigenic Resistance Program to Immune Checkpoint Blockade","volume":"167","author":[{"family":"Benci","given":"Joseph L."},{"family":"Xu","given":"Bihui"},{"family":"Qiu","given":"Yu"},{"family":"Wu","given":"Tony J."},{"family":"Dada","given":"Hannah"},{"family":"Twyman-Saint Victor","given":"Christina"},{"family":"Cucolo","given":"Lisa"},{"family":"Lee","given":"David S.M."},{"family":"Pauken","given":"Kristen E."},{"family":"Huang","given":"Alexander C."},{"family":"Gangadhar","given":"Tara C."},{"family":"Amaravadi","given":"Ravi K."},{"family":"Schuchter","given":"Lynn M."},{"family":"Feldman","given":"Michael D."},{"family":"Ishwaran","given":"Hemant"},{"family":"Vonderheide","given":"Robert H."},{"family":"Maity","given":"Amit"},{"family":"Wherry","given":"E. John"},{"family":"Minn","given":"Andy J."}],"issued":{"date-parts":[["2016",12]]}}}],"schema":"https://github.com/citation-style-language/schema/raw/master/csl-citation.json"} </w:instrText>
      </w:r>
      <w:r w:rsidR="003570CB">
        <w:rPr>
          <w:rFonts w:ascii="Times New Roman" w:hAnsi="Times New Roman" w:cs="Times New Roman"/>
          <w:lang w:val="en-US"/>
        </w:rPr>
        <w:fldChar w:fldCharType="separate"/>
      </w:r>
      <w:r w:rsidR="0035349A" w:rsidRPr="0035349A">
        <w:rPr>
          <w:rFonts w:ascii="Times New Roman" w:hAnsi="Times New Roman" w:cs="Times New Roman"/>
          <w:lang w:val="en-US"/>
        </w:rPr>
        <w:t>(12)</w:t>
      </w:r>
      <w:r w:rsidR="003570CB">
        <w:rPr>
          <w:rFonts w:ascii="Times New Roman" w:hAnsi="Times New Roman" w:cs="Times New Roman"/>
          <w:lang w:val="en-US"/>
        </w:rPr>
        <w:fldChar w:fldCharType="end"/>
      </w:r>
      <w:r w:rsidR="005C2D0A" w:rsidRPr="005C2D0A">
        <w:rPr>
          <w:rFonts w:ascii="Times New Roman" w:hAnsi="Times New Roman" w:cs="Times New Roman"/>
          <w:lang w:val="en-US"/>
        </w:rPr>
        <w:t xml:space="preserve">, </w:t>
      </w:r>
      <w:r w:rsidRPr="00B72406">
        <w:rPr>
          <w:rFonts w:ascii="Times New Roman" w:hAnsi="Times New Roman" w:cs="Times New Roman"/>
          <w:lang w:val="en-US"/>
        </w:rPr>
        <w:t xml:space="preserve">The concomitant </w:t>
      </w:r>
      <w:r w:rsidRPr="000F27A7">
        <w:rPr>
          <w:rFonts w:ascii="Times New Roman" w:hAnsi="Times New Roman" w:cs="Times New Roman"/>
          <w:color w:val="000000" w:themeColor="text1"/>
          <w:lang w:val="en-US"/>
        </w:rPr>
        <w:t xml:space="preserve">association of </w:t>
      </w:r>
      <w:r w:rsidRPr="000F27A7">
        <w:rPr>
          <w:rFonts w:ascii="Times New Roman" w:hAnsi="Times New Roman" w:cs="Times New Roman"/>
          <w:i/>
          <w:iCs/>
          <w:color w:val="000000" w:themeColor="text1"/>
          <w:lang w:val="en-US"/>
        </w:rPr>
        <w:t>CCL20</w:t>
      </w:r>
      <w:r w:rsidRPr="000F27A7">
        <w:rPr>
          <w:rFonts w:ascii="Times New Roman" w:hAnsi="Times New Roman" w:cs="Times New Roman"/>
          <w:color w:val="000000" w:themeColor="text1"/>
          <w:lang w:val="en-US"/>
        </w:rPr>
        <w:t xml:space="preserve"> with </w:t>
      </w:r>
      <w:r w:rsidRPr="00B72406">
        <w:rPr>
          <w:rFonts w:ascii="Times New Roman" w:hAnsi="Times New Roman" w:cs="Times New Roman"/>
          <w:lang w:val="en-US"/>
        </w:rPr>
        <w:t xml:space="preserve">adverse outcome raises the possibility that alternative chemokine programs contribute to an immune-excluding or dysfunctional niche </w:t>
      </w:r>
      <w:r w:rsidR="003570CB">
        <w:rPr>
          <w:rFonts w:ascii="Times New Roman" w:hAnsi="Times New Roman" w:cs="Times New Roman"/>
          <w:lang w:val="en-US"/>
        </w:rPr>
        <w:fldChar w:fldCharType="begin"/>
      </w:r>
      <w:r w:rsidR="0035349A">
        <w:rPr>
          <w:rFonts w:ascii="Times New Roman" w:hAnsi="Times New Roman" w:cs="Times New Roman"/>
          <w:lang w:val="en-US"/>
        </w:rPr>
        <w:instrText xml:space="preserve"> ADDIN ZOTERO_ITEM CSL_CITATION {"citationID":"WQTv1EB4","properties":{"unsorted":false,"formattedCitation":"(14,42)","plainCitation":"(14,42)","noteIndex":0},"citationItems":[{"id":719,"uris":["http://zotero.org/users/17472926/items/GFBLBY8X"],"itemData":{"id":719,"type":"article-journal","container-title":"Nature","DOI":"10.1038/nature17039","ISSN":"0028-0836, 1476-4687","issue":"7586","journalAbbreviation":"Nature","language":"en","page":"307-315","source":"DOI.org (Crossref)","title":"Reparative inflammation takes charge of tissue regeneration","volume":"529","author":[{"family":"Karin","given":"Michael"},{"family":"Clevers","given":"Hans"}],"issued":{"date-parts":[["2016",1]]}}},{"id":737,"uris":["http://zotero.org/users/17472926/items/M7LJ93S7"],"itemData":{"id":737,"type":"article-journal","container-title":"Frontiers in Immunology","DOI":"10.3389/fimmu.2015.00609","ISSN":"1664-3224","journalAbbreviation":"Front. Immunol.","source":"DOI.org (Crossref)","title":"The Role of Chemokines in Shaping the Balance Between CD4+ T Cell Subsets and Its Therapeutic Implications in Autoimmune and Cancer Diseases","URL":"http://journal.frontiersin.org/Article/10.3389/fimmu.2015.00609/abstract","volume":"6","author":[{"family":"Karin","given":"Nathan"},{"family":"Wildbaum","given":"Gizi"}],"accessed":{"date-parts":[["2026",8,1]]},"issued":{"date-parts":[["2015",11,30]]}}}],"schema":"https://github.com/citation-style-language/schema/raw/master/csl-citation.json"} </w:instrText>
      </w:r>
      <w:r w:rsidR="003570CB">
        <w:rPr>
          <w:rFonts w:ascii="Times New Roman" w:hAnsi="Times New Roman" w:cs="Times New Roman"/>
          <w:lang w:val="en-US"/>
        </w:rPr>
        <w:fldChar w:fldCharType="separate"/>
      </w:r>
      <w:r w:rsidR="0035349A" w:rsidRPr="0035349A">
        <w:rPr>
          <w:rFonts w:ascii="Times New Roman" w:hAnsi="Times New Roman" w:cs="Times New Roman"/>
          <w:lang w:val="en-US"/>
        </w:rPr>
        <w:t>(14,42)</w:t>
      </w:r>
      <w:r w:rsidR="003570CB">
        <w:rPr>
          <w:rFonts w:ascii="Times New Roman" w:hAnsi="Times New Roman" w:cs="Times New Roman"/>
          <w:lang w:val="en-US"/>
        </w:rPr>
        <w:fldChar w:fldCharType="end"/>
      </w:r>
      <w:r>
        <w:rPr>
          <w:rFonts w:ascii="Times New Roman" w:hAnsi="Times New Roman" w:cs="Times New Roman"/>
          <w:lang w:val="en-US"/>
        </w:rPr>
        <w:t xml:space="preserve">, </w:t>
      </w:r>
      <w:r w:rsidRPr="00B72406">
        <w:rPr>
          <w:rFonts w:ascii="Times New Roman" w:hAnsi="Times New Roman" w:cs="Times New Roman"/>
          <w:lang w:val="en-US"/>
        </w:rPr>
        <w:t>although its cellular source and functional role cannot be resolved from bulk transcriptomic data.</w:t>
      </w:r>
    </w:p>
    <w:p w14:paraId="4284D6FD" w14:textId="2C726804" w:rsidR="000B3C8E" w:rsidRPr="007769E0" w:rsidRDefault="00B72406" w:rsidP="00172BCD">
      <w:pPr>
        <w:spacing w:after="0" w:line="480" w:lineRule="auto"/>
        <w:ind w:firstLine="709"/>
        <w:jc w:val="both"/>
        <w:rPr>
          <w:rFonts w:ascii="Times New Roman" w:hAnsi="Times New Roman" w:cs="Times New Roman"/>
          <w:color w:val="EE0000"/>
          <w:lang w:val="en-US"/>
        </w:rPr>
      </w:pPr>
      <w:r w:rsidRPr="007769E0">
        <w:rPr>
          <w:rFonts w:ascii="Times New Roman" w:hAnsi="Times New Roman" w:cs="Times New Roman"/>
          <w:color w:val="EE0000"/>
          <w:lang w:val="en-US"/>
        </w:rPr>
        <w:t xml:space="preserve">In the earlier-line ZUMA-7 cohort, treatment failure was associated with a different transcriptional pattern, characterized by loss of mature B-cell features and enrichment of developmental, adhesion, and tissue-remodeling programs. Notch, E2F-target, and G2/M-checkpoint pathways showed suggestive enrichment, although their </w:t>
      </w:r>
      <w:proofErr w:type="spellStart"/>
      <w:r w:rsidRPr="007769E0">
        <w:rPr>
          <w:rFonts w:ascii="Times New Roman" w:hAnsi="Times New Roman" w:cs="Times New Roman"/>
          <w:color w:val="EE0000"/>
          <w:lang w:val="en-US"/>
        </w:rPr>
        <w:t>false</w:t>
      </w:r>
      <w:del w:id="0" w:author="Jean Resende" w:date="2026-08-17T16:54:00Z" w16du:dateUtc="2026-08-17T19:54:00Z">
        <w:r w:rsidRPr="007769E0" w:rsidDel="00B43696">
          <w:rPr>
            <w:rFonts w:ascii="Times New Roman" w:hAnsi="Times New Roman" w:cs="Times New Roman"/>
            <w:strike/>
            <w:color w:val="EE0000"/>
            <w:lang w:val="en-US"/>
          </w:rPr>
          <w:delText>-</w:delText>
        </w:r>
      </w:del>
      <w:r w:rsidRPr="007769E0">
        <w:rPr>
          <w:rFonts w:ascii="Times New Roman" w:hAnsi="Times New Roman" w:cs="Times New Roman"/>
          <w:color w:val="EE0000"/>
          <w:lang w:val="en-US"/>
        </w:rPr>
        <w:t>discovery</w:t>
      </w:r>
      <w:proofErr w:type="spellEnd"/>
      <w:r w:rsidRPr="007769E0">
        <w:rPr>
          <w:rFonts w:ascii="Times New Roman" w:hAnsi="Times New Roman" w:cs="Times New Roman"/>
          <w:color w:val="EE0000"/>
          <w:lang w:val="en-US"/>
        </w:rPr>
        <w:t xml:space="preserve"> rates</w:t>
      </w:r>
      <w:r w:rsidR="0067644F" w:rsidRPr="007769E0">
        <w:rPr>
          <w:rFonts w:ascii="Times New Roman" w:hAnsi="Times New Roman" w:cs="Times New Roman"/>
          <w:color w:val="EE0000"/>
          <w:lang w:val="en-US"/>
        </w:rPr>
        <w:t xml:space="preserve"> (FDR) marginally exceeded</w:t>
      </w:r>
      <w:r w:rsidRPr="007769E0">
        <w:rPr>
          <w:rFonts w:ascii="Times New Roman" w:hAnsi="Times New Roman" w:cs="Times New Roman"/>
          <w:color w:val="EE0000"/>
          <w:lang w:val="en-US"/>
        </w:rPr>
        <w:t xml:space="preserve"> the </w:t>
      </w:r>
      <w:r w:rsidR="000222F6" w:rsidRPr="007769E0">
        <w:rPr>
          <w:rFonts w:ascii="Times New Roman" w:hAnsi="Times New Roman" w:cs="Times New Roman"/>
          <w:color w:val="EE0000"/>
          <w:lang w:val="en-US"/>
        </w:rPr>
        <w:t xml:space="preserve">stringent </w:t>
      </w:r>
      <w:r w:rsidRPr="007769E0">
        <w:rPr>
          <w:rFonts w:ascii="Times New Roman" w:hAnsi="Times New Roman" w:cs="Times New Roman"/>
          <w:color w:val="EE0000"/>
          <w:lang w:val="en-US"/>
        </w:rPr>
        <w:t>0.05 threshold</w:t>
      </w:r>
      <w:r w:rsidR="000222F6" w:rsidRPr="007769E0">
        <w:rPr>
          <w:rFonts w:ascii="Times New Roman" w:hAnsi="Times New Roman" w:cs="Times New Roman"/>
          <w:color w:val="EE0000"/>
          <w:lang w:val="en-US"/>
        </w:rPr>
        <w:t>, rendering these specific findings exploratory</w:t>
      </w:r>
      <w:r w:rsidRPr="007769E0">
        <w:rPr>
          <w:rFonts w:ascii="Times New Roman" w:hAnsi="Times New Roman" w:cs="Times New Roman"/>
          <w:color w:val="EE0000"/>
          <w:lang w:val="en-US"/>
        </w:rPr>
        <w:t xml:space="preserve">. The adverse associations of </w:t>
      </w:r>
      <w:r w:rsidRPr="007769E0">
        <w:rPr>
          <w:rFonts w:ascii="Times New Roman" w:hAnsi="Times New Roman" w:cs="Times New Roman"/>
          <w:i/>
          <w:iCs/>
          <w:color w:val="EE0000"/>
          <w:lang w:val="en-US"/>
        </w:rPr>
        <w:t>CDH2</w:t>
      </w:r>
      <w:r w:rsidRPr="007769E0">
        <w:rPr>
          <w:rFonts w:ascii="Times New Roman" w:hAnsi="Times New Roman" w:cs="Times New Roman"/>
          <w:color w:val="EE0000"/>
          <w:lang w:val="en-US"/>
        </w:rPr>
        <w:t xml:space="preserve">, </w:t>
      </w:r>
      <w:r w:rsidRPr="007769E0">
        <w:rPr>
          <w:rFonts w:ascii="Times New Roman" w:hAnsi="Times New Roman" w:cs="Times New Roman"/>
          <w:i/>
          <w:iCs/>
          <w:color w:val="EE0000"/>
          <w:lang w:val="en-US"/>
        </w:rPr>
        <w:t>NCAM1</w:t>
      </w:r>
      <w:r w:rsidRPr="007769E0">
        <w:rPr>
          <w:rFonts w:ascii="Times New Roman" w:hAnsi="Times New Roman" w:cs="Times New Roman"/>
          <w:color w:val="EE0000"/>
          <w:lang w:val="en-US"/>
        </w:rPr>
        <w:t xml:space="preserve">, </w:t>
      </w:r>
      <w:r w:rsidRPr="007769E0">
        <w:rPr>
          <w:rFonts w:ascii="Times New Roman" w:hAnsi="Times New Roman" w:cs="Times New Roman"/>
          <w:i/>
          <w:iCs/>
          <w:color w:val="EE0000"/>
          <w:lang w:val="en-US"/>
        </w:rPr>
        <w:t>LRRC32</w:t>
      </w:r>
      <w:r w:rsidRPr="007769E0">
        <w:rPr>
          <w:rFonts w:ascii="Times New Roman" w:hAnsi="Times New Roman" w:cs="Times New Roman"/>
          <w:color w:val="EE0000"/>
          <w:lang w:val="en-US"/>
        </w:rPr>
        <w:t xml:space="preserve">, </w:t>
      </w:r>
      <w:r w:rsidRPr="007769E0">
        <w:rPr>
          <w:rFonts w:ascii="Times New Roman" w:hAnsi="Times New Roman" w:cs="Times New Roman"/>
          <w:i/>
          <w:iCs/>
          <w:color w:val="EE0000"/>
          <w:lang w:val="en-US"/>
        </w:rPr>
        <w:t>DUSP5</w:t>
      </w:r>
      <w:r w:rsidRPr="007769E0">
        <w:rPr>
          <w:rFonts w:ascii="Times New Roman" w:hAnsi="Times New Roman" w:cs="Times New Roman"/>
          <w:color w:val="EE0000"/>
          <w:lang w:val="en-US"/>
        </w:rPr>
        <w:t xml:space="preserve">, </w:t>
      </w:r>
      <w:r w:rsidRPr="007769E0">
        <w:rPr>
          <w:rFonts w:ascii="Times New Roman" w:hAnsi="Times New Roman" w:cs="Times New Roman"/>
          <w:i/>
          <w:iCs/>
          <w:color w:val="EE0000"/>
          <w:lang w:val="en-US"/>
        </w:rPr>
        <w:t>CCL20</w:t>
      </w:r>
      <w:r w:rsidRPr="007769E0">
        <w:rPr>
          <w:rFonts w:ascii="Times New Roman" w:hAnsi="Times New Roman" w:cs="Times New Roman"/>
          <w:color w:val="EE0000"/>
          <w:lang w:val="en-US"/>
        </w:rPr>
        <w:t xml:space="preserve">, and </w:t>
      </w:r>
      <w:r w:rsidRPr="007769E0">
        <w:rPr>
          <w:rFonts w:ascii="Times New Roman" w:hAnsi="Times New Roman" w:cs="Times New Roman"/>
          <w:i/>
          <w:iCs/>
          <w:color w:val="EE0000"/>
          <w:lang w:val="en-US"/>
        </w:rPr>
        <w:t>WNT11</w:t>
      </w:r>
      <w:r w:rsidRPr="007769E0">
        <w:rPr>
          <w:rFonts w:ascii="Times New Roman" w:hAnsi="Times New Roman" w:cs="Times New Roman"/>
          <w:color w:val="EE0000"/>
          <w:lang w:val="en-US"/>
        </w:rPr>
        <w:t xml:space="preserve"> with event-free survival support a model in which </w:t>
      </w:r>
      <w:r w:rsidRPr="007769E0">
        <w:rPr>
          <w:rFonts w:ascii="Times New Roman" w:hAnsi="Times New Roman" w:cs="Times New Roman"/>
          <w:color w:val="EE0000"/>
          <w:lang w:val="en-US"/>
        </w:rPr>
        <w:lastRenderedPageBreak/>
        <w:t xml:space="preserve">phenotypic plasticity and altered cell-cell or cell-matrix interactions may reduce tumor accessibility or susceptibility to CAR T-cell cytotoxicity </w:t>
      </w:r>
      <w:r w:rsidR="0094535E" w:rsidRPr="007769E0">
        <w:rPr>
          <w:rFonts w:ascii="Times New Roman" w:hAnsi="Times New Roman" w:cs="Times New Roman"/>
          <w:color w:val="EE0000"/>
          <w:lang w:val="en-US"/>
        </w:rPr>
        <w:fldChar w:fldCharType="begin"/>
      </w:r>
      <w:r w:rsidR="0035349A" w:rsidRPr="007769E0">
        <w:rPr>
          <w:rFonts w:ascii="Times New Roman" w:hAnsi="Times New Roman" w:cs="Times New Roman"/>
          <w:color w:val="EE0000"/>
          <w:lang w:val="en-US"/>
        </w:rPr>
        <w:instrText xml:space="preserve"> ADDIN ZOTERO_ITEM CSL_CITATION {"citationID":"wOGbYeMV","properties":{"unsorted":false,"formattedCitation":"(15\\uc0\\u8211{}17)","plainCitation":"(15–17)","noteIndex":0},"citationItems":[{"id":734,"uris":["http://zotero.org/users/17472926/items/TZMZF3IH"],"itemData":{"id":734,"type":"article-journal","abstract":"Metastasis causes most cancer deaths, yet this process remains one of the most enigmatic aspects of the disease. Building on new mechanistic insights emerging from recent research, we offer our perspective on the metastatic process and reflect on possible paths of future exploration. We suggest that metastasis can be portrayed as a two-phase process: The first phase involves the physical translocation of a cancer cell to a distant organ, whereas the second encompasses the ability of the cancer cell to develop into a metastatic lesion at that distant site. Although much remains to be learned about the second phase, we feel that an understanding of the first phase is now within sight, due in part to a better understanding of how cancer cell behavior can be modified by a cell-biological program called the epithelial-to-mesenchymal transition.","container-title":"Science","DOI":"10.1126/science.1203543","ISSN":"0036-8075, 1095-9203","issue":"6024","journalAbbreviation":"Science","language":"en","page":"1559-1564","source":"DOI.org (Crossref)","title":"A Perspective on Cancer Cell Metastasis","volume":"331","author":[{"family":"Chaffer","given":"Christine L."},{"family":"Weinberg","given":"Robert A."}],"issued":{"date-parts":[["2011",3,25]]}}},{"id":735,"uris":["http://zotero.org/users/17472926/items/ERBHAJIB"],"itemData":{"id":735,"type":"article-journal","abstract":"Novel immunotherapy approaches have provided durable remission in a significant number of cancer patients with cancers previously considered rapidly lethal. Nonetheless, the high degree of nonresponders, and in some cases the emergence of resistance in patients who do initially respond, represents a significant challenge in the field of cancer immunotherapy. These issues prompt much more extensive studies to better understand how cancer cells escape immune surveillance and resist immune attacks. Here, we review the current knowledge of how cellular heterogeneity and plasticity could be involved in shaping the tumor microenvironment (TME) and in controlling antitumor immunity. Indeed, recent findings have led to increased interest in the mechanisms by which cancer cells undergoing epithelial‐mesenchymal transition (\n              EMT\n              ), or oscillating within the\n              EMT\n              spectrum, might contribute to immune escape through multiple routes. This includes shaping of the TME and decreased susceptibility to immune effector cells. Although much remains to be learned on the mechanisms at play, cancer cell clones with mesenchymal features emerging from the TME seem to be primed to face immune attacks by specialized killer cells of the immune system, the natural killer cells, and the cytotoxic T lymphocytes. Recent studies investigating patient tumors have suggested\n              EMT\n              as a candidate predictive marker to be explored for immunotherapy outcome. Promising data also exist on the potential utility of targeting these cancer cell populations to at least partly overcome such resistance. Research is now underway which may lead to considerable progress in optimization of treatments.","container-title":"Molecular Oncology","DOI":"10.1002/1878-0261.12093","ISSN":"1574-7891, 1878-0261","issue":"7","journalAbbreviation":"Molecular Oncology","language":"en","page":"824-846","source":"DOI.org (Crossref)","title":"New insights into the role of &lt;span style=\"font-variant:small-caps;\"&gt;EMT&lt;/span&gt; in tumor immune escape","title-short":"New insights into the role of &lt;span style=\"font-variant","volume":"11","author":[{"family":"Terry","given":"Stéphane"},{"family":"Savagner","given":"Pierre"},{"family":"Ortiz‐Cuaran","given":"Sandra"},{"family":"Mahjoubi","given":"Linda"},{"family":"Saintigny","given":"Pierre"},{"family":"Thiery","given":"Jean‐Paul"},{"family":"Chouaib","given":"Salem"}],"issued":{"date-parts":[["2017",7]]}}},{"id":736,"uris":["http://zotero.org/users/17472926/items/MULX6D6Y"],"itemData":{"id":736,"type":"article-journal","abstract":"Various features of the tumor and immune system influence the success of immunotherapy.\n          , \n            Immunotherapy is revolutionizing the clinical management of multiple tumors. However, only a fraction of patients with cancer responds to immunotherapy, and currently available immunotherapeutic agents are expensive and generally associated with considerable toxicity, calling for the identification of robust predictive biomarkers. The overall genomic configuration of malignant cells, potentially favoring the emergence of immunogenic tumor neoantigens, as well as specific mutations that compromise the ability of the immune system to recognize or eradicate the disease have been associated with differential sensitivity to immunotherapy in preclinical and clinical settings. Along similar lines, the type, density, localization, and functional orientation of the immune infiltrate have a prominent impact on anticancer immunity, as do features of the tumor microenvironment linked to the vasculature and stroma, and systemic factors including the composition of the gut microbiota. On the basis of these considerations, we outline the hallmarks of successful anticancer immunotherapy.","container-title":"Science Translational Medicine","DOI":"10.1126/scitranslmed.aat7807","ISSN":"1946-6234, 1946-6242","issue":"459","journalAbbreviation":"Sci. Transl. Med.","language":"en","page":"eaat7807","source":"DOI.org (Crossref)","title":"The hallmarks of successful anticancer immunotherapy","volume":"10","author":[{"family":"Galluzzi","given":"Lorenzo"},{"family":"Chan","given":"Timothy A."},{"family":"Kroemer","given":"Guido"},{"family":"Wolchok","given":"Jedd D."},{"family":"López-Soto","given":"Alejandro"}],"issued":{"date-parts":[["2018",9,19]]}}}],"schema":"https://github.com/citation-style-language/schema/raw/master/csl-citation.json"} </w:instrText>
      </w:r>
      <w:r w:rsidR="0094535E" w:rsidRPr="007769E0">
        <w:rPr>
          <w:rFonts w:ascii="Times New Roman" w:hAnsi="Times New Roman" w:cs="Times New Roman"/>
          <w:color w:val="EE0000"/>
          <w:lang w:val="en-US"/>
        </w:rPr>
        <w:fldChar w:fldCharType="separate"/>
      </w:r>
      <w:r w:rsidR="0035349A" w:rsidRPr="007769E0">
        <w:rPr>
          <w:rFonts w:ascii="Times New Roman" w:hAnsi="Times New Roman" w:cs="Times New Roman"/>
          <w:color w:val="EE0000"/>
          <w:kern w:val="0"/>
          <w:lang w:val="en-US"/>
        </w:rPr>
        <w:t>(15–17)</w:t>
      </w:r>
      <w:r w:rsidR="0094535E" w:rsidRPr="007769E0">
        <w:rPr>
          <w:rFonts w:ascii="Times New Roman" w:hAnsi="Times New Roman" w:cs="Times New Roman"/>
          <w:color w:val="EE0000"/>
          <w:lang w:val="en-US"/>
        </w:rPr>
        <w:fldChar w:fldCharType="end"/>
      </w:r>
      <w:r w:rsidR="005C2D0A" w:rsidRPr="007769E0">
        <w:rPr>
          <w:rFonts w:ascii="Times New Roman" w:hAnsi="Times New Roman" w:cs="Times New Roman"/>
          <w:color w:val="EE0000"/>
          <w:lang w:val="en-US"/>
        </w:rPr>
        <w:t xml:space="preserve">. </w:t>
      </w:r>
      <w:r w:rsidR="00B43696" w:rsidRPr="007769E0">
        <w:rPr>
          <w:rFonts w:ascii="Times New Roman" w:hAnsi="Times New Roman" w:cs="Times New Roman"/>
          <w:color w:val="EE0000"/>
          <w:lang w:val="en-US"/>
        </w:rPr>
        <w:t xml:space="preserve">Because </w:t>
      </w:r>
      <w:r w:rsidRPr="007769E0">
        <w:rPr>
          <w:rFonts w:ascii="Times New Roman" w:hAnsi="Times New Roman" w:cs="Times New Roman"/>
          <w:color w:val="EE0000"/>
          <w:lang w:val="en-US"/>
        </w:rPr>
        <w:t xml:space="preserve"> lymphoma cells </w:t>
      </w:r>
      <w:r w:rsidR="00D94D63" w:rsidRPr="007769E0">
        <w:rPr>
          <w:rFonts w:ascii="Times New Roman" w:hAnsi="Times New Roman" w:cs="Times New Roman"/>
          <w:color w:val="EE0000"/>
          <w:lang w:val="en-US"/>
        </w:rPr>
        <w:t xml:space="preserve">lack </w:t>
      </w:r>
      <w:r w:rsidRPr="007769E0">
        <w:rPr>
          <w:rFonts w:ascii="Times New Roman" w:hAnsi="Times New Roman" w:cs="Times New Roman"/>
          <w:color w:val="EE0000"/>
          <w:lang w:val="en-US"/>
        </w:rPr>
        <w:t xml:space="preserve"> a baseline epithelial phenotype </w:t>
      </w:r>
      <w:r w:rsidR="00CB36FE" w:rsidRPr="007769E0">
        <w:rPr>
          <w:rFonts w:ascii="Times New Roman" w:hAnsi="Times New Roman" w:cs="Times New Roman"/>
          <w:color w:val="EE0000"/>
          <w:lang w:val="en-US"/>
        </w:rPr>
        <w:t xml:space="preserve">(e.g., </w:t>
      </w:r>
      <w:r w:rsidRPr="007769E0">
        <w:rPr>
          <w:rFonts w:ascii="Times New Roman" w:hAnsi="Times New Roman" w:cs="Times New Roman"/>
          <w:color w:val="EE0000"/>
          <w:lang w:val="en-US"/>
        </w:rPr>
        <w:t>E-cadherin</w:t>
      </w:r>
      <w:r w:rsidR="00CB36FE" w:rsidRPr="007769E0">
        <w:rPr>
          <w:rFonts w:ascii="Times New Roman" w:hAnsi="Times New Roman" w:cs="Times New Roman"/>
          <w:color w:val="EE0000"/>
          <w:lang w:val="en-US"/>
        </w:rPr>
        <w:t xml:space="preserve"> expression</w:t>
      </w:r>
      <w:r w:rsidRPr="007769E0">
        <w:rPr>
          <w:rFonts w:ascii="Times New Roman" w:hAnsi="Times New Roman" w:cs="Times New Roman"/>
          <w:color w:val="EE0000"/>
          <w:lang w:val="en-US"/>
        </w:rPr>
        <w:t xml:space="preserve"> and cell</w:t>
      </w:r>
      <w:r w:rsidR="00497D37" w:rsidRPr="007769E0">
        <w:rPr>
          <w:rFonts w:ascii="Times New Roman" w:hAnsi="Times New Roman" w:cs="Times New Roman"/>
          <w:color w:val="EE0000"/>
          <w:lang w:val="en-US"/>
        </w:rPr>
        <w:t>ular</w:t>
      </w:r>
      <w:r w:rsidRPr="007769E0">
        <w:rPr>
          <w:rFonts w:ascii="Times New Roman" w:hAnsi="Times New Roman" w:cs="Times New Roman"/>
          <w:color w:val="EE0000"/>
          <w:lang w:val="en-US"/>
        </w:rPr>
        <w:t xml:space="preserve"> polarity</w:t>
      </w:r>
      <w:r w:rsidR="00497D37" w:rsidRPr="007769E0">
        <w:rPr>
          <w:rFonts w:ascii="Times New Roman" w:hAnsi="Times New Roman" w:cs="Times New Roman"/>
          <w:color w:val="EE0000"/>
          <w:lang w:val="en-US"/>
        </w:rPr>
        <w:t>)</w:t>
      </w:r>
      <w:r w:rsidRPr="007769E0">
        <w:rPr>
          <w:rFonts w:ascii="Times New Roman" w:hAnsi="Times New Roman" w:cs="Times New Roman"/>
          <w:color w:val="EE0000"/>
          <w:lang w:val="en-US"/>
        </w:rPr>
        <w:t>, they cannot undergo a "true" physical Epithelial-to-Mesenchymal Transition</w:t>
      </w:r>
      <w:r w:rsidR="00497D37" w:rsidRPr="007769E0">
        <w:rPr>
          <w:rFonts w:ascii="Times New Roman" w:hAnsi="Times New Roman" w:cs="Times New Roman"/>
          <w:color w:val="EE0000"/>
          <w:lang w:val="en-US"/>
        </w:rPr>
        <w:t xml:space="preserve">, </w:t>
      </w:r>
      <w:r w:rsidR="00BD454E" w:rsidRPr="007769E0">
        <w:rPr>
          <w:rFonts w:ascii="Times New Roman" w:hAnsi="Times New Roman" w:cs="Times New Roman"/>
          <w:color w:val="EE0000"/>
          <w:lang w:val="en-US"/>
        </w:rPr>
        <w:t xml:space="preserve">but rather adopt an EMT-like </w:t>
      </w:r>
      <w:r w:rsidR="00FE00AD" w:rsidRPr="007769E0">
        <w:rPr>
          <w:rFonts w:ascii="Times New Roman" w:hAnsi="Times New Roman" w:cs="Times New Roman"/>
          <w:color w:val="EE0000"/>
          <w:lang w:val="en-US"/>
        </w:rPr>
        <w:t>phenotypic plasticity</w:t>
      </w:r>
      <w:r w:rsidRPr="007769E0">
        <w:rPr>
          <w:rFonts w:ascii="Times New Roman" w:hAnsi="Times New Roman" w:cs="Times New Roman"/>
          <w:color w:val="EE0000"/>
          <w:lang w:val="en-US"/>
        </w:rPr>
        <w:t xml:space="preserve"> </w:t>
      </w:r>
      <w:r w:rsidRPr="007769E0">
        <w:rPr>
          <w:rFonts w:ascii="Times New Roman" w:hAnsi="Times New Roman" w:cs="Times New Roman"/>
          <w:color w:val="EE0000"/>
          <w:lang w:val="en-US"/>
        </w:rPr>
        <w:fldChar w:fldCharType="begin"/>
      </w:r>
      <w:r w:rsidR="0035349A" w:rsidRPr="007769E0">
        <w:rPr>
          <w:rFonts w:ascii="Times New Roman" w:hAnsi="Times New Roman" w:cs="Times New Roman"/>
          <w:color w:val="EE0000"/>
          <w:lang w:val="en-US"/>
        </w:rPr>
        <w:instrText xml:space="preserve"> ADDIN ZOTERO_ITEM CSL_CITATION {"citationID":"1gWdVEHm","properties":{"unsorted":false,"formattedCitation":"(43)","plainCitation":"(43)","noteIndex":0},"citationItems":[{"id":765,"uris":["http://zotero.org/users/17472926/items/CMZLG6YU"],"itemData":{"id":765,"type":"article-journal","abstract":"Abstract\n            Epithelial–mesenchymal transition (EMT) encompasses dynamic changes in cellular organization from epithelial to mesenchymal phenotypes, which leads to functional changes in cell migration and invasion. EMT occurs in a diverse range of physiological and pathological conditions and is driven by a conserved set of inducing signals, transcriptional regulators and downstream effectors. With over 5,700 publications indexed by Web of Science in 2019 alone, research on EMT is expanding rapidly. This growing interest warrants the need for a consensus among researchers when referring to and undertaking research on EMT. This Consensus Statement, mediated by ‘the EMT International Association’ (TEMTIA), is the outcome of a 2-year-long discussion among EMT researchers and aims to both clarify the nomenclature and provide definitions and guidelines for EMT research in future publications. We trust that these guidelines will help to reduce misunderstanding and misinterpretation of research data generated in various experimental models and to promote cross-disciplinary collaboration to identify and address key open questions in this research field. While recognizing the importance of maintaining diversity in experimental approaches and conceptual frameworks, we emphasize that lasting contributions of EMT research to increasing our understanding of developmental processes and combatting cancer and other diseases depend on the adoption of a unified terminology to describe EMT.","container-title":"Nature Reviews Molecular Cell Biology","DOI":"10.1038/s41580-020-0237-9","ISSN":"1471-0072, 1471-0080","issue":"6","journalAbbreviation":"Nat Rev Mol Cell Biol","language":"en","page":"341-352","source":"DOI.org (Crossref)","title":"Guidelines and definitions for research on epithelial–mesenchymal transition","volume":"21","author":[{"family":"Yang","given":"Jing"},{"family":"Antin","given":"Parker"},{"family":"Berx","given":"Geert"},{"family":"Blanpain","given":"Cédric"},{"family":"Brabletz","given":"Thomas"},{"family":"Bronner","given":"Marianne"},{"family":"Campbell","given":"Kyra"},{"family":"Cano","given":"Amparo"},{"family":"Casanova","given":"Jordi"},{"family":"Christofori","given":"Gerhard"},{"family":"Dedhar","given":"Shoukat"},{"family":"Derynck","given":"Rik"},{"family":"Ford","given":"Heide L."},{"family":"Fuxe","given":"Jonas"},{"family":"García de Herreros","given":"Antonio"},{"family":"Goodall","given":"Gregory J."},{"family":"Hadjantonakis","given":"Anna-Katerina"},{"family":"Huang","given":"Ruby Y. J."},{"family":"Kalcheim","given":"Chaya"},{"family":"Kalluri","given":"Raghu"},{"family":"Kang","given":"Yibin"},{"family":"Khew-Goodall","given":"Yeesim"},{"family":"Levine","given":"Herbert"},{"family":"Liu","given":"Jinsong"},{"family":"Longmore","given":"Gregory D."},{"family":"Mani","given":"Sendurai A."},{"family":"Massagué","given":"Joan"},{"family":"Mayor","given":"Roberto"},{"family":"McClay","given":"David"},{"family":"Mostov","given":"Keith E."},{"family":"Newgreen","given":"Donald F."},{"family":"Nieto","given":"M. Angela"},{"family":"Puisieux","given":"Alain"},{"family":"Runyan","given":"Raymond"},{"family":"Savagner","given":"Pierre"},{"family":"Stanger","given":"Ben"},{"family":"Stemmler","given":"Marc P."},{"family":"Takahashi","given":"Yoshiko"},{"family":"Takeichi","given":"Masatoshi"},{"family":"Theveneau","given":"Eric"},{"family":"Thiery","given":"Jean Paul"},{"family":"Thompson","given":"Erik W."},{"family":"Weinberg","given":"Robert A."},{"family":"Williams","given":"Elizabeth D."},{"family":"Xing","given":"Jianhua"},{"family":"Zhou","given":"Binhua P."},{"family":"Sheng","given":"Guojun"},{"literal":"On behalf of the EMT International Association (TEMTIA)"}],"issued":{"date-parts":[["2020",6,10]]}}}],"schema":"https://github.com/citation-style-language/schema/raw/master/csl-citation.json"} </w:instrText>
      </w:r>
      <w:r w:rsidRPr="007769E0">
        <w:rPr>
          <w:rFonts w:ascii="Times New Roman" w:hAnsi="Times New Roman" w:cs="Times New Roman"/>
          <w:color w:val="EE0000"/>
          <w:lang w:val="en-US"/>
        </w:rPr>
        <w:fldChar w:fldCharType="separate"/>
      </w:r>
      <w:r w:rsidR="0035349A" w:rsidRPr="007769E0">
        <w:rPr>
          <w:rFonts w:ascii="Times New Roman" w:hAnsi="Times New Roman" w:cs="Times New Roman"/>
          <w:color w:val="EE0000"/>
          <w:lang w:val="en-US"/>
        </w:rPr>
        <w:t>(43)</w:t>
      </w:r>
      <w:r w:rsidRPr="007769E0">
        <w:rPr>
          <w:rFonts w:ascii="Times New Roman" w:hAnsi="Times New Roman" w:cs="Times New Roman"/>
          <w:color w:val="EE0000"/>
          <w:lang w:val="en-US"/>
        </w:rPr>
        <w:fldChar w:fldCharType="end"/>
      </w:r>
      <w:r w:rsidR="005C2D0A" w:rsidRPr="007769E0">
        <w:rPr>
          <w:rFonts w:ascii="Times New Roman" w:hAnsi="Times New Roman" w:cs="Times New Roman"/>
          <w:color w:val="EE0000"/>
          <w:lang w:val="en-US"/>
        </w:rPr>
        <w:t>.</w:t>
      </w:r>
      <w:r w:rsidRPr="007769E0">
        <w:rPr>
          <w:rFonts w:ascii="Times New Roman" w:hAnsi="Times New Roman" w:cs="Times New Roman"/>
          <w:color w:val="EE0000"/>
          <w:lang w:val="en-US"/>
        </w:rPr>
        <w:t xml:space="preserve"> </w:t>
      </w:r>
      <w:r w:rsidR="00FE00AD" w:rsidRPr="007769E0">
        <w:rPr>
          <w:rFonts w:ascii="Times New Roman" w:hAnsi="Times New Roman" w:cs="Times New Roman"/>
          <w:color w:val="EE0000"/>
          <w:lang w:val="en-US"/>
        </w:rPr>
        <w:t xml:space="preserve">Notably, </w:t>
      </w:r>
      <w:r w:rsidRPr="007769E0">
        <w:rPr>
          <w:rFonts w:ascii="Times New Roman" w:hAnsi="Times New Roman" w:cs="Times New Roman"/>
          <w:i/>
          <w:iCs/>
          <w:color w:val="EE0000"/>
          <w:lang w:val="en-US"/>
        </w:rPr>
        <w:t>WNT11</w:t>
      </w:r>
      <w:r w:rsidRPr="007769E0">
        <w:rPr>
          <w:rFonts w:ascii="Times New Roman" w:hAnsi="Times New Roman" w:cs="Times New Roman"/>
          <w:color w:val="EE0000"/>
          <w:lang w:val="en-US"/>
        </w:rPr>
        <w:t xml:space="preserve"> was the only candidate that also stratified outcome in the independent first-line cohort, suggesting that it may reflect general lymphoma aggressiveness rather than a mechanism restricted to cellular immunotherapy.</w:t>
      </w:r>
      <w:r w:rsidR="00AB5038" w:rsidRPr="007769E0">
        <w:rPr>
          <w:rFonts w:ascii="Times New Roman" w:hAnsi="Times New Roman" w:cs="Times New Roman"/>
          <w:color w:val="EE0000"/>
          <w:lang w:val="en-US"/>
        </w:rPr>
        <w:t xml:space="preserve"> Recent evidence has linked WNT11 upregulation to specific genetic subsets, such as CD79B-mutated DLBCL, and to the activation of hypoxia-related signaling pathways </w:t>
      </w:r>
      <w:r w:rsidR="00C26419" w:rsidRPr="007769E0">
        <w:rPr>
          <w:rFonts w:ascii="Times New Roman" w:hAnsi="Times New Roman" w:cs="Times New Roman"/>
          <w:color w:val="EE0000"/>
          <w:lang w:val="en-US"/>
        </w:rPr>
        <w:fldChar w:fldCharType="begin"/>
      </w:r>
      <w:r w:rsidR="00C26419" w:rsidRPr="007769E0">
        <w:rPr>
          <w:rFonts w:ascii="Times New Roman" w:hAnsi="Times New Roman" w:cs="Times New Roman"/>
          <w:color w:val="EE0000"/>
          <w:lang w:val="en-US"/>
        </w:rPr>
        <w:instrText xml:space="preserve"> ADDIN ZOTERO_ITEM CSL_CITATION {"citationID":"5dCRbnbj","properties":{"unsorted":false,"formattedCitation":"(44)","plainCitation":"(44)","noteIndex":0},"citationItems":[{"id":769,"uris":["http://zotero.org/users/17472926/items/M34BR8PK"],"itemData":{"id":769,"type":"article-journal","abstract":"Background and Objectives: Diffuse large B-cell lymphomas (DLBCLs) are heterogeneous neoplasms. CD79B and MYD88 mutations are associated with the activated B-cell-like (ABC) subtype of DLBCL and often co-occur and lead to constitutive activation of the NF-κB pathway. Several different genetic classifications to date have recognized CD79B- and MYD88-mutated DLBCLs as a unique subtype with poor response to therapy and unfavorable survival. However, little is known about gene expression in DLBCLs with mutated CD79B (and MYD88) in comparison to their wild type counterparts. The objective of this study was to compare the gene expression in DLBCLs according to their CD79B mutational status. Methods: A total of 48 primary, treatment-naïve DLBCLs (CD79B-mutated: 35%/n = 17, CD79B-wild type: 65%/n = 31) were investigated using RNA expression profiling (770 genes), followed by immunohistochemical analysis of the up-regulated genes and survival analysis. Results: The gene expression analysis revealed that downstream of CD79B CARD11 and the NF-κB targets NFKBIZ, IL10, IL12A, PIM1 and BCL2A1 were up-regulated in CD79B-mutated DLBCLs. The strongest up-regulation was detected for ARNT2 and WNT11. Other up-regulated genes included the apoptosis-related BID and granzyme B, as well as genes of cell cycle regulation such as RUNX1, RUNX1T1 and RASGRF1. Up-regulation was also found for IL7, STAT3, MLLT4, CD14 and the HSP90B1 subunit. TP53 mutation showed an association with poorer overall survival in a secondary analysis, consistent with prior reports, while survival by CD79B/MYD88 mutation status and the differentially expressed genes showed no significant differences in this cohort. Conclusions: In conclusion, the current study identified novel up-regulated genes in CD79B-mutated DLBCLs beyond NF-κB pathway signaling, which may contribute to a better definition of potential therapeutic targets and further improves the characterization of this distinct and aggressive DLBCL subgroup.","container-title":"Journal of Personalized Medicine","DOI":"10.3390/jpm15110548","ISSN":"2075-4426","issue":"11","journalAbbreviation":"JPM","language":"en","page":"548","source":"DOI.org (Crossref)","title":"Gene Expression Profiling Provides an Improved Characterization of CD79B-Mutated Diffuse Large B-Cell Lymphomas","volume":"15","author":[{"family":"Grossmann","given":"Luis"},{"family":"Jagla","given":"Wolfgang"},{"family":"Bettstetter","given":"Marcus"},{"family":"Bertz","given":"Simone"},{"family":"Schwarz-Furlan","given":"Stephan"},{"family":"Richter","given":"Thomas"},{"family":"Dechow","given":"Tobias"},{"family":"Decker","given":"Thomas"},{"family":"Dreyling","given":"Martin"},{"family":"Sotlar","given":"Karl"},{"family":"Bartsch","given":"Harald"},{"family":"Hartmann","given":"Arndt"},{"family":"Honecker","given":"Julius"},{"family":"Gaumann","given":"Andreas"}],"issued":{"date-parts":[["2025",11,10]]}}}],"schema":"https://github.com/citation-style-language/schema/raw/master/csl-citation.json"} </w:instrText>
      </w:r>
      <w:r w:rsidR="00C26419" w:rsidRPr="007769E0">
        <w:rPr>
          <w:rFonts w:ascii="Times New Roman" w:hAnsi="Times New Roman" w:cs="Times New Roman"/>
          <w:color w:val="EE0000"/>
          <w:lang w:val="en-US"/>
        </w:rPr>
        <w:fldChar w:fldCharType="separate"/>
      </w:r>
      <w:r w:rsidR="00C26419" w:rsidRPr="007769E0">
        <w:rPr>
          <w:rFonts w:ascii="Times New Roman" w:hAnsi="Times New Roman" w:cs="Times New Roman"/>
          <w:color w:val="EE0000"/>
        </w:rPr>
        <w:t>(44)</w:t>
      </w:r>
      <w:r w:rsidR="00C26419" w:rsidRPr="007769E0">
        <w:rPr>
          <w:rFonts w:ascii="Times New Roman" w:hAnsi="Times New Roman" w:cs="Times New Roman"/>
          <w:color w:val="EE0000"/>
          <w:lang w:val="en-US"/>
        </w:rPr>
        <w:fldChar w:fldCharType="end"/>
      </w:r>
      <w:r w:rsidR="00E956FA" w:rsidRPr="007769E0">
        <w:rPr>
          <w:rFonts w:ascii="Times New Roman" w:hAnsi="Times New Roman" w:cs="Times New Roman"/>
          <w:color w:val="EE0000"/>
          <w:lang w:val="en-US"/>
        </w:rPr>
        <w:t>. Hypoxia is a well-established driver of EMT-like phenotypic plasticity and immune exclusion in the tumor microenvironment. In our cohorts, the adverse prognostic value of WNT11 was maintained across broad clinical settings, suggesting that its overexpression</w:t>
      </w:r>
      <w:r w:rsidR="00DB5BBE" w:rsidRPr="007769E0">
        <w:rPr>
          <w:rFonts w:ascii="Times New Roman" w:hAnsi="Times New Roman" w:cs="Times New Roman"/>
          <w:color w:val="EE0000"/>
          <w:lang w:val="en-US"/>
        </w:rPr>
        <w:t xml:space="preserve"> </w:t>
      </w:r>
      <w:r w:rsidR="00E956FA" w:rsidRPr="007769E0">
        <w:rPr>
          <w:rFonts w:ascii="Times New Roman" w:hAnsi="Times New Roman" w:cs="Times New Roman"/>
          <w:color w:val="EE0000"/>
          <w:lang w:val="en-US"/>
        </w:rPr>
        <w:t>potentially driven by hypoxic adaptation</w:t>
      </w:r>
      <w:r w:rsidR="00DB5BBE" w:rsidRPr="007769E0">
        <w:rPr>
          <w:rFonts w:ascii="Times New Roman" w:hAnsi="Times New Roman" w:cs="Times New Roman"/>
          <w:color w:val="EE0000"/>
          <w:lang w:val="en-US"/>
        </w:rPr>
        <w:t xml:space="preserve"> </w:t>
      </w:r>
      <w:r w:rsidR="00E956FA" w:rsidRPr="007769E0">
        <w:rPr>
          <w:rFonts w:ascii="Times New Roman" w:hAnsi="Times New Roman" w:cs="Times New Roman"/>
          <w:color w:val="EE0000"/>
          <w:lang w:val="en-US"/>
        </w:rPr>
        <w:t>acts as a general mechanism of tissue remodeling and immune evasion, rather than an artifact restricted to a single genetic subtype.</w:t>
      </w:r>
    </w:p>
    <w:p w14:paraId="0E2B99B7" w14:textId="12B4997E" w:rsidR="000B3C8E" w:rsidRPr="00403188" w:rsidRDefault="008E2CFA" w:rsidP="00172BCD">
      <w:pPr>
        <w:spacing w:after="0" w:line="480" w:lineRule="auto"/>
        <w:ind w:firstLine="709"/>
        <w:jc w:val="both"/>
        <w:rPr>
          <w:rFonts w:ascii="Times New Roman" w:hAnsi="Times New Roman" w:cs="Times New Roman"/>
          <w:lang w:val="en-US"/>
        </w:rPr>
      </w:pPr>
      <w:r w:rsidRPr="000F27A7">
        <w:rPr>
          <w:rFonts w:ascii="Times New Roman" w:hAnsi="Times New Roman" w:cs="Times New Roman"/>
          <w:color w:val="000000" w:themeColor="text1"/>
          <w:lang w:val="en-US"/>
        </w:rPr>
        <w:t xml:space="preserve">Conversely, </w:t>
      </w:r>
      <w:r w:rsidRPr="000F27A7">
        <w:rPr>
          <w:rFonts w:ascii="Times New Roman" w:hAnsi="Times New Roman" w:cs="Times New Roman"/>
          <w:i/>
          <w:iCs/>
          <w:color w:val="000000" w:themeColor="text1"/>
          <w:lang w:val="en-US"/>
        </w:rPr>
        <w:t>IRF8</w:t>
      </w:r>
      <w:r w:rsidRPr="000F27A7">
        <w:rPr>
          <w:rFonts w:ascii="Times New Roman" w:hAnsi="Times New Roman" w:cs="Times New Roman"/>
          <w:color w:val="000000" w:themeColor="text1"/>
          <w:lang w:val="en-US"/>
        </w:rPr>
        <w:t xml:space="preserve">, </w:t>
      </w:r>
      <w:r w:rsidRPr="000F27A7">
        <w:rPr>
          <w:rFonts w:ascii="Times New Roman" w:hAnsi="Times New Roman" w:cs="Times New Roman"/>
          <w:i/>
          <w:iCs/>
          <w:color w:val="000000" w:themeColor="text1"/>
          <w:lang w:val="en-US"/>
        </w:rPr>
        <w:t>LY9</w:t>
      </w:r>
      <w:r w:rsidRPr="000F27A7">
        <w:rPr>
          <w:rFonts w:ascii="Times New Roman" w:hAnsi="Times New Roman" w:cs="Times New Roman"/>
          <w:color w:val="000000" w:themeColor="text1"/>
          <w:lang w:val="en-US"/>
        </w:rPr>
        <w:t xml:space="preserve">, </w:t>
      </w:r>
      <w:r w:rsidRPr="000F27A7">
        <w:rPr>
          <w:rFonts w:ascii="Times New Roman" w:hAnsi="Times New Roman" w:cs="Times New Roman"/>
          <w:i/>
          <w:iCs/>
          <w:color w:val="000000" w:themeColor="text1"/>
          <w:lang w:val="en-US"/>
        </w:rPr>
        <w:t>BTLA</w:t>
      </w:r>
      <w:r w:rsidRPr="000F27A7">
        <w:rPr>
          <w:rFonts w:ascii="Times New Roman" w:hAnsi="Times New Roman" w:cs="Times New Roman"/>
          <w:color w:val="000000" w:themeColor="text1"/>
          <w:lang w:val="en-US"/>
        </w:rPr>
        <w:t xml:space="preserve">, </w:t>
      </w:r>
      <w:r w:rsidRPr="000F27A7">
        <w:rPr>
          <w:rFonts w:ascii="Times New Roman" w:hAnsi="Times New Roman" w:cs="Times New Roman"/>
          <w:i/>
          <w:iCs/>
          <w:color w:val="000000" w:themeColor="text1"/>
          <w:lang w:val="en-US"/>
        </w:rPr>
        <w:t>HLA-DOB</w:t>
      </w:r>
      <w:r w:rsidRPr="000F27A7">
        <w:rPr>
          <w:rFonts w:ascii="Times New Roman" w:hAnsi="Times New Roman" w:cs="Times New Roman"/>
          <w:color w:val="000000" w:themeColor="text1"/>
          <w:lang w:val="en-US"/>
        </w:rPr>
        <w:t xml:space="preserve">, and canonical B-cell markers </w:t>
      </w:r>
      <w:proofErr w:type="gramStart"/>
      <w:r w:rsidRPr="000F27A7">
        <w:rPr>
          <w:rFonts w:ascii="Times New Roman" w:hAnsi="Times New Roman" w:cs="Times New Roman"/>
          <w:color w:val="000000" w:themeColor="text1"/>
          <w:lang w:val="en-US"/>
        </w:rPr>
        <w:t>defined</w:t>
      </w:r>
      <w:proofErr w:type="gramEnd"/>
      <w:r w:rsidRPr="000F27A7">
        <w:rPr>
          <w:rFonts w:ascii="Times New Roman" w:hAnsi="Times New Roman" w:cs="Times New Roman"/>
          <w:color w:val="000000" w:themeColor="text1"/>
          <w:lang w:val="en-US"/>
        </w:rPr>
        <w:t xml:space="preserve"> a transcriptional state associated with more favorable outcomes after </w:t>
      </w:r>
      <w:proofErr w:type="spellStart"/>
      <w:r w:rsidRPr="000F27A7">
        <w:rPr>
          <w:rFonts w:ascii="Times New Roman" w:hAnsi="Times New Roman" w:cs="Times New Roman"/>
          <w:color w:val="000000" w:themeColor="text1"/>
          <w:lang w:val="en-US"/>
        </w:rPr>
        <w:t>axi</w:t>
      </w:r>
      <w:proofErr w:type="spellEnd"/>
      <w:r w:rsidRPr="000F27A7">
        <w:rPr>
          <w:rFonts w:ascii="Times New Roman" w:hAnsi="Times New Roman" w:cs="Times New Roman"/>
          <w:color w:val="000000" w:themeColor="text1"/>
          <w:lang w:val="en-US"/>
        </w:rPr>
        <w:t xml:space="preserve">-cel. </w:t>
      </w:r>
      <w:r w:rsidRPr="000F27A7">
        <w:rPr>
          <w:rFonts w:ascii="Times New Roman" w:hAnsi="Times New Roman" w:cs="Times New Roman"/>
          <w:i/>
          <w:iCs/>
          <w:color w:val="000000" w:themeColor="text1"/>
          <w:lang w:val="en-US"/>
        </w:rPr>
        <w:t>IRF8</w:t>
      </w:r>
      <w:r w:rsidRPr="000F27A7">
        <w:rPr>
          <w:rFonts w:ascii="Times New Roman" w:hAnsi="Times New Roman" w:cs="Times New Roman"/>
          <w:color w:val="000000" w:themeColor="text1"/>
          <w:lang w:val="en-US"/>
        </w:rPr>
        <w:t xml:space="preserve"> provides a biologically plausible link between maintenance of B-cell identity and immune competence because it regulates lymphoid differentiation and interferon-responsive programs </w:t>
      </w:r>
      <w:r w:rsidR="003570CB" w:rsidRPr="000F27A7">
        <w:rPr>
          <w:rFonts w:ascii="Times New Roman" w:hAnsi="Times New Roman" w:cs="Times New Roman"/>
          <w:color w:val="000000" w:themeColor="text1"/>
          <w:lang w:val="en-US"/>
        </w:rPr>
        <w:fldChar w:fldCharType="begin"/>
      </w:r>
      <w:r w:rsidR="00C26419">
        <w:rPr>
          <w:rFonts w:ascii="Times New Roman" w:hAnsi="Times New Roman" w:cs="Times New Roman"/>
          <w:color w:val="000000" w:themeColor="text1"/>
          <w:lang w:val="en-US"/>
        </w:rPr>
        <w:instrText xml:space="preserve"> ADDIN ZOTERO_ITEM CSL_CITATION {"citationID":"lyZyvAAw","properties":{"unsorted":false,"formattedCitation":"(18,45)","plainCitation":"(18,45)","noteIndex":0},"citationItems":[{"id":686,"uris":["http://zotero.org/users/17472926/items/WM3J47ZE"],"itemData":{"id":686,"type":"article-journal","abstract":"The ability of the immune system to eliminate and shape the\nimmunogenicity of tumors defines the process of cancer immunoediting. Immunotherapies such as those\nthat target immune checkpoint molecules can be used to augment immune-mediated\nelimination of tumors and have resulted in durable responses in cancer patients\nthat did not respond to previous treatments. However, only a subset of patients\nbenefit from immunotherapy and more knowledge about what is required for\nsuccessful treatment is needed–. While\nthe role of tumor neoantigen-specific CD8+ T cells in tumor rejection\nis well established–, the roles played by other T\ncell subsets have received less attention. Here we show spontaneous and\nimmunotherapy-induced anti-tumor responses require the activity of both tumor\nantigen specific CD8+ and CD4+ T cells, even in tumors\nthat do not express MHC class II. Additionally, tumor cell expression of MHC\nclass II-restricted antigens is required at the site of successful rejection,\nindicating that CD4+ T cell activation must also occur in the tumor\nmicroenvironment. These findings suggest that MHC class II-restricted\nneoantigens have a key function in the anti-tumor response that is\nnonoverlapping with that of MHC class I-restricted neoantigens and therefore\nneed to be considered when identifying patients who will most benefit from\nimmunotherapy.","container-title":"Nature","DOI":"10.1038/s41586-019-1671-8","ISSN":"0028-0836","issue":"7780","journalAbbreviation":"Nature","page":"696-701","PMID":"31645760","PMCID":"PMC6858572","source":"PubMed Central","title":"MHC-II neoantigens shape tumor immunity and response to immunotherapy","volume":"574","author":[{"family":"Alspach","given":"Elise"},{"family":"Lussier","given":"Danielle M."},{"family":"Miceli","given":"Alexander P."},{"family":"Kizhvatov","given":"Ilya"},{"family":"DuPage","given":"Michel"},{"family":"Luoma","given":"Adrienne M."},{"family":"Meng","given":"Wei"},{"family":"Lichti","given":"Cheryl F."},{"family":"Esaulova","given":"Ekaterina"},{"family":"Vomund","given":"Anthony N."},{"family":"Runci","given":"Daniele"},{"family":"Ward","given":"Jeffrey P."},{"family":"Gubin","given":"Matthew M."},{"family":"Medrano","given":"Ruan F.V."},{"family":"Arthur","given":"Cora D."},{"family":"White","given":"J. Michael"},{"family":"Sheehan","given":"Kathleen C.F."},{"family":"Chen","given":"Alex"},{"family":"Wucherpfennig","given":"Kai W."},{"family":"Jacks","given":"Tyler"},{"family":"Unanue","given":"Emil R."},{"family":"Artyomov","given":"Maxim N."},{"family":"Schreiber","given":"Robert D."}],"issued":{"date-parts":[["2019",10]]}}},{"id":763,"uris":["http://zotero.org/users/17472926/items/NLHA4WQY"],"itemData":{"id":763,"type":"article-journal","abstract":"The interferon regulatory factor (IRF) family, consisting of nine members in mammals, was identified in the late 1980s in the context of research into the type I interferon system. Subsequent studies over the past two decades have revealed the versatile and critical functions performed by this transcription factor family. Indeed, many IRF members play central roles in the cellular differentiation of hematopoietic cells and in the regulation of gene expression in response to pathogen-derived danger signals. In particular, the advances made in understanding the immunobiology of Toll-like and other pattern-recognition receptors have recently generated new momentum for the study of IRFs. Moreover, the role of several IRF family members in the regulation of the cell cycle and apoptosis has important implications for understanding susceptibility to and progression of several cancers.","container-title":"Annual Review of Immunology","DOI":"10.1146/annurev.immunol.26.021607.090400","ISSN":"0732-0582, 1545-3278","issue":"1","journalAbbreviation":"Annu. Rev. Immunol.","language":"en","page":"535-584","source":"DOI.org (Crossref)","title":"The IRF Family Transcription Factors in Immunity and Oncogenesis","volume":"26","author":[{"family":"Tamura","given":"Tomohiko"},{"family":"Yanai","given":"Hideyuki"},{"family":"Savitsky","given":"David"},{"family":"Taniguchi","given":"Tadatsugu"}],"issued":{"date-parts":[["2008",4,1]]}}}],"schema":"https://github.com/citation-style-language/schema/raw/master/csl-citation.json"} </w:instrText>
      </w:r>
      <w:r w:rsidR="003570CB" w:rsidRPr="000F27A7">
        <w:rPr>
          <w:rFonts w:ascii="Times New Roman" w:hAnsi="Times New Roman" w:cs="Times New Roman"/>
          <w:color w:val="000000" w:themeColor="text1"/>
          <w:lang w:val="en-US"/>
        </w:rPr>
        <w:fldChar w:fldCharType="separate"/>
      </w:r>
      <w:r w:rsidR="00C26419" w:rsidRPr="007769E0">
        <w:rPr>
          <w:rFonts w:ascii="Times New Roman" w:hAnsi="Times New Roman" w:cs="Times New Roman"/>
        </w:rPr>
        <w:t>(18,45)</w:t>
      </w:r>
      <w:r w:rsidR="003570CB" w:rsidRPr="000F27A7">
        <w:rPr>
          <w:rFonts w:ascii="Times New Roman" w:hAnsi="Times New Roman" w:cs="Times New Roman"/>
          <w:color w:val="000000" w:themeColor="text1"/>
          <w:lang w:val="en-US"/>
        </w:rPr>
        <w:fldChar w:fldCharType="end"/>
      </w:r>
      <w:r w:rsidR="005C2D0A" w:rsidRPr="000F27A7">
        <w:rPr>
          <w:rFonts w:ascii="Times New Roman" w:hAnsi="Times New Roman" w:cs="Times New Roman"/>
          <w:color w:val="000000" w:themeColor="text1"/>
          <w:lang w:val="en-US"/>
        </w:rPr>
        <w:t xml:space="preserve">. </w:t>
      </w:r>
      <w:r w:rsidRPr="000F27A7">
        <w:rPr>
          <w:rFonts w:ascii="Times New Roman" w:hAnsi="Times New Roman" w:cs="Times New Roman"/>
          <w:color w:val="000000" w:themeColor="text1"/>
          <w:lang w:val="en-US"/>
        </w:rPr>
        <w:t xml:space="preserve">The favorable association of </w:t>
      </w:r>
      <w:r w:rsidRPr="000F27A7">
        <w:rPr>
          <w:rFonts w:ascii="Times New Roman" w:hAnsi="Times New Roman" w:cs="Times New Roman"/>
          <w:i/>
          <w:iCs/>
          <w:color w:val="000000" w:themeColor="text1"/>
          <w:lang w:val="en-US"/>
        </w:rPr>
        <w:t>BTLA</w:t>
      </w:r>
      <w:r w:rsidRPr="000F27A7">
        <w:rPr>
          <w:rFonts w:ascii="Times New Roman" w:hAnsi="Times New Roman" w:cs="Times New Roman"/>
          <w:color w:val="000000" w:themeColor="text1"/>
          <w:lang w:val="en-US"/>
        </w:rPr>
        <w:t xml:space="preserve">, despite its conventional classification as an inhibitory receptor, illustrates the limitations of assigning function from a single marker in bulk tissue. </w:t>
      </w:r>
      <w:r w:rsidRPr="000F27A7">
        <w:rPr>
          <w:rFonts w:ascii="Times New Roman" w:hAnsi="Times New Roman" w:cs="Times New Roman"/>
          <w:i/>
          <w:iCs/>
          <w:color w:val="000000" w:themeColor="text1"/>
          <w:lang w:val="en-US"/>
        </w:rPr>
        <w:t>BTLA</w:t>
      </w:r>
      <w:r w:rsidRPr="000F27A7">
        <w:rPr>
          <w:rFonts w:ascii="Times New Roman" w:hAnsi="Times New Roman" w:cs="Times New Roman"/>
          <w:color w:val="000000" w:themeColor="text1"/>
          <w:lang w:val="en-US"/>
        </w:rPr>
        <w:t xml:space="preserve"> expression may </w:t>
      </w:r>
      <w:r w:rsidRPr="008E2CFA">
        <w:rPr>
          <w:rFonts w:ascii="Times New Roman" w:hAnsi="Times New Roman" w:cs="Times New Roman"/>
          <w:lang w:val="en-US"/>
        </w:rPr>
        <w:t xml:space="preserve">identify a differentiated lymphoid compartment or a less terminally differentiated, memory-like immune state with greater proliferative capacity and persistence </w:t>
      </w:r>
      <w:r w:rsidR="003570CB">
        <w:rPr>
          <w:rFonts w:ascii="Times New Roman" w:hAnsi="Times New Roman" w:cs="Times New Roman"/>
          <w:lang w:val="en-US"/>
        </w:rPr>
        <w:fldChar w:fldCharType="begin"/>
      </w:r>
      <w:r w:rsidR="00C26419">
        <w:rPr>
          <w:rFonts w:ascii="Times New Roman" w:hAnsi="Times New Roman" w:cs="Times New Roman"/>
          <w:lang w:val="en-US"/>
        </w:rPr>
        <w:instrText xml:space="preserve"> ADDIN ZOTERO_ITEM CSL_CITATION {"citationID":"QroV29vq","properties":{"unsorted":false,"formattedCitation":"(46,47)","plainCitation":"(46,47)","noteIndex":0},"citationItems":[{"id":683,"uris":["http://zotero.org/users/17472926/items/EWFLZAYE"],"itemData":{"id":683,"type":"article-journal","abstract":"Purpose: Adoptive T-cell therapy using autologous tumor-infiltrating lymphocytes (TIL) has shown an overall clinical response rate 40%–50% in metastatic melanoma patients. BTLA (B-and-T lymphocyte associated) expression on transferred CD8+ TILs was associated with better clinical outcome. The suppressive function of the ITIM and ITSM motifs of BTLA is well described. Here, we sought to determine the functional characteristics of the CD8+BTLA+TIL subset and define the contribution of the Grb2 motif of BTLA in T-cell costimulation.Experimental Design: We determined the functional role and downstream signal of BTLA in both human CD8+ TILs and mouse CD8+ T cells. Functional assays were used including single-cell analysis, reverse-phase protein array (RPPA), antigen-specific vaccination models with adoptively transferred TCR-transgenic T cells as well as patient-derived xenograft (PDX) model using immunodeficient NOD-scid IL2Rgammanull (NSG) tumor-bearing mice treated with autologous TILs.Results: CD8+BTLA− TILs could not control tumor growth in vivo as well as their BTLA+ counterpart and antigen-specific CD8+BTLA− T cells had impaired recall response to a vaccine. However, CD8+BTLA+ TILs displayed improved survival following the killing of a tumor target and heightened “serial killing” capacity. Using mutants of BTLA signaling motifs, we uncovered a costimulatory function mediated by Grb2 through enhancing the secretion of IL-2 and the activation of Src after TCR stimulation.Conclusions: Our data portrays BTLA as a molecule with the singular ability to provide both costimulatory and coinhibitory signals to activated CD8+ T cells, resulting in extended survival, improved tumor control, and the development of a functional recall response. Clin Cancer Res; 23(20); 6151–64. ©2017 AACR.","container-title":"Clinical Cancer Research","DOI":"10.1158/1078-0432.CCR-16-1217","ISSN":"1078-0432","issue":"20","journalAbbreviation":"Clin Cancer Res","page":"6151-6164","source":"Silverchair","title":"Multifaceted Role of BTLA in the Control of CD8+ T-cell Fate after Antigen Encounter","volume":"23","author":[{"family":"Ritthipichai","given":"Krit"},{"family":"Haymaker","given":"Cara L."},{"family":"Martinez","given":"Melisa"},{"family":"Aschenbrenner","given":"Andrew"},{"family":"Yi","given":"Xiaohui"},{"family":"Zhang","given":"Minying"},{"family":"Kale","given":"Charuta"},{"family":"Vence","given":"Luis M."},{"family":"Roszik","given":"Jason"},{"family":"Hailemichael","given":"Yared"},{"family":"Overwijk","given":"Willem W."},{"family":"Varadarajan","given":"Navin"},{"family":"Nurieva","given":"Roza"},{"family":"Radvanyi","given":"Laszlo G."},{"family":"Hwu","given":"Patrick"},{"family":"Bernatchez","given":"Chantale"}],"issued":{"date-parts":[["2017",10,12]]}}},{"id":764,"uris":["http://zotero.org/users/17472926/items/GBLR48SP"],"itemData":{"id":764,"type":"article-journal","container-title":"OncoImmunology","DOI":"10.4161/onci.20823","ISSN":"2162-402X","issue":"5","journalAbbreviation":"OncoImmunology","language":"en","page":"735-738","source":"DOI.org (Crossref)","title":"PD-1 and BTLA and CD8&lt;sup&gt;+&lt;/sup&gt; T-cell “exhaustion” in cancer: “Exercising” an alternative viewpoint","title-short":"PD-1 and BTLA and CD8&lt;sup&gt;+&lt;/sup&gt; T-cell “exhaustion” in cancer","volume":"1","author":[{"family":"Haymaker","given":"Cara"},{"family":"Wu","given":"Richard C."},{"family":"Bernatchez","given":"Chantale"},{"family":"Radvanyi","given":"Laszlo G."}],"issued":{"date-parts":[["2012",8]]}}}],"schema":"https://github.com/citation-style-language/schema/raw/master/csl-citation.json"} </w:instrText>
      </w:r>
      <w:r w:rsidR="003570CB">
        <w:rPr>
          <w:rFonts w:ascii="Times New Roman" w:hAnsi="Times New Roman" w:cs="Times New Roman"/>
          <w:lang w:val="en-US"/>
        </w:rPr>
        <w:fldChar w:fldCharType="separate"/>
      </w:r>
      <w:r w:rsidR="00C26419" w:rsidRPr="007769E0">
        <w:rPr>
          <w:rFonts w:ascii="Times New Roman" w:hAnsi="Times New Roman" w:cs="Times New Roman"/>
        </w:rPr>
        <w:t>(46,47)</w:t>
      </w:r>
      <w:r w:rsidR="003570CB">
        <w:rPr>
          <w:rFonts w:ascii="Times New Roman" w:hAnsi="Times New Roman" w:cs="Times New Roman"/>
          <w:lang w:val="en-US"/>
        </w:rPr>
        <w:fldChar w:fldCharType="end"/>
      </w:r>
      <w:r w:rsidR="005C2D0A" w:rsidRPr="005C2D0A">
        <w:rPr>
          <w:rFonts w:ascii="Times New Roman" w:hAnsi="Times New Roman" w:cs="Times New Roman"/>
          <w:lang w:val="en-US"/>
        </w:rPr>
        <w:t xml:space="preserve">. </w:t>
      </w:r>
      <w:r w:rsidRPr="008E2CFA">
        <w:rPr>
          <w:rFonts w:ascii="Times New Roman" w:hAnsi="Times New Roman" w:cs="Times New Roman"/>
          <w:lang w:val="en-US"/>
        </w:rPr>
        <w:t xml:space="preserve">More broadly, these results suggest that response depends less on the estimated quantity of immune or stromal cells </w:t>
      </w:r>
      <w:r w:rsidRPr="008E2CFA">
        <w:rPr>
          <w:rFonts w:ascii="Times New Roman" w:hAnsi="Times New Roman" w:cs="Times New Roman"/>
          <w:lang w:val="en-US"/>
        </w:rPr>
        <w:lastRenderedPageBreak/>
        <w:t>than on the functional state of the malignant and immune compartments. However, the absence of significant differences by MCP-counter or IO360 deconvolution does not exclude contributions from rare populations, spatial organization, or cell-cell interactions that are not captured by bulk estimates.</w:t>
      </w:r>
    </w:p>
    <w:p w14:paraId="5B4A7B0F" w14:textId="77777777" w:rsidR="008E2CFA" w:rsidRDefault="008E2CFA" w:rsidP="000C3C2A">
      <w:pPr>
        <w:spacing w:after="0" w:line="480" w:lineRule="auto"/>
        <w:ind w:firstLine="709"/>
        <w:jc w:val="both"/>
        <w:rPr>
          <w:rFonts w:ascii="Times New Roman" w:hAnsi="Times New Roman" w:cs="Times New Roman"/>
          <w:lang w:val="en-US"/>
        </w:rPr>
      </w:pPr>
      <w:r w:rsidRPr="008E2CFA">
        <w:rPr>
          <w:rFonts w:ascii="Times New Roman" w:hAnsi="Times New Roman" w:cs="Times New Roman"/>
          <w:lang w:val="en-US"/>
        </w:rPr>
        <w:t xml:space="preserve">The cross-cohort analyses strengthen the clinical relevance of the 16-gene panel by showing that most associations observed in the ZUMA-7 </w:t>
      </w:r>
      <w:proofErr w:type="spellStart"/>
      <w:r w:rsidRPr="008E2CFA">
        <w:rPr>
          <w:rFonts w:ascii="Times New Roman" w:hAnsi="Times New Roman" w:cs="Times New Roman"/>
          <w:lang w:val="en-US"/>
        </w:rPr>
        <w:t>axi</w:t>
      </w:r>
      <w:proofErr w:type="spellEnd"/>
      <w:r w:rsidRPr="008E2CFA">
        <w:rPr>
          <w:rFonts w:ascii="Times New Roman" w:hAnsi="Times New Roman" w:cs="Times New Roman"/>
          <w:lang w:val="en-US"/>
        </w:rPr>
        <w:t xml:space="preserve">-cel arm were not reproduced in the ZUMA-7 standard-of-care arm or in TCGA-DLBC. This pattern supports treatment-context specificity and prioritizes the panel for further evaluation as a candidate predictive biomarker. Nevertheless, statistical significance in one treatment group and non-significance in another does not, by itself, demonstrate a differential treatment effect. Formal biomarker-by-treatment interaction testing within the randomized ZUMA-7 population, followed by validation in an independent </w:t>
      </w:r>
      <w:proofErr w:type="spellStart"/>
      <w:r w:rsidRPr="008E2CFA">
        <w:rPr>
          <w:rFonts w:ascii="Times New Roman" w:hAnsi="Times New Roman" w:cs="Times New Roman"/>
          <w:lang w:val="en-US"/>
        </w:rPr>
        <w:t>axi</w:t>
      </w:r>
      <w:proofErr w:type="spellEnd"/>
      <w:r w:rsidRPr="008E2CFA">
        <w:rPr>
          <w:rFonts w:ascii="Times New Roman" w:hAnsi="Times New Roman" w:cs="Times New Roman"/>
          <w:lang w:val="en-US"/>
        </w:rPr>
        <w:t>-cel-treated cohort, is needed before predictive specificity can be claimed. The survival analyses should also be interpreted in light of median-based dichotomization, evaluation of multiple candidate genes, and potential model overfitting relative to cohort size.</w:t>
      </w:r>
    </w:p>
    <w:p w14:paraId="47191A8A" w14:textId="7E781F9F" w:rsidR="000C3C2A" w:rsidRDefault="008E2CFA" w:rsidP="000C3C2A">
      <w:pPr>
        <w:spacing w:after="0" w:line="480" w:lineRule="auto"/>
        <w:ind w:firstLine="709"/>
        <w:jc w:val="both"/>
        <w:rPr>
          <w:rFonts w:ascii="Times New Roman" w:hAnsi="Times New Roman" w:cs="Times New Roman"/>
          <w:lang w:val="en-US"/>
        </w:rPr>
      </w:pPr>
      <w:r w:rsidRPr="008E2CFA">
        <w:rPr>
          <w:rFonts w:ascii="Times New Roman" w:hAnsi="Times New Roman" w:cs="Times New Roman"/>
          <w:lang w:val="en-US"/>
        </w:rPr>
        <w:t xml:space="preserve">Several additional limitations warrant consideration. The study is a retrospective secondary analysis of trial datasets with differences in treatment line, prior exposure, sampling schedule, clinical end points, and response definitions, limiting direct biological comparisons between ZUMA-1 and ZUMA-7. The targeted transcriptomic platform restricts discovery to a predefined gene set, while bulk RNA measurements cannot assign transcripts to specific cell types or resolve intratumoral heterogeneity and spatial immune exclusion. Some differential-expression findings were based on exploratory unadjusted thresholds, and several pathway signals did not remain significant after correction for multiple testing. Moreover, transcript abundance does not establish protein expression or functional activity. Prospective validation, formal interaction analyses, and mechanistic </w:t>
      </w:r>
      <w:r w:rsidRPr="008E2CFA">
        <w:rPr>
          <w:rFonts w:ascii="Times New Roman" w:hAnsi="Times New Roman" w:cs="Times New Roman"/>
          <w:lang w:val="en-US"/>
        </w:rPr>
        <w:lastRenderedPageBreak/>
        <w:t xml:space="preserve">experiments are therefore required. Single-cell and spatial transcriptomics, coupled with functional perturbation of candidate </w:t>
      </w:r>
      <w:r w:rsidRPr="000F27A7">
        <w:rPr>
          <w:rFonts w:ascii="Times New Roman" w:hAnsi="Times New Roman" w:cs="Times New Roman"/>
          <w:color w:val="000000" w:themeColor="text1"/>
          <w:lang w:val="en-US"/>
        </w:rPr>
        <w:t xml:space="preserve">pathways such as </w:t>
      </w:r>
      <w:r w:rsidRPr="000F27A7">
        <w:rPr>
          <w:rFonts w:ascii="Times New Roman" w:hAnsi="Times New Roman" w:cs="Times New Roman"/>
          <w:i/>
          <w:iCs/>
          <w:color w:val="000000" w:themeColor="text1"/>
          <w:lang w:val="en-US"/>
        </w:rPr>
        <w:t>CCL20</w:t>
      </w:r>
      <w:r w:rsidRPr="000F27A7">
        <w:rPr>
          <w:rFonts w:ascii="Times New Roman" w:hAnsi="Times New Roman" w:cs="Times New Roman"/>
          <w:color w:val="000000" w:themeColor="text1"/>
          <w:lang w:val="en-US"/>
        </w:rPr>
        <w:t>-</w:t>
      </w:r>
      <w:r w:rsidRPr="000F27A7">
        <w:rPr>
          <w:rFonts w:ascii="Times New Roman" w:hAnsi="Times New Roman" w:cs="Times New Roman"/>
          <w:i/>
          <w:iCs/>
          <w:color w:val="000000" w:themeColor="text1"/>
          <w:lang w:val="en-US"/>
        </w:rPr>
        <w:t>CCR6</w:t>
      </w:r>
      <w:r w:rsidRPr="000F27A7">
        <w:rPr>
          <w:rFonts w:ascii="Times New Roman" w:hAnsi="Times New Roman" w:cs="Times New Roman"/>
          <w:color w:val="000000" w:themeColor="text1"/>
          <w:lang w:val="en-US"/>
        </w:rPr>
        <w:t>, WNT signaling</w:t>
      </w:r>
      <w:r w:rsidRPr="008E2CFA">
        <w:rPr>
          <w:rFonts w:ascii="Times New Roman" w:hAnsi="Times New Roman" w:cs="Times New Roman"/>
          <w:lang w:val="en-US"/>
        </w:rPr>
        <w:t xml:space="preserve">, and adhesion/remodeling programs, could clarify whether these signatures are causal mediators of resistance and identify rational combination strategies. Overall, the results support a model in which </w:t>
      </w:r>
      <w:proofErr w:type="spellStart"/>
      <w:r w:rsidRPr="008E2CFA">
        <w:rPr>
          <w:rFonts w:ascii="Times New Roman" w:hAnsi="Times New Roman" w:cs="Times New Roman"/>
          <w:lang w:val="en-US"/>
        </w:rPr>
        <w:t>axi</w:t>
      </w:r>
      <w:proofErr w:type="spellEnd"/>
      <w:r w:rsidRPr="008E2CFA">
        <w:rPr>
          <w:rFonts w:ascii="Times New Roman" w:hAnsi="Times New Roman" w:cs="Times New Roman"/>
          <w:lang w:val="en-US"/>
        </w:rPr>
        <w:t>-cel outcome reflects the balance between preserved B-cell lineage identity and the acquisition of immune-silent or plastic tissue-remodeling states, while providing a focused set of hypotheses for biological and clinical validation.</w:t>
      </w:r>
    </w:p>
    <w:p w14:paraId="7E710206" w14:textId="77777777" w:rsidR="000C3C2A" w:rsidRDefault="000C3C2A" w:rsidP="000C3C2A">
      <w:pPr>
        <w:spacing w:after="0" w:line="480" w:lineRule="auto"/>
        <w:ind w:firstLine="709"/>
        <w:jc w:val="both"/>
        <w:rPr>
          <w:rFonts w:ascii="Times New Roman" w:hAnsi="Times New Roman" w:cs="Times New Roman"/>
          <w:lang w:val="en-US"/>
        </w:rPr>
      </w:pPr>
    </w:p>
    <w:p w14:paraId="2CFC8BA9" w14:textId="77777777" w:rsidR="000C3C2A" w:rsidRPr="000C3C2A" w:rsidRDefault="000C3C2A" w:rsidP="000C3C2A">
      <w:pPr>
        <w:spacing w:after="0" w:line="480" w:lineRule="auto"/>
        <w:jc w:val="both"/>
        <w:rPr>
          <w:rFonts w:ascii="Times New Roman" w:hAnsi="Times New Roman" w:cs="Times New Roman"/>
          <w:b/>
          <w:bCs/>
          <w:lang w:val="en-US"/>
        </w:rPr>
      </w:pPr>
      <w:r w:rsidRPr="000C3C2A">
        <w:rPr>
          <w:rFonts w:ascii="Times New Roman" w:hAnsi="Times New Roman" w:cs="Times New Roman"/>
          <w:b/>
          <w:bCs/>
          <w:lang w:val="en-US"/>
        </w:rPr>
        <w:t>Conclusion</w:t>
      </w:r>
    </w:p>
    <w:p w14:paraId="3E1991D0" w14:textId="77777777" w:rsidR="000C3C2A" w:rsidRDefault="000C3C2A" w:rsidP="000C3C2A">
      <w:pPr>
        <w:spacing w:after="0" w:line="480" w:lineRule="auto"/>
        <w:jc w:val="both"/>
        <w:rPr>
          <w:rFonts w:ascii="Times New Roman" w:hAnsi="Times New Roman" w:cs="Times New Roman"/>
          <w:lang w:val="en-US"/>
        </w:rPr>
      </w:pPr>
    </w:p>
    <w:p w14:paraId="23CBC001" w14:textId="64A60D2D" w:rsidR="009E3191" w:rsidRPr="000F27A7" w:rsidRDefault="008E2CFA" w:rsidP="009E3191">
      <w:pPr>
        <w:spacing w:after="0" w:line="480" w:lineRule="auto"/>
        <w:ind w:firstLine="709"/>
        <w:jc w:val="both"/>
        <w:rPr>
          <w:rFonts w:ascii="Times New Roman" w:hAnsi="Times New Roman" w:cs="Times New Roman"/>
          <w:color w:val="000000" w:themeColor="text1"/>
          <w:lang w:val="en-US"/>
        </w:rPr>
      </w:pPr>
      <w:r w:rsidRPr="000F27A7">
        <w:rPr>
          <w:rFonts w:ascii="Times New Roman" w:hAnsi="Times New Roman" w:cs="Times New Roman"/>
          <w:color w:val="000000" w:themeColor="text1"/>
          <w:lang w:val="en-US"/>
        </w:rPr>
        <w:t xml:space="preserve">Collectively, this study provides a valuable addition to understanding the mechanisms of resistance to anti-CD19 CAR T-cell therapy (Axi-cel) in DLBCL. Our findings indicate that therapeutic failure is not primarily dictated by the isolated loss of the </w:t>
      </w:r>
      <w:r w:rsidRPr="000F27A7">
        <w:rPr>
          <w:rFonts w:ascii="Times New Roman" w:hAnsi="Times New Roman" w:cs="Times New Roman"/>
          <w:i/>
          <w:iCs/>
          <w:color w:val="000000" w:themeColor="text1"/>
          <w:lang w:val="en-US"/>
        </w:rPr>
        <w:t>CD19</w:t>
      </w:r>
      <w:r w:rsidRPr="000F27A7">
        <w:rPr>
          <w:rFonts w:ascii="Times New Roman" w:hAnsi="Times New Roman" w:cs="Times New Roman"/>
          <w:color w:val="000000" w:themeColor="text1"/>
          <w:lang w:val="en-US"/>
        </w:rPr>
        <w:t xml:space="preserve"> antigen or pre-existing immune exhaustion within the tumor microenvironment. Instead, sensitivity to Axi-cel relies on the overall preservation of B-cell lineage phenotypic integrity (</w:t>
      </w:r>
      <w:r w:rsidRPr="000F27A7">
        <w:rPr>
          <w:rFonts w:ascii="Times New Roman" w:hAnsi="Times New Roman" w:cs="Times New Roman"/>
          <w:i/>
          <w:iCs/>
          <w:color w:val="000000" w:themeColor="text1"/>
          <w:lang w:val="en-US"/>
        </w:rPr>
        <w:t>CD19</w:t>
      </w:r>
      <w:r w:rsidRPr="000F27A7">
        <w:rPr>
          <w:rFonts w:ascii="Times New Roman" w:hAnsi="Times New Roman" w:cs="Times New Roman"/>
          <w:color w:val="000000" w:themeColor="text1"/>
          <w:lang w:val="en-US"/>
        </w:rPr>
        <w:t xml:space="preserve">, </w:t>
      </w:r>
      <w:r w:rsidRPr="000F27A7">
        <w:rPr>
          <w:rFonts w:ascii="Times New Roman" w:hAnsi="Times New Roman" w:cs="Times New Roman"/>
          <w:i/>
          <w:iCs/>
          <w:color w:val="000000" w:themeColor="text1"/>
          <w:lang w:val="en-US"/>
        </w:rPr>
        <w:t>MS4A1</w:t>
      </w:r>
      <w:r w:rsidRPr="000F27A7">
        <w:rPr>
          <w:rFonts w:ascii="Times New Roman" w:hAnsi="Times New Roman" w:cs="Times New Roman"/>
          <w:color w:val="000000" w:themeColor="text1"/>
          <w:lang w:val="en-US"/>
        </w:rPr>
        <w:t xml:space="preserve">, </w:t>
      </w:r>
      <w:r w:rsidRPr="000F27A7">
        <w:rPr>
          <w:rFonts w:ascii="Times New Roman" w:hAnsi="Times New Roman" w:cs="Times New Roman"/>
          <w:i/>
          <w:iCs/>
          <w:color w:val="000000" w:themeColor="text1"/>
          <w:lang w:val="en-US"/>
        </w:rPr>
        <w:t>TNFRSF17</w:t>
      </w:r>
      <w:r w:rsidRPr="000F27A7">
        <w:rPr>
          <w:rFonts w:ascii="Times New Roman" w:hAnsi="Times New Roman" w:cs="Times New Roman"/>
          <w:color w:val="000000" w:themeColor="text1"/>
          <w:lang w:val="en-US"/>
        </w:rPr>
        <w:t>) and the functional competence of immune signaling (</w:t>
      </w:r>
      <w:r w:rsidRPr="000F27A7">
        <w:rPr>
          <w:rFonts w:ascii="Times New Roman" w:hAnsi="Times New Roman" w:cs="Times New Roman"/>
          <w:i/>
          <w:iCs/>
          <w:color w:val="000000" w:themeColor="text1"/>
          <w:lang w:val="en-US"/>
        </w:rPr>
        <w:t>IRF8</w:t>
      </w:r>
      <w:r w:rsidRPr="000F27A7">
        <w:rPr>
          <w:rFonts w:ascii="Times New Roman" w:hAnsi="Times New Roman" w:cs="Times New Roman"/>
          <w:color w:val="000000" w:themeColor="text1"/>
          <w:lang w:val="en-US"/>
        </w:rPr>
        <w:t xml:space="preserve">, </w:t>
      </w:r>
      <w:r w:rsidRPr="000F27A7">
        <w:rPr>
          <w:rFonts w:ascii="Times New Roman" w:hAnsi="Times New Roman" w:cs="Times New Roman"/>
          <w:i/>
          <w:iCs/>
          <w:color w:val="000000" w:themeColor="text1"/>
          <w:lang w:val="en-US"/>
        </w:rPr>
        <w:t>HLA-DOB</w:t>
      </w:r>
      <w:r w:rsidRPr="000F27A7">
        <w:rPr>
          <w:rFonts w:ascii="Times New Roman" w:hAnsi="Times New Roman" w:cs="Times New Roman"/>
          <w:color w:val="000000" w:themeColor="text1"/>
          <w:lang w:val="en-US"/>
        </w:rPr>
        <w:t xml:space="preserve">, </w:t>
      </w:r>
      <w:r w:rsidRPr="000F27A7">
        <w:rPr>
          <w:rFonts w:ascii="Times New Roman" w:hAnsi="Times New Roman" w:cs="Times New Roman"/>
          <w:i/>
          <w:iCs/>
          <w:color w:val="000000" w:themeColor="text1"/>
          <w:lang w:val="en-US"/>
        </w:rPr>
        <w:t>BTLA</w:t>
      </w:r>
      <w:r w:rsidRPr="000F27A7">
        <w:rPr>
          <w:rFonts w:ascii="Times New Roman" w:hAnsi="Times New Roman" w:cs="Times New Roman"/>
          <w:color w:val="000000" w:themeColor="text1"/>
          <w:lang w:val="en-US"/>
        </w:rPr>
        <w:t xml:space="preserve">). Conversely, early therapeutic escape is driven by intrinsic biological determinants of the malignant clone, including the loss of lymphoid differentiation, the activation of tissue remodeling and epithelial-mesenchymal transition-like programs (EMT-like; mediated by </w:t>
      </w:r>
      <w:r w:rsidRPr="000F27A7">
        <w:rPr>
          <w:rFonts w:ascii="Times New Roman" w:hAnsi="Times New Roman" w:cs="Times New Roman"/>
          <w:i/>
          <w:iCs/>
          <w:color w:val="000000" w:themeColor="text1"/>
          <w:lang w:val="en-US"/>
        </w:rPr>
        <w:t>CDH2</w:t>
      </w:r>
      <w:r w:rsidRPr="000F27A7">
        <w:rPr>
          <w:rFonts w:ascii="Times New Roman" w:hAnsi="Times New Roman" w:cs="Times New Roman"/>
          <w:color w:val="000000" w:themeColor="text1"/>
          <w:lang w:val="en-US"/>
        </w:rPr>
        <w:t xml:space="preserve"> and </w:t>
      </w:r>
      <w:r w:rsidRPr="000F27A7">
        <w:rPr>
          <w:rFonts w:ascii="Times New Roman" w:hAnsi="Times New Roman" w:cs="Times New Roman"/>
          <w:i/>
          <w:iCs/>
          <w:color w:val="000000" w:themeColor="text1"/>
          <w:lang w:val="en-US"/>
        </w:rPr>
        <w:t>NCAM1</w:t>
      </w:r>
      <w:r w:rsidRPr="000F27A7">
        <w:rPr>
          <w:rFonts w:ascii="Times New Roman" w:hAnsi="Times New Roman" w:cs="Times New Roman"/>
          <w:color w:val="000000" w:themeColor="text1"/>
          <w:lang w:val="en-US"/>
        </w:rPr>
        <w:t>), immune-excluding chemotaxis (</w:t>
      </w:r>
      <w:r w:rsidRPr="000F27A7">
        <w:rPr>
          <w:rFonts w:ascii="Times New Roman" w:hAnsi="Times New Roman" w:cs="Times New Roman"/>
          <w:i/>
          <w:iCs/>
          <w:color w:val="000000" w:themeColor="text1"/>
          <w:lang w:val="en-US"/>
        </w:rPr>
        <w:t>CCL20</w:t>
      </w:r>
      <w:r w:rsidRPr="000F27A7">
        <w:rPr>
          <w:rFonts w:ascii="Times New Roman" w:hAnsi="Times New Roman" w:cs="Times New Roman"/>
          <w:color w:val="000000" w:themeColor="text1"/>
          <w:lang w:val="en-US"/>
        </w:rPr>
        <w:t>), and a baseline hyperaggressive state (</w:t>
      </w:r>
      <w:r w:rsidRPr="000F27A7">
        <w:rPr>
          <w:rFonts w:ascii="Times New Roman" w:hAnsi="Times New Roman" w:cs="Times New Roman"/>
          <w:i/>
          <w:iCs/>
          <w:color w:val="000000" w:themeColor="text1"/>
          <w:lang w:val="en-US"/>
        </w:rPr>
        <w:t>WNT11</w:t>
      </w:r>
      <w:r w:rsidRPr="000F27A7">
        <w:rPr>
          <w:rFonts w:ascii="Times New Roman" w:hAnsi="Times New Roman" w:cs="Times New Roman"/>
          <w:color w:val="000000" w:themeColor="text1"/>
          <w:lang w:val="en-US"/>
        </w:rPr>
        <w:t>).</w:t>
      </w:r>
    </w:p>
    <w:p w14:paraId="7F9CA39C" w14:textId="396449FD" w:rsidR="009E6639" w:rsidRPr="000F27A7" w:rsidRDefault="008E2CFA" w:rsidP="00B77446">
      <w:pPr>
        <w:spacing w:after="0" w:line="480" w:lineRule="auto"/>
        <w:ind w:firstLine="709"/>
        <w:jc w:val="both"/>
        <w:rPr>
          <w:rFonts w:ascii="Times New Roman" w:hAnsi="Times New Roman" w:cs="Times New Roman"/>
          <w:color w:val="000000" w:themeColor="text1"/>
          <w:lang w:val="en-US"/>
        </w:rPr>
      </w:pPr>
      <w:r w:rsidRPr="000F27A7">
        <w:rPr>
          <w:rFonts w:ascii="Times New Roman" w:hAnsi="Times New Roman" w:cs="Times New Roman"/>
          <w:color w:val="000000" w:themeColor="text1"/>
          <w:lang w:val="en-US"/>
        </w:rPr>
        <w:t xml:space="preserve">Orthogonal validation confirmed that this transcriptomic signature possesses strict predictive specificity for cellular immunotherapy, distinguishing it from agnostic resistance markers to conventional chemotherapy. From a translational perspective, </w:t>
      </w:r>
      <w:r w:rsidRPr="000F27A7">
        <w:rPr>
          <w:rFonts w:ascii="Times New Roman" w:hAnsi="Times New Roman" w:cs="Times New Roman"/>
          <w:color w:val="000000" w:themeColor="text1"/>
          <w:lang w:val="en-US"/>
        </w:rPr>
        <w:lastRenderedPageBreak/>
        <w:t>characterizing these evasion axes helps to better understand the heterogeneity of CAR T-cell response, establishing a rational foundation for pre-treatment risk stratification and providing promising biological targets for the development of combination strategies as well as the design of next-generation CAR T-cells engineered to overcome the refractory tumor microenvironment</w:t>
      </w:r>
      <w:r w:rsidR="009E3191" w:rsidRPr="000F27A7">
        <w:rPr>
          <w:rFonts w:ascii="Times New Roman" w:hAnsi="Times New Roman" w:cs="Times New Roman"/>
          <w:color w:val="000000" w:themeColor="text1"/>
          <w:lang w:val="en-US"/>
        </w:rPr>
        <w:t>.</w:t>
      </w:r>
    </w:p>
    <w:p w14:paraId="7DD0BD7B" w14:textId="77777777" w:rsidR="009E6639" w:rsidRDefault="009E6639" w:rsidP="00B77446">
      <w:pPr>
        <w:spacing w:after="0" w:line="480" w:lineRule="auto"/>
        <w:jc w:val="both"/>
        <w:rPr>
          <w:rFonts w:ascii="Times New Roman" w:hAnsi="Times New Roman" w:cs="Times New Roman"/>
          <w:lang w:val="en-US"/>
        </w:rPr>
      </w:pPr>
    </w:p>
    <w:p w14:paraId="442287E0" w14:textId="78DC9572" w:rsidR="00A34D3D" w:rsidRPr="00525070" w:rsidRDefault="00525070" w:rsidP="00B77446">
      <w:pPr>
        <w:spacing w:after="0" w:line="480" w:lineRule="auto"/>
        <w:jc w:val="both"/>
        <w:rPr>
          <w:rFonts w:ascii="Times New Roman" w:hAnsi="Times New Roman" w:cs="Times New Roman"/>
          <w:b/>
          <w:bCs/>
          <w:lang w:val="en-US"/>
        </w:rPr>
      </w:pPr>
      <w:r w:rsidRPr="008E2CFA">
        <w:rPr>
          <w:rFonts w:ascii="Times New Roman" w:hAnsi="Times New Roman" w:cs="Times New Roman"/>
          <w:b/>
          <w:bCs/>
          <w:highlight w:val="green"/>
          <w:lang w:val="en-US"/>
        </w:rPr>
        <w:t>Contributors</w:t>
      </w:r>
      <w:r w:rsidRPr="00525070">
        <w:rPr>
          <w:rFonts w:ascii="Times New Roman" w:hAnsi="Times New Roman" w:cs="Times New Roman"/>
          <w:b/>
          <w:bCs/>
          <w:lang w:val="en-US"/>
        </w:rPr>
        <w:t>:</w:t>
      </w:r>
    </w:p>
    <w:p w14:paraId="2BCEE053" w14:textId="77777777" w:rsidR="00525070" w:rsidRDefault="00525070" w:rsidP="00B77446">
      <w:pPr>
        <w:spacing w:after="0" w:line="480" w:lineRule="auto"/>
        <w:jc w:val="both"/>
        <w:rPr>
          <w:rFonts w:ascii="Times New Roman" w:hAnsi="Times New Roman" w:cs="Times New Roman"/>
          <w:lang w:val="en-US"/>
        </w:rPr>
      </w:pPr>
    </w:p>
    <w:p w14:paraId="6310E2DF" w14:textId="36CC35D5" w:rsidR="00525070" w:rsidRPr="00525070" w:rsidRDefault="00525070" w:rsidP="00B77446">
      <w:pPr>
        <w:spacing w:after="0" w:line="480" w:lineRule="auto"/>
        <w:jc w:val="both"/>
        <w:rPr>
          <w:rFonts w:ascii="Times New Roman" w:hAnsi="Times New Roman" w:cs="Times New Roman"/>
          <w:b/>
          <w:bCs/>
          <w:lang w:val="en-US"/>
        </w:rPr>
      </w:pPr>
      <w:r w:rsidRPr="008E2CFA">
        <w:rPr>
          <w:rFonts w:ascii="Times New Roman" w:hAnsi="Times New Roman" w:cs="Times New Roman"/>
          <w:b/>
          <w:bCs/>
          <w:highlight w:val="green"/>
          <w:lang w:val="en-US"/>
        </w:rPr>
        <w:t>Funding</w:t>
      </w:r>
      <w:r w:rsidRPr="00525070">
        <w:rPr>
          <w:rFonts w:ascii="Times New Roman" w:hAnsi="Times New Roman" w:cs="Times New Roman"/>
          <w:b/>
          <w:bCs/>
          <w:lang w:val="en-US"/>
        </w:rPr>
        <w:t xml:space="preserve">: </w:t>
      </w:r>
    </w:p>
    <w:p w14:paraId="7EE7F76D" w14:textId="77777777" w:rsidR="00525070" w:rsidRDefault="00525070" w:rsidP="00B77446">
      <w:pPr>
        <w:spacing w:after="0" w:line="480" w:lineRule="auto"/>
        <w:jc w:val="both"/>
        <w:rPr>
          <w:rFonts w:ascii="Times New Roman" w:hAnsi="Times New Roman" w:cs="Times New Roman"/>
          <w:lang w:val="en-US"/>
        </w:rPr>
      </w:pPr>
    </w:p>
    <w:p w14:paraId="286DBA6B" w14:textId="77777777" w:rsidR="00525070" w:rsidRDefault="00525070" w:rsidP="00525070">
      <w:pPr>
        <w:rPr>
          <w:rFonts w:ascii="Times New Roman" w:hAnsi="Times New Roman" w:cs="Times New Roman"/>
          <w:b/>
          <w:bCs/>
          <w:lang w:val="en-US"/>
        </w:rPr>
      </w:pPr>
      <w:r w:rsidRPr="00525070">
        <w:rPr>
          <w:rFonts w:ascii="Times New Roman" w:hAnsi="Times New Roman" w:cs="Times New Roman"/>
          <w:b/>
          <w:bCs/>
          <w:lang w:val="en-US"/>
        </w:rPr>
        <w:t>Data availability statement</w:t>
      </w:r>
    </w:p>
    <w:p w14:paraId="16A56382" w14:textId="77777777" w:rsidR="00525070" w:rsidRPr="00525070" w:rsidRDefault="00525070" w:rsidP="00525070">
      <w:pPr>
        <w:rPr>
          <w:rFonts w:ascii="Times New Roman" w:hAnsi="Times New Roman" w:cs="Times New Roman"/>
          <w:b/>
          <w:bCs/>
          <w:lang w:val="en-US"/>
        </w:rPr>
      </w:pPr>
    </w:p>
    <w:p w14:paraId="64F90AAA" w14:textId="7FCE105A" w:rsidR="00525070" w:rsidRDefault="00525070" w:rsidP="00B77446">
      <w:pPr>
        <w:spacing w:after="0" w:line="480" w:lineRule="auto"/>
        <w:jc w:val="both"/>
        <w:rPr>
          <w:rFonts w:ascii="Times New Roman" w:hAnsi="Times New Roman" w:cs="Times New Roman"/>
          <w:lang w:val="en-US"/>
        </w:rPr>
      </w:pPr>
      <w:r w:rsidRPr="00525070">
        <w:rPr>
          <w:rFonts w:ascii="Times New Roman" w:hAnsi="Times New Roman" w:cs="Times New Roman"/>
          <w:lang w:val="en-US"/>
        </w:rPr>
        <w:t xml:space="preserve">The transcriptomic datasets analyzed in this study are publicly available. The ZUMA-1 and ZUMA-7 cohort data can be found in the Gene Expression Omnibus (GEO) repository under accession numbers GSE197977 and GSE248835, respectively. The TCGA-DLBC cohort data are available through the GDC portal. To ensure full transparency and methodological reproducibility, all custom analytical code, R scripts, and computational pipelines developed for this manuscript have been deposited and are freely accessible in the GitHub repository at: </w:t>
      </w:r>
      <w:hyperlink r:id="rId22" w:history="1">
        <w:r w:rsidRPr="00525070">
          <w:rPr>
            <w:rStyle w:val="Hyperlink"/>
            <w:rFonts w:ascii="Times New Roman" w:hAnsi="Times New Roman" w:cs="Times New Roman"/>
            <w:lang w:val="en-US"/>
          </w:rPr>
          <w:t>https://github.com/jeanssresende/DLBCL-CD19-Analysis</w:t>
        </w:r>
      </w:hyperlink>
      <w:r w:rsidRPr="00525070">
        <w:rPr>
          <w:rFonts w:ascii="Times New Roman" w:hAnsi="Times New Roman" w:cs="Times New Roman"/>
          <w:lang w:val="en-US"/>
        </w:rPr>
        <w:t>.</w:t>
      </w:r>
    </w:p>
    <w:p w14:paraId="165B45A0" w14:textId="77777777" w:rsidR="00A34D3D" w:rsidRDefault="00A34D3D" w:rsidP="00B77446">
      <w:pPr>
        <w:spacing w:after="0" w:line="480" w:lineRule="auto"/>
        <w:jc w:val="both"/>
        <w:rPr>
          <w:rFonts w:ascii="Times New Roman" w:hAnsi="Times New Roman" w:cs="Times New Roman"/>
          <w:lang w:val="en-US"/>
        </w:rPr>
      </w:pPr>
    </w:p>
    <w:p w14:paraId="45ED7F07" w14:textId="77777777" w:rsidR="00525070" w:rsidRPr="00525070" w:rsidRDefault="00525070" w:rsidP="00525070">
      <w:pPr>
        <w:rPr>
          <w:rFonts w:ascii="Times New Roman" w:hAnsi="Times New Roman" w:cs="Times New Roman"/>
          <w:b/>
          <w:bCs/>
          <w:lang w:val="en-US"/>
        </w:rPr>
      </w:pPr>
      <w:r w:rsidRPr="008E2CFA">
        <w:rPr>
          <w:rFonts w:ascii="Times New Roman" w:hAnsi="Times New Roman" w:cs="Times New Roman"/>
          <w:b/>
          <w:bCs/>
          <w:highlight w:val="green"/>
          <w:lang w:val="en-US"/>
        </w:rPr>
        <w:t>Ethics statements</w:t>
      </w:r>
    </w:p>
    <w:p w14:paraId="1EB20353" w14:textId="77777777" w:rsidR="00525070" w:rsidRDefault="00525070" w:rsidP="00B77446">
      <w:pPr>
        <w:spacing w:after="0" w:line="480" w:lineRule="auto"/>
        <w:jc w:val="both"/>
        <w:rPr>
          <w:rFonts w:ascii="Times New Roman" w:hAnsi="Times New Roman" w:cs="Times New Roman"/>
          <w:lang w:val="en-US"/>
        </w:rPr>
      </w:pPr>
    </w:p>
    <w:p w14:paraId="3BC85753" w14:textId="336D633F" w:rsidR="00525070" w:rsidRPr="00525070" w:rsidRDefault="00525070" w:rsidP="00B77446">
      <w:pPr>
        <w:spacing w:after="0" w:line="480" w:lineRule="auto"/>
        <w:jc w:val="both"/>
        <w:rPr>
          <w:rFonts w:ascii="Times New Roman" w:hAnsi="Times New Roman" w:cs="Times New Roman"/>
          <w:b/>
          <w:bCs/>
          <w:lang w:val="en-US"/>
        </w:rPr>
      </w:pPr>
      <w:r w:rsidRPr="008E2CFA">
        <w:rPr>
          <w:rFonts w:ascii="Times New Roman" w:hAnsi="Times New Roman" w:cs="Times New Roman"/>
          <w:b/>
          <w:bCs/>
          <w:highlight w:val="green"/>
          <w:lang w:val="en-US"/>
        </w:rPr>
        <w:t>Acknowledgements</w:t>
      </w:r>
    </w:p>
    <w:p w14:paraId="6037EF59" w14:textId="77777777" w:rsidR="00525070" w:rsidRDefault="00525070" w:rsidP="00B77446">
      <w:pPr>
        <w:spacing w:after="0" w:line="480" w:lineRule="auto"/>
        <w:jc w:val="both"/>
        <w:rPr>
          <w:rFonts w:ascii="Times New Roman" w:hAnsi="Times New Roman" w:cs="Times New Roman"/>
          <w:lang w:val="en-US"/>
        </w:rPr>
      </w:pPr>
    </w:p>
    <w:p w14:paraId="5BC831D5" w14:textId="2B4CD766" w:rsidR="009E6639" w:rsidRPr="009E6639" w:rsidRDefault="009E6639" w:rsidP="00B77446">
      <w:pPr>
        <w:spacing w:after="0" w:line="480" w:lineRule="auto"/>
        <w:jc w:val="both"/>
        <w:rPr>
          <w:rFonts w:ascii="Times New Roman" w:hAnsi="Times New Roman" w:cs="Times New Roman"/>
          <w:b/>
          <w:bCs/>
          <w:lang w:val="en-US"/>
        </w:rPr>
      </w:pPr>
      <w:r w:rsidRPr="009E6639">
        <w:rPr>
          <w:rFonts w:ascii="Times New Roman" w:hAnsi="Times New Roman" w:cs="Times New Roman"/>
          <w:b/>
          <w:bCs/>
          <w:lang w:val="en-US"/>
        </w:rPr>
        <w:t>Reference</w:t>
      </w:r>
    </w:p>
    <w:p w14:paraId="78D74188" w14:textId="77777777" w:rsidR="009E6639" w:rsidRPr="00B77446" w:rsidRDefault="009E6639" w:rsidP="00B77446">
      <w:pPr>
        <w:spacing w:after="0" w:line="480" w:lineRule="auto"/>
        <w:jc w:val="both"/>
        <w:rPr>
          <w:rFonts w:ascii="Times New Roman" w:hAnsi="Times New Roman" w:cs="Times New Roman"/>
          <w:lang w:val="en-US"/>
        </w:rPr>
      </w:pPr>
    </w:p>
    <w:p w14:paraId="22BB9A88" w14:textId="77777777" w:rsidR="00C26419" w:rsidRPr="007769E0" w:rsidRDefault="009E6639" w:rsidP="007769E0">
      <w:pPr>
        <w:pStyle w:val="Bibliografia"/>
        <w:rPr>
          <w:lang w:val="en-US"/>
        </w:rPr>
      </w:pPr>
      <w:r w:rsidRPr="00B77446">
        <w:rPr>
          <w:lang w:val="en-US"/>
        </w:rPr>
        <w:fldChar w:fldCharType="begin"/>
      </w:r>
      <w:r w:rsidRPr="00B77446">
        <w:rPr>
          <w:lang w:val="en-US"/>
        </w:rPr>
        <w:instrText xml:space="preserve"> ADDIN ZOTERO_BIBL {"uncited":[],"omitted":[],"custom":[]} CSL_BIBLIOGRAPHY </w:instrText>
      </w:r>
      <w:r w:rsidRPr="00B77446">
        <w:rPr>
          <w:lang w:val="en-US"/>
        </w:rPr>
        <w:fldChar w:fldCharType="separate"/>
      </w:r>
      <w:r w:rsidR="00C26419" w:rsidRPr="007769E0">
        <w:rPr>
          <w:lang w:val="en-US"/>
        </w:rPr>
        <w:t>1.</w:t>
      </w:r>
      <w:r w:rsidR="00C26419" w:rsidRPr="007769E0">
        <w:rPr>
          <w:lang w:val="en-US"/>
        </w:rPr>
        <w:tab/>
        <w:t xml:space="preserve">Crump M, </w:t>
      </w:r>
      <w:proofErr w:type="spellStart"/>
      <w:r w:rsidR="00C26419" w:rsidRPr="007769E0">
        <w:rPr>
          <w:lang w:val="en-US"/>
        </w:rPr>
        <w:t>Neelapu</w:t>
      </w:r>
      <w:proofErr w:type="spellEnd"/>
      <w:r w:rsidR="00C26419" w:rsidRPr="007769E0">
        <w:rPr>
          <w:lang w:val="en-US"/>
        </w:rPr>
        <w:t xml:space="preserve"> SS, Farooq U, Van Den Neste E, Kuruvilla J, Westin J, et al. Outcomes in refractory diffuse large B-cell lymphoma: results from the international SCHOLAR-1 study. Blood. 19 de </w:t>
      </w:r>
      <w:proofErr w:type="spellStart"/>
      <w:r w:rsidR="00C26419" w:rsidRPr="007769E0">
        <w:rPr>
          <w:lang w:val="en-US"/>
        </w:rPr>
        <w:t>outubro</w:t>
      </w:r>
      <w:proofErr w:type="spellEnd"/>
      <w:r w:rsidR="00C26419" w:rsidRPr="007769E0">
        <w:rPr>
          <w:lang w:val="en-US"/>
        </w:rPr>
        <w:t xml:space="preserve"> de 2017;130(16):1800–8. doi:10.1182/blood-2017-03-769620</w:t>
      </w:r>
    </w:p>
    <w:p w14:paraId="12241E7D" w14:textId="77777777" w:rsidR="00C26419" w:rsidRPr="007769E0" w:rsidRDefault="00C26419" w:rsidP="007769E0">
      <w:pPr>
        <w:pStyle w:val="Bibliografia"/>
        <w:rPr>
          <w:lang w:val="en-US"/>
        </w:rPr>
      </w:pPr>
      <w:r w:rsidRPr="007769E0">
        <w:rPr>
          <w:lang w:val="en-US"/>
        </w:rPr>
        <w:t>2.</w:t>
      </w:r>
      <w:r w:rsidRPr="007769E0">
        <w:rPr>
          <w:lang w:val="en-US"/>
        </w:rPr>
        <w:tab/>
        <w:t xml:space="preserve">Sehn LH, Salles G. Diffuse Large B-Cell Lymphoma. N Engl J Med. 4 de </w:t>
      </w:r>
      <w:proofErr w:type="spellStart"/>
      <w:r w:rsidRPr="007769E0">
        <w:rPr>
          <w:lang w:val="en-US"/>
        </w:rPr>
        <w:t>março</w:t>
      </w:r>
      <w:proofErr w:type="spellEnd"/>
      <w:r w:rsidRPr="007769E0">
        <w:rPr>
          <w:lang w:val="en-US"/>
        </w:rPr>
        <w:t xml:space="preserve"> de 2021;384(9):842–58. doi:10.1056/NEJMra2027612 PubMed PMID: 33657296; PubMed Central PMCID: PMC8377611.</w:t>
      </w:r>
    </w:p>
    <w:p w14:paraId="0EB2550A" w14:textId="77777777" w:rsidR="00C26419" w:rsidRPr="007769E0" w:rsidRDefault="00C26419" w:rsidP="007769E0">
      <w:pPr>
        <w:pStyle w:val="Bibliografia"/>
        <w:rPr>
          <w:lang w:val="en-US"/>
        </w:rPr>
      </w:pPr>
      <w:r w:rsidRPr="007769E0">
        <w:rPr>
          <w:lang w:val="en-US"/>
        </w:rPr>
        <w:t>3.</w:t>
      </w:r>
      <w:r w:rsidRPr="007769E0">
        <w:rPr>
          <w:lang w:val="en-US"/>
        </w:rPr>
        <w:tab/>
        <w:t xml:space="preserve">Locke FL, Miklos DB, Jacobson CA, Perales MA, Kersten MJ, Oluwole OO, et al. </w:t>
      </w:r>
      <w:proofErr w:type="spellStart"/>
      <w:r w:rsidRPr="007769E0">
        <w:rPr>
          <w:lang w:val="en-US"/>
        </w:rPr>
        <w:t>Axicabtagene</w:t>
      </w:r>
      <w:proofErr w:type="spellEnd"/>
      <w:r w:rsidRPr="007769E0">
        <w:rPr>
          <w:lang w:val="en-US"/>
        </w:rPr>
        <w:t xml:space="preserve"> </w:t>
      </w:r>
      <w:proofErr w:type="spellStart"/>
      <w:r w:rsidRPr="007769E0">
        <w:rPr>
          <w:lang w:val="en-US"/>
        </w:rPr>
        <w:t>Ciloleucel</w:t>
      </w:r>
      <w:proofErr w:type="spellEnd"/>
      <w:r w:rsidRPr="007769E0">
        <w:rPr>
          <w:lang w:val="en-US"/>
        </w:rPr>
        <w:t xml:space="preserve"> as Second-Line Therapy for Large B-Cell Lymphoma. N Engl J Med. 16 de </w:t>
      </w:r>
      <w:proofErr w:type="spellStart"/>
      <w:r w:rsidRPr="007769E0">
        <w:rPr>
          <w:lang w:val="en-US"/>
        </w:rPr>
        <w:t>fevereiro</w:t>
      </w:r>
      <w:proofErr w:type="spellEnd"/>
      <w:r w:rsidRPr="007769E0">
        <w:rPr>
          <w:lang w:val="en-US"/>
        </w:rPr>
        <w:t xml:space="preserve"> de 2022;386(7):640–54. doi:10.1056/NEJMoa2116133</w:t>
      </w:r>
    </w:p>
    <w:p w14:paraId="6A7519E0" w14:textId="77777777" w:rsidR="00C26419" w:rsidRPr="007769E0" w:rsidRDefault="00C26419" w:rsidP="007769E0">
      <w:pPr>
        <w:pStyle w:val="Bibliografia"/>
        <w:rPr>
          <w:lang w:val="en-US"/>
        </w:rPr>
      </w:pPr>
      <w:r w:rsidRPr="007769E0">
        <w:rPr>
          <w:lang w:val="en-US"/>
        </w:rPr>
        <w:t>4.</w:t>
      </w:r>
      <w:r w:rsidRPr="007769E0">
        <w:rPr>
          <w:lang w:val="en-US"/>
        </w:rPr>
        <w:tab/>
      </w:r>
      <w:proofErr w:type="spellStart"/>
      <w:r w:rsidRPr="007769E0">
        <w:rPr>
          <w:lang w:val="en-US"/>
        </w:rPr>
        <w:t>Neelapu</w:t>
      </w:r>
      <w:proofErr w:type="spellEnd"/>
      <w:r w:rsidRPr="007769E0">
        <w:rPr>
          <w:lang w:val="en-US"/>
        </w:rPr>
        <w:t xml:space="preserve"> SS, Locke FL, Bartlett NL, </w:t>
      </w:r>
      <w:proofErr w:type="spellStart"/>
      <w:r w:rsidRPr="007769E0">
        <w:rPr>
          <w:lang w:val="en-US"/>
        </w:rPr>
        <w:t>Lekakis</w:t>
      </w:r>
      <w:proofErr w:type="spellEnd"/>
      <w:r w:rsidRPr="007769E0">
        <w:rPr>
          <w:lang w:val="en-US"/>
        </w:rPr>
        <w:t xml:space="preserve"> LJ, Miklos DB, Jacobson CA, et al. </w:t>
      </w:r>
      <w:proofErr w:type="spellStart"/>
      <w:r w:rsidRPr="007769E0">
        <w:rPr>
          <w:lang w:val="en-US"/>
        </w:rPr>
        <w:t>Axicabtagene</w:t>
      </w:r>
      <w:proofErr w:type="spellEnd"/>
      <w:r w:rsidRPr="007769E0">
        <w:rPr>
          <w:lang w:val="en-US"/>
        </w:rPr>
        <w:t xml:space="preserve"> </w:t>
      </w:r>
      <w:proofErr w:type="spellStart"/>
      <w:r w:rsidRPr="007769E0">
        <w:rPr>
          <w:lang w:val="en-US"/>
        </w:rPr>
        <w:t>Ciloleucel</w:t>
      </w:r>
      <w:proofErr w:type="spellEnd"/>
      <w:r w:rsidRPr="007769E0">
        <w:rPr>
          <w:lang w:val="en-US"/>
        </w:rPr>
        <w:t xml:space="preserve"> CAR T-Cell Therapy in Refractory Large B-Cell Lymphoma. N Engl J Med. 28 de </w:t>
      </w:r>
      <w:proofErr w:type="spellStart"/>
      <w:r w:rsidRPr="007769E0">
        <w:rPr>
          <w:lang w:val="en-US"/>
        </w:rPr>
        <w:t>dezembro</w:t>
      </w:r>
      <w:proofErr w:type="spellEnd"/>
      <w:r w:rsidRPr="007769E0">
        <w:rPr>
          <w:lang w:val="en-US"/>
        </w:rPr>
        <w:t xml:space="preserve"> de 2017;377(26):2531–44. doi:10.1056/NEJMoa1707447</w:t>
      </w:r>
    </w:p>
    <w:p w14:paraId="296E9DE3" w14:textId="77777777" w:rsidR="00C26419" w:rsidRPr="007769E0" w:rsidRDefault="00C26419" w:rsidP="007769E0">
      <w:pPr>
        <w:pStyle w:val="Bibliografia"/>
        <w:rPr>
          <w:lang w:val="en-US"/>
        </w:rPr>
      </w:pPr>
      <w:r w:rsidRPr="007769E0">
        <w:rPr>
          <w:lang w:val="en-US"/>
        </w:rPr>
        <w:t>5.</w:t>
      </w:r>
      <w:r w:rsidRPr="007769E0">
        <w:rPr>
          <w:lang w:val="en-US"/>
        </w:rPr>
        <w:tab/>
        <w:t xml:space="preserve">Jain M, </w:t>
      </w:r>
      <w:proofErr w:type="spellStart"/>
      <w:r w:rsidRPr="007769E0">
        <w:rPr>
          <w:lang w:val="en-US"/>
        </w:rPr>
        <w:t>Ziccheddu</w:t>
      </w:r>
      <w:proofErr w:type="spellEnd"/>
      <w:r w:rsidRPr="007769E0">
        <w:rPr>
          <w:lang w:val="en-US"/>
        </w:rPr>
        <w:t xml:space="preserve"> B, Coughlin C, </w:t>
      </w:r>
      <w:proofErr w:type="spellStart"/>
      <w:r w:rsidRPr="007769E0">
        <w:rPr>
          <w:lang w:val="en-US"/>
        </w:rPr>
        <w:t>Faramand</w:t>
      </w:r>
      <w:proofErr w:type="spellEnd"/>
      <w:r w:rsidRPr="007769E0">
        <w:rPr>
          <w:lang w:val="en-US"/>
        </w:rPr>
        <w:t xml:space="preserve"> R, Griswold A, Reid K, et al. 675 Genomic drivers of large B-cell lymphoma resistance to CD19 CAR-T therapy. J </w:t>
      </w:r>
      <w:proofErr w:type="spellStart"/>
      <w:r w:rsidRPr="007769E0">
        <w:rPr>
          <w:lang w:val="en-US"/>
        </w:rPr>
        <w:t>Immunother</w:t>
      </w:r>
      <w:proofErr w:type="spellEnd"/>
      <w:r w:rsidRPr="007769E0">
        <w:rPr>
          <w:lang w:val="en-US"/>
        </w:rPr>
        <w:t xml:space="preserve"> Cancer. 10 de </w:t>
      </w:r>
      <w:proofErr w:type="spellStart"/>
      <w:r w:rsidRPr="007769E0">
        <w:rPr>
          <w:lang w:val="en-US"/>
        </w:rPr>
        <w:t>novembro</w:t>
      </w:r>
      <w:proofErr w:type="spellEnd"/>
      <w:r w:rsidRPr="007769E0">
        <w:rPr>
          <w:lang w:val="en-US"/>
        </w:rPr>
        <w:t xml:space="preserve"> de 2021;9(Suppl 2). doi:10.1136/jitc-2021-SITC2021.675 PubMed PMID: 10.1136/jitc-2021-SITC2021.675.</w:t>
      </w:r>
    </w:p>
    <w:p w14:paraId="13ABDC71" w14:textId="77777777" w:rsidR="00C26419" w:rsidRPr="007769E0" w:rsidRDefault="00C26419" w:rsidP="007769E0">
      <w:pPr>
        <w:pStyle w:val="Bibliografia"/>
        <w:rPr>
          <w:lang w:val="en-US"/>
        </w:rPr>
      </w:pPr>
      <w:r w:rsidRPr="007769E0">
        <w:rPr>
          <w:lang w:val="en-US"/>
        </w:rPr>
        <w:t>6.</w:t>
      </w:r>
      <w:r w:rsidRPr="007769E0">
        <w:rPr>
          <w:lang w:val="en-US"/>
        </w:rPr>
        <w:tab/>
      </w:r>
      <w:proofErr w:type="spellStart"/>
      <w:r w:rsidRPr="007769E0">
        <w:rPr>
          <w:lang w:val="en-US"/>
        </w:rPr>
        <w:t>Majzner</w:t>
      </w:r>
      <w:proofErr w:type="spellEnd"/>
      <w:r w:rsidRPr="007769E0">
        <w:rPr>
          <w:lang w:val="en-US"/>
        </w:rPr>
        <w:t xml:space="preserve"> RG, </w:t>
      </w:r>
      <w:proofErr w:type="spellStart"/>
      <w:r w:rsidRPr="007769E0">
        <w:rPr>
          <w:lang w:val="en-US"/>
        </w:rPr>
        <w:t>Rietberg</w:t>
      </w:r>
      <w:proofErr w:type="spellEnd"/>
      <w:r w:rsidRPr="007769E0">
        <w:rPr>
          <w:lang w:val="en-US"/>
        </w:rPr>
        <w:t xml:space="preserve"> SP, </w:t>
      </w:r>
      <w:proofErr w:type="spellStart"/>
      <w:r w:rsidRPr="007769E0">
        <w:rPr>
          <w:lang w:val="en-US"/>
        </w:rPr>
        <w:t>Labanieh</w:t>
      </w:r>
      <w:proofErr w:type="spellEnd"/>
      <w:r w:rsidRPr="007769E0">
        <w:rPr>
          <w:lang w:val="en-US"/>
        </w:rPr>
        <w:t xml:space="preserve"> L, Sotillo E, Weber EW, Lynn RC, et al. Low CD19 Antigen Density Diminishes Efficacy of CD19 CAR T Cells and Can be Overcome </w:t>
      </w:r>
      <w:proofErr w:type="gramStart"/>
      <w:r w:rsidRPr="007769E0">
        <w:rPr>
          <w:lang w:val="en-US"/>
        </w:rPr>
        <w:t>By</w:t>
      </w:r>
      <w:proofErr w:type="gramEnd"/>
      <w:r w:rsidRPr="007769E0">
        <w:rPr>
          <w:lang w:val="en-US"/>
        </w:rPr>
        <w:t xml:space="preserve"> Rational Redesign of CAR Signaling Domains. Blood. 29 de </w:t>
      </w:r>
      <w:proofErr w:type="spellStart"/>
      <w:r w:rsidRPr="007769E0">
        <w:rPr>
          <w:lang w:val="en-US"/>
        </w:rPr>
        <w:t>novembro</w:t>
      </w:r>
      <w:proofErr w:type="spellEnd"/>
      <w:r w:rsidRPr="007769E0">
        <w:rPr>
          <w:lang w:val="en-US"/>
        </w:rPr>
        <w:t xml:space="preserve"> de 2018;132(Supplement 1):963. doi:10.1182/blood-2018-99-115558</w:t>
      </w:r>
    </w:p>
    <w:p w14:paraId="43349FC3" w14:textId="77777777" w:rsidR="00C26419" w:rsidRPr="007769E0" w:rsidRDefault="00C26419" w:rsidP="007769E0">
      <w:pPr>
        <w:pStyle w:val="Bibliografia"/>
        <w:rPr>
          <w:lang w:val="en-US"/>
        </w:rPr>
      </w:pPr>
      <w:r w:rsidRPr="007769E0">
        <w:rPr>
          <w:lang w:val="en-US"/>
        </w:rPr>
        <w:t>7.</w:t>
      </w:r>
      <w:r w:rsidRPr="007769E0">
        <w:rPr>
          <w:lang w:val="en-US"/>
        </w:rPr>
        <w:tab/>
        <w:t xml:space="preserve">Chong EA, </w:t>
      </w:r>
      <w:proofErr w:type="spellStart"/>
      <w:r w:rsidRPr="007769E0">
        <w:rPr>
          <w:lang w:val="en-US"/>
        </w:rPr>
        <w:t>Melenhorst</w:t>
      </w:r>
      <w:proofErr w:type="spellEnd"/>
      <w:r w:rsidRPr="007769E0">
        <w:rPr>
          <w:lang w:val="en-US"/>
        </w:rPr>
        <w:t xml:space="preserve"> JJ, Lacey SF, Ambrose DE, Gonzalez V, Levine BL, et al. PD-1 blockade modulates chimeric antigen receptor (CAR)–modified T cells: refueling the CAR. Blood. 23 de </w:t>
      </w:r>
      <w:proofErr w:type="spellStart"/>
      <w:r w:rsidRPr="007769E0">
        <w:rPr>
          <w:lang w:val="en-US"/>
        </w:rPr>
        <w:t>fevereiro</w:t>
      </w:r>
      <w:proofErr w:type="spellEnd"/>
      <w:r w:rsidRPr="007769E0">
        <w:rPr>
          <w:lang w:val="en-US"/>
        </w:rPr>
        <w:t xml:space="preserve"> de 2017;129(8):1039–41. doi:10.1182/blood-2016-09-738245</w:t>
      </w:r>
    </w:p>
    <w:p w14:paraId="54E1C4F8" w14:textId="77777777" w:rsidR="00C26419" w:rsidRPr="007769E0" w:rsidRDefault="00C26419" w:rsidP="007769E0">
      <w:pPr>
        <w:pStyle w:val="Bibliografia"/>
      </w:pPr>
      <w:r w:rsidRPr="007769E0">
        <w:rPr>
          <w:lang w:val="en-US"/>
        </w:rPr>
        <w:t>8.</w:t>
      </w:r>
      <w:r w:rsidRPr="007769E0">
        <w:rPr>
          <w:lang w:val="en-US"/>
        </w:rPr>
        <w:tab/>
        <w:t xml:space="preserve">Hill JA, Li D, Hay KA, Green ML, Cherian S, Chen X, et al. Infectious complications of CD19-targeted chimeric antigen receptor–modified T-cell immunotherapy. </w:t>
      </w:r>
      <w:proofErr w:type="spellStart"/>
      <w:r w:rsidRPr="007769E0">
        <w:t>Blood</w:t>
      </w:r>
      <w:proofErr w:type="spellEnd"/>
      <w:r w:rsidRPr="007769E0">
        <w:t>. 4 de janeiro de 2018;131(1):121–30. doi:10.1182/blood-2017-07-793760</w:t>
      </w:r>
    </w:p>
    <w:p w14:paraId="744E42B8" w14:textId="77777777" w:rsidR="00C26419" w:rsidRPr="007769E0" w:rsidRDefault="00C26419" w:rsidP="007769E0">
      <w:pPr>
        <w:pStyle w:val="Bibliografia"/>
      </w:pPr>
      <w:r w:rsidRPr="007769E0">
        <w:t>9.</w:t>
      </w:r>
      <w:r w:rsidRPr="007769E0">
        <w:tab/>
        <w:t xml:space="preserve">Chong EA, </w:t>
      </w:r>
      <w:proofErr w:type="spellStart"/>
      <w:r w:rsidRPr="007769E0">
        <w:t>Alanio</w:t>
      </w:r>
      <w:proofErr w:type="spellEnd"/>
      <w:r w:rsidRPr="007769E0">
        <w:t xml:space="preserve"> C, </w:t>
      </w:r>
      <w:proofErr w:type="spellStart"/>
      <w:r w:rsidRPr="007769E0">
        <w:t>Svoboda</w:t>
      </w:r>
      <w:proofErr w:type="spellEnd"/>
      <w:r w:rsidRPr="007769E0">
        <w:t xml:space="preserve"> J, </w:t>
      </w:r>
      <w:proofErr w:type="spellStart"/>
      <w:r w:rsidRPr="007769E0">
        <w:t>Nasta</w:t>
      </w:r>
      <w:proofErr w:type="spellEnd"/>
      <w:r w:rsidRPr="007769E0">
        <w:t xml:space="preserve"> SD, </w:t>
      </w:r>
      <w:proofErr w:type="spellStart"/>
      <w:r w:rsidRPr="007769E0">
        <w:t>Landsburg</w:t>
      </w:r>
      <w:proofErr w:type="spellEnd"/>
      <w:r w:rsidRPr="007769E0">
        <w:t xml:space="preserve"> DJ, Lacey SF, et al. </w:t>
      </w:r>
      <w:r w:rsidRPr="007769E0">
        <w:rPr>
          <w:lang w:val="en-US"/>
        </w:rPr>
        <w:t xml:space="preserve">Pembrolizumab for B-cell lymphomas relapsing after or refractory to CD19-directed CAR T-cell therapy. </w:t>
      </w:r>
      <w:proofErr w:type="spellStart"/>
      <w:r w:rsidRPr="007769E0">
        <w:t>Blood</w:t>
      </w:r>
      <w:proofErr w:type="spellEnd"/>
      <w:r w:rsidRPr="007769E0">
        <w:t>. 17 de fevereiro de 2022;139(7):1026–38. doi:10.1182/blood.2021012634</w:t>
      </w:r>
    </w:p>
    <w:p w14:paraId="79628ADF" w14:textId="77777777" w:rsidR="00C26419" w:rsidRPr="007769E0" w:rsidRDefault="00C26419" w:rsidP="007769E0">
      <w:pPr>
        <w:pStyle w:val="Bibliografia"/>
      </w:pPr>
      <w:r w:rsidRPr="007769E0">
        <w:t>10.</w:t>
      </w:r>
      <w:r w:rsidRPr="007769E0">
        <w:tab/>
      </w:r>
      <w:proofErr w:type="spellStart"/>
      <w:r w:rsidRPr="007769E0">
        <w:t>Kotlov</w:t>
      </w:r>
      <w:proofErr w:type="spellEnd"/>
      <w:r w:rsidRPr="007769E0">
        <w:t xml:space="preserve"> N, </w:t>
      </w:r>
      <w:proofErr w:type="spellStart"/>
      <w:r w:rsidRPr="007769E0">
        <w:t>Bagaev</w:t>
      </w:r>
      <w:proofErr w:type="spellEnd"/>
      <w:r w:rsidRPr="007769E0">
        <w:t xml:space="preserve"> A, </w:t>
      </w:r>
      <w:proofErr w:type="spellStart"/>
      <w:r w:rsidRPr="007769E0">
        <w:t>Revuelta</w:t>
      </w:r>
      <w:proofErr w:type="spellEnd"/>
      <w:r w:rsidRPr="007769E0">
        <w:t xml:space="preserve"> MV, Phillip JM, </w:t>
      </w:r>
      <w:proofErr w:type="spellStart"/>
      <w:r w:rsidRPr="007769E0">
        <w:t>Cacciapuoti</w:t>
      </w:r>
      <w:proofErr w:type="spellEnd"/>
      <w:r w:rsidRPr="007769E0">
        <w:t xml:space="preserve"> MT, </w:t>
      </w:r>
      <w:proofErr w:type="spellStart"/>
      <w:r w:rsidRPr="007769E0">
        <w:t>Antysheva</w:t>
      </w:r>
      <w:proofErr w:type="spellEnd"/>
      <w:r w:rsidRPr="007769E0">
        <w:t xml:space="preserve"> Z, et al. </w:t>
      </w:r>
      <w:r w:rsidRPr="007769E0">
        <w:rPr>
          <w:lang w:val="en-US"/>
        </w:rPr>
        <w:t xml:space="preserve">Clinical and Biological Subtypes of B-cell Lymphoma Revealed by </w:t>
      </w:r>
      <w:r w:rsidRPr="007769E0">
        <w:rPr>
          <w:lang w:val="en-US"/>
        </w:rPr>
        <w:lastRenderedPageBreak/>
        <w:t xml:space="preserve">Microenvironmental Signatures. </w:t>
      </w:r>
      <w:proofErr w:type="spellStart"/>
      <w:r w:rsidRPr="007769E0">
        <w:t>Cancer</w:t>
      </w:r>
      <w:proofErr w:type="spellEnd"/>
      <w:r w:rsidRPr="007769E0">
        <w:t xml:space="preserve"> </w:t>
      </w:r>
      <w:proofErr w:type="spellStart"/>
      <w:r w:rsidRPr="007769E0">
        <w:t>Discov</w:t>
      </w:r>
      <w:proofErr w:type="spellEnd"/>
      <w:r w:rsidRPr="007769E0">
        <w:t>. 1</w:t>
      </w:r>
      <w:r w:rsidRPr="007769E0">
        <w:rPr>
          <w:vertAlign w:val="superscript"/>
        </w:rPr>
        <w:t>o</w:t>
      </w:r>
      <w:r w:rsidRPr="007769E0">
        <w:t xml:space="preserve"> de junho de 2021;11(6):1468–89. doi:10.1158/2159-8290.CD-20-0839</w:t>
      </w:r>
    </w:p>
    <w:p w14:paraId="54767AEE" w14:textId="77777777" w:rsidR="00C26419" w:rsidRPr="007769E0" w:rsidRDefault="00C26419" w:rsidP="007769E0">
      <w:pPr>
        <w:pStyle w:val="Bibliografia"/>
      </w:pPr>
      <w:r w:rsidRPr="007769E0">
        <w:t>11.</w:t>
      </w:r>
      <w:r w:rsidRPr="007769E0">
        <w:tab/>
        <w:t xml:space="preserve">Jain MD, Zhao H, Wang X, Atkins R, </w:t>
      </w:r>
      <w:proofErr w:type="spellStart"/>
      <w:r w:rsidRPr="007769E0">
        <w:t>Menges</w:t>
      </w:r>
      <w:proofErr w:type="spellEnd"/>
      <w:r w:rsidRPr="007769E0">
        <w:t xml:space="preserve"> M, </w:t>
      </w:r>
      <w:proofErr w:type="spellStart"/>
      <w:r w:rsidRPr="007769E0">
        <w:t>Reid</w:t>
      </w:r>
      <w:proofErr w:type="spellEnd"/>
      <w:r w:rsidRPr="007769E0">
        <w:t xml:space="preserve"> K, et al. </w:t>
      </w:r>
      <w:r w:rsidRPr="007769E0">
        <w:rPr>
          <w:lang w:val="en-US"/>
        </w:rPr>
        <w:t xml:space="preserve">Tumor interferon signaling and suppressive myeloid cells are associated with CAR T-cell failure in large B-cell lymphoma. </w:t>
      </w:r>
      <w:proofErr w:type="spellStart"/>
      <w:r w:rsidRPr="007769E0">
        <w:t>Blood</w:t>
      </w:r>
      <w:proofErr w:type="spellEnd"/>
      <w:r w:rsidRPr="007769E0">
        <w:t>. 13 de maio de 2021;137(19):2621–33. doi:10.1182/blood.2020007445</w:t>
      </w:r>
    </w:p>
    <w:p w14:paraId="6056E848" w14:textId="77777777" w:rsidR="00C26419" w:rsidRPr="007769E0" w:rsidRDefault="00C26419" w:rsidP="007769E0">
      <w:pPr>
        <w:pStyle w:val="Bibliografia"/>
      </w:pPr>
      <w:r w:rsidRPr="007769E0">
        <w:t>12.</w:t>
      </w:r>
      <w:r w:rsidRPr="007769E0">
        <w:tab/>
      </w:r>
      <w:proofErr w:type="spellStart"/>
      <w:r w:rsidRPr="007769E0">
        <w:t>Benci</w:t>
      </w:r>
      <w:proofErr w:type="spellEnd"/>
      <w:r w:rsidRPr="007769E0">
        <w:t xml:space="preserve"> JL, </w:t>
      </w:r>
      <w:proofErr w:type="spellStart"/>
      <w:r w:rsidRPr="007769E0">
        <w:t>Xu</w:t>
      </w:r>
      <w:proofErr w:type="spellEnd"/>
      <w:r w:rsidRPr="007769E0">
        <w:t xml:space="preserve"> B, Qiu Y, Wu TJ, Dada H, </w:t>
      </w:r>
      <w:proofErr w:type="spellStart"/>
      <w:r w:rsidRPr="007769E0">
        <w:t>Twyman</w:t>
      </w:r>
      <w:proofErr w:type="spellEnd"/>
      <w:r w:rsidRPr="007769E0">
        <w:t xml:space="preserve">-Saint Victor C, et al. </w:t>
      </w:r>
      <w:r w:rsidRPr="007769E0">
        <w:rPr>
          <w:lang w:val="en-US"/>
        </w:rPr>
        <w:t xml:space="preserve">Tumor Interferon Signaling Regulates a Multigenic Resistance Program to Immune Checkpoint Blockade. </w:t>
      </w:r>
      <w:proofErr w:type="spellStart"/>
      <w:r w:rsidRPr="007769E0">
        <w:t>Cell</w:t>
      </w:r>
      <w:proofErr w:type="spellEnd"/>
      <w:r w:rsidRPr="007769E0">
        <w:t>. dezembro de 2016;167(6):1540-1554.e12. doi:10.1016/j.cell.2016.11.022</w:t>
      </w:r>
    </w:p>
    <w:p w14:paraId="0119FA9C" w14:textId="77777777" w:rsidR="00C26419" w:rsidRPr="007769E0" w:rsidRDefault="00C26419" w:rsidP="007769E0">
      <w:pPr>
        <w:pStyle w:val="Bibliografia"/>
        <w:rPr>
          <w:lang w:val="en-US"/>
        </w:rPr>
      </w:pPr>
      <w:r w:rsidRPr="007769E0">
        <w:t>13.</w:t>
      </w:r>
      <w:r w:rsidRPr="007769E0">
        <w:tab/>
        <w:t xml:space="preserve">Sharma P, </w:t>
      </w:r>
      <w:proofErr w:type="spellStart"/>
      <w:r w:rsidRPr="007769E0">
        <w:t>Goswami</w:t>
      </w:r>
      <w:proofErr w:type="spellEnd"/>
      <w:r w:rsidRPr="007769E0">
        <w:t xml:space="preserve"> S, </w:t>
      </w:r>
      <w:proofErr w:type="spellStart"/>
      <w:r w:rsidRPr="007769E0">
        <w:t>Raychaudhuri</w:t>
      </w:r>
      <w:proofErr w:type="spellEnd"/>
      <w:r w:rsidRPr="007769E0">
        <w:t xml:space="preserve"> D, </w:t>
      </w:r>
      <w:proofErr w:type="spellStart"/>
      <w:r w:rsidRPr="007769E0">
        <w:t>Siddiqui</w:t>
      </w:r>
      <w:proofErr w:type="spellEnd"/>
      <w:r w:rsidRPr="007769E0">
        <w:t xml:space="preserve"> BA, Singh P, </w:t>
      </w:r>
      <w:proofErr w:type="spellStart"/>
      <w:r w:rsidRPr="007769E0">
        <w:t>Nagarajan</w:t>
      </w:r>
      <w:proofErr w:type="spellEnd"/>
      <w:r w:rsidRPr="007769E0">
        <w:t xml:space="preserve"> A, et al. </w:t>
      </w:r>
      <w:r w:rsidRPr="007769E0">
        <w:rPr>
          <w:lang w:val="en-US"/>
        </w:rPr>
        <w:t xml:space="preserve">Immune checkpoint therapy—current perspectives and future directions. Cell. </w:t>
      </w:r>
      <w:proofErr w:type="spellStart"/>
      <w:r w:rsidRPr="007769E0">
        <w:rPr>
          <w:lang w:val="en-US"/>
        </w:rPr>
        <w:t>abril</w:t>
      </w:r>
      <w:proofErr w:type="spellEnd"/>
      <w:r w:rsidRPr="007769E0">
        <w:rPr>
          <w:lang w:val="en-US"/>
        </w:rPr>
        <w:t xml:space="preserve"> de 2023;186(8):1652–69. </w:t>
      </w:r>
      <w:proofErr w:type="gramStart"/>
      <w:r w:rsidRPr="007769E0">
        <w:rPr>
          <w:lang w:val="en-US"/>
        </w:rPr>
        <w:t>doi:10.1016/j.cell</w:t>
      </w:r>
      <w:proofErr w:type="gramEnd"/>
      <w:r w:rsidRPr="007769E0">
        <w:rPr>
          <w:lang w:val="en-US"/>
        </w:rPr>
        <w:t>.2023.03.006</w:t>
      </w:r>
    </w:p>
    <w:p w14:paraId="5CAFEE17" w14:textId="77777777" w:rsidR="00C26419" w:rsidRPr="007769E0" w:rsidRDefault="00C26419" w:rsidP="007769E0">
      <w:pPr>
        <w:pStyle w:val="Bibliografia"/>
      </w:pPr>
      <w:r w:rsidRPr="007769E0">
        <w:rPr>
          <w:lang w:val="en-US"/>
        </w:rPr>
        <w:t>14.</w:t>
      </w:r>
      <w:r w:rsidRPr="007769E0">
        <w:rPr>
          <w:lang w:val="en-US"/>
        </w:rPr>
        <w:tab/>
        <w:t xml:space="preserve">Karin M, </w:t>
      </w:r>
      <w:proofErr w:type="spellStart"/>
      <w:r w:rsidRPr="007769E0">
        <w:rPr>
          <w:lang w:val="en-US"/>
        </w:rPr>
        <w:t>Clevers</w:t>
      </w:r>
      <w:proofErr w:type="spellEnd"/>
      <w:r w:rsidRPr="007769E0">
        <w:rPr>
          <w:lang w:val="en-US"/>
        </w:rPr>
        <w:t xml:space="preserve"> H. Reparative inflammation takes charge of tissue regeneration. </w:t>
      </w:r>
      <w:proofErr w:type="spellStart"/>
      <w:r w:rsidRPr="007769E0">
        <w:t>Nature</w:t>
      </w:r>
      <w:proofErr w:type="spellEnd"/>
      <w:r w:rsidRPr="007769E0">
        <w:t>. janeiro de 2016;529(7586):307–15. doi:10.1038/nature17039</w:t>
      </w:r>
    </w:p>
    <w:p w14:paraId="644DC3C4" w14:textId="77777777" w:rsidR="00C26419" w:rsidRPr="007769E0" w:rsidRDefault="00C26419" w:rsidP="007769E0">
      <w:pPr>
        <w:pStyle w:val="Bibliografia"/>
      </w:pPr>
      <w:r w:rsidRPr="007769E0">
        <w:t>15.</w:t>
      </w:r>
      <w:r w:rsidRPr="007769E0">
        <w:tab/>
      </w:r>
      <w:proofErr w:type="spellStart"/>
      <w:r w:rsidRPr="007769E0">
        <w:t>Chaffer</w:t>
      </w:r>
      <w:proofErr w:type="spellEnd"/>
      <w:r w:rsidRPr="007769E0">
        <w:t xml:space="preserve"> CL, Weinberg RA. A Perspective </w:t>
      </w:r>
      <w:proofErr w:type="spellStart"/>
      <w:r w:rsidRPr="007769E0">
        <w:t>on</w:t>
      </w:r>
      <w:proofErr w:type="spellEnd"/>
      <w:r w:rsidRPr="007769E0">
        <w:t xml:space="preserve"> </w:t>
      </w:r>
      <w:proofErr w:type="spellStart"/>
      <w:r w:rsidRPr="007769E0">
        <w:t>Cancer</w:t>
      </w:r>
      <w:proofErr w:type="spellEnd"/>
      <w:r w:rsidRPr="007769E0">
        <w:t xml:space="preserve"> </w:t>
      </w:r>
      <w:proofErr w:type="spellStart"/>
      <w:r w:rsidRPr="007769E0">
        <w:t>Cell</w:t>
      </w:r>
      <w:proofErr w:type="spellEnd"/>
      <w:r w:rsidRPr="007769E0">
        <w:t xml:space="preserve"> </w:t>
      </w:r>
      <w:proofErr w:type="spellStart"/>
      <w:r w:rsidRPr="007769E0">
        <w:t>Metastasis</w:t>
      </w:r>
      <w:proofErr w:type="spellEnd"/>
      <w:r w:rsidRPr="007769E0">
        <w:t>. Science. 25 de março de 2011;331(6024):1559–64. doi:10.1126/science.1203543</w:t>
      </w:r>
    </w:p>
    <w:p w14:paraId="165C3296" w14:textId="77777777" w:rsidR="00C26419" w:rsidRPr="007769E0" w:rsidRDefault="00C26419" w:rsidP="007769E0">
      <w:pPr>
        <w:pStyle w:val="Bibliografia"/>
        <w:rPr>
          <w:lang w:val="en-US"/>
        </w:rPr>
      </w:pPr>
      <w:r w:rsidRPr="007769E0">
        <w:rPr>
          <w:lang w:val="en-US"/>
        </w:rPr>
        <w:t>16.</w:t>
      </w:r>
      <w:r w:rsidRPr="007769E0">
        <w:rPr>
          <w:lang w:val="en-US"/>
        </w:rPr>
        <w:tab/>
        <w:t xml:space="preserve">Terry S, </w:t>
      </w:r>
      <w:proofErr w:type="spellStart"/>
      <w:r w:rsidRPr="007769E0">
        <w:rPr>
          <w:lang w:val="en-US"/>
        </w:rPr>
        <w:t>Savagner</w:t>
      </w:r>
      <w:proofErr w:type="spellEnd"/>
      <w:r w:rsidRPr="007769E0">
        <w:rPr>
          <w:lang w:val="en-US"/>
        </w:rPr>
        <w:t xml:space="preserve"> P, Ortiz</w:t>
      </w:r>
      <w:r w:rsidRPr="007769E0">
        <w:rPr>
          <w:rFonts w:ascii="Cambria Math" w:hAnsi="Cambria Math" w:cs="Cambria Math"/>
          <w:lang w:val="en-US"/>
        </w:rPr>
        <w:t>‐</w:t>
      </w:r>
      <w:r w:rsidRPr="007769E0">
        <w:rPr>
          <w:lang w:val="en-US"/>
        </w:rPr>
        <w:t xml:space="preserve">Cuaran S, </w:t>
      </w:r>
      <w:proofErr w:type="spellStart"/>
      <w:r w:rsidRPr="007769E0">
        <w:rPr>
          <w:lang w:val="en-US"/>
        </w:rPr>
        <w:t>Mahjoubi</w:t>
      </w:r>
      <w:proofErr w:type="spellEnd"/>
      <w:r w:rsidRPr="007769E0">
        <w:rPr>
          <w:lang w:val="en-US"/>
        </w:rPr>
        <w:t xml:space="preserve"> L, </w:t>
      </w:r>
      <w:proofErr w:type="spellStart"/>
      <w:r w:rsidRPr="007769E0">
        <w:rPr>
          <w:lang w:val="en-US"/>
        </w:rPr>
        <w:t>Saintigny</w:t>
      </w:r>
      <w:proofErr w:type="spellEnd"/>
      <w:r w:rsidRPr="007769E0">
        <w:rPr>
          <w:lang w:val="en-US"/>
        </w:rPr>
        <w:t xml:space="preserve"> P, Thiery J, et al. </w:t>
      </w:r>
      <w:proofErr w:type="gramStart"/>
      <w:r w:rsidRPr="007769E0">
        <w:rPr>
          <w:lang w:val="en-US"/>
        </w:rPr>
        <w:t>New</w:t>
      </w:r>
      <w:proofErr w:type="gramEnd"/>
      <w:r w:rsidRPr="007769E0">
        <w:rPr>
          <w:lang w:val="en-US"/>
        </w:rPr>
        <w:t xml:space="preserve"> insights into the role of </w:t>
      </w:r>
      <w:r w:rsidRPr="007769E0">
        <w:rPr>
          <w:smallCaps/>
          <w:lang w:val="en-US"/>
        </w:rPr>
        <w:t>EMT</w:t>
      </w:r>
      <w:r w:rsidRPr="007769E0">
        <w:rPr>
          <w:lang w:val="en-US"/>
        </w:rPr>
        <w:t xml:space="preserve"> in tumor immune escape. Mol Oncol. </w:t>
      </w:r>
      <w:proofErr w:type="spellStart"/>
      <w:r w:rsidRPr="007769E0">
        <w:rPr>
          <w:lang w:val="en-US"/>
        </w:rPr>
        <w:t>julho</w:t>
      </w:r>
      <w:proofErr w:type="spellEnd"/>
      <w:r w:rsidRPr="007769E0">
        <w:rPr>
          <w:lang w:val="en-US"/>
        </w:rPr>
        <w:t xml:space="preserve"> de 2017;11(7):824–46. doi:10.1002/1878-0261.12093</w:t>
      </w:r>
    </w:p>
    <w:p w14:paraId="6A0D6C0C" w14:textId="77777777" w:rsidR="00C26419" w:rsidRPr="007769E0" w:rsidRDefault="00C26419" w:rsidP="007769E0">
      <w:pPr>
        <w:pStyle w:val="Bibliografia"/>
        <w:rPr>
          <w:lang w:val="en-US"/>
        </w:rPr>
      </w:pPr>
      <w:r w:rsidRPr="007769E0">
        <w:rPr>
          <w:lang w:val="en-US"/>
        </w:rPr>
        <w:t>17.</w:t>
      </w:r>
      <w:r w:rsidRPr="007769E0">
        <w:rPr>
          <w:lang w:val="en-US"/>
        </w:rPr>
        <w:tab/>
        <w:t xml:space="preserve">Galluzzi L, Chan TA, Kroemer G, </w:t>
      </w:r>
      <w:proofErr w:type="spellStart"/>
      <w:r w:rsidRPr="007769E0">
        <w:rPr>
          <w:lang w:val="en-US"/>
        </w:rPr>
        <w:t>Wolchok</w:t>
      </w:r>
      <w:proofErr w:type="spellEnd"/>
      <w:r w:rsidRPr="007769E0">
        <w:rPr>
          <w:lang w:val="en-US"/>
        </w:rPr>
        <w:t xml:space="preserve"> JD, López-Soto A. The hallmarks of successful anticancer immunotherapy. Sci </w:t>
      </w:r>
      <w:proofErr w:type="spellStart"/>
      <w:r w:rsidRPr="007769E0">
        <w:rPr>
          <w:lang w:val="en-US"/>
        </w:rPr>
        <w:t>Transl</w:t>
      </w:r>
      <w:proofErr w:type="spellEnd"/>
      <w:r w:rsidRPr="007769E0">
        <w:rPr>
          <w:lang w:val="en-US"/>
        </w:rPr>
        <w:t xml:space="preserve"> Med. 19 de </w:t>
      </w:r>
      <w:proofErr w:type="spellStart"/>
      <w:r w:rsidRPr="007769E0">
        <w:rPr>
          <w:lang w:val="en-US"/>
        </w:rPr>
        <w:t>setembro</w:t>
      </w:r>
      <w:proofErr w:type="spellEnd"/>
      <w:r w:rsidRPr="007769E0">
        <w:rPr>
          <w:lang w:val="en-US"/>
        </w:rPr>
        <w:t xml:space="preserve"> de 2018;10(459</w:t>
      </w:r>
      <w:proofErr w:type="gramStart"/>
      <w:r w:rsidRPr="007769E0">
        <w:rPr>
          <w:lang w:val="en-US"/>
        </w:rPr>
        <w:t>):eaat</w:t>
      </w:r>
      <w:proofErr w:type="gramEnd"/>
      <w:r w:rsidRPr="007769E0">
        <w:rPr>
          <w:lang w:val="en-US"/>
        </w:rPr>
        <w:t>7807. doi:10.1126/</w:t>
      </w:r>
      <w:proofErr w:type="gramStart"/>
      <w:r w:rsidRPr="007769E0">
        <w:rPr>
          <w:lang w:val="en-US"/>
        </w:rPr>
        <w:t>scitranslmed.aat</w:t>
      </w:r>
      <w:proofErr w:type="gramEnd"/>
      <w:r w:rsidRPr="007769E0">
        <w:rPr>
          <w:lang w:val="en-US"/>
        </w:rPr>
        <w:t>7807</w:t>
      </w:r>
    </w:p>
    <w:p w14:paraId="1FF6F41C" w14:textId="77777777" w:rsidR="00C26419" w:rsidRPr="007769E0" w:rsidRDefault="00C26419" w:rsidP="007769E0">
      <w:pPr>
        <w:pStyle w:val="Bibliografia"/>
      </w:pPr>
      <w:r w:rsidRPr="007769E0">
        <w:rPr>
          <w:lang w:val="en-US"/>
        </w:rPr>
        <w:t>18.</w:t>
      </w:r>
      <w:r w:rsidRPr="007769E0">
        <w:rPr>
          <w:lang w:val="en-US"/>
        </w:rPr>
        <w:tab/>
        <w:t xml:space="preserve">Alspach E, Lussier DM, Miceli AP, </w:t>
      </w:r>
      <w:proofErr w:type="spellStart"/>
      <w:r w:rsidRPr="007769E0">
        <w:rPr>
          <w:lang w:val="en-US"/>
        </w:rPr>
        <w:t>Kizhvatov</w:t>
      </w:r>
      <w:proofErr w:type="spellEnd"/>
      <w:r w:rsidRPr="007769E0">
        <w:rPr>
          <w:lang w:val="en-US"/>
        </w:rPr>
        <w:t xml:space="preserve"> I, DuPage M, Luoma AM, et al. MHC-II neoantigens shape tumor immunity and response to immunotherapy. </w:t>
      </w:r>
      <w:proofErr w:type="spellStart"/>
      <w:r w:rsidRPr="007769E0">
        <w:t>Nature</w:t>
      </w:r>
      <w:proofErr w:type="spellEnd"/>
      <w:r w:rsidRPr="007769E0">
        <w:t xml:space="preserve">. outubro de 2019;574(7780):696–701. doi:10.1038/s41586-019-1671-8 </w:t>
      </w:r>
      <w:proofErr w:type="spellStart"/>
      <w:r w:rsidRPr="007769E0">
        <w:t>PubMed</w:t>
      </w:r>
      <w:proofErr w:type="spellEnd"/>
      <w:r w:rsidRPr="007769E0">
        <w:t xml:space="preserve"> PMID: 31645760; </w:t>
      </w:r>
      <w:proofErr w:type="spellStart"/>
      <w:r w:rsidRPr="007769E0">
        <w:t>PubMed</w:t>
      </w:r>
      <w:proofErr w:type="spellEnd"/>
      <w:r w:rsidRPr="007769E0">
        <w:t xml:space="preserve"> Central PMCID: PMC6858572.</w:t>
      </w:r>
    </w:p>
    <w:p w14:paraId="5FFF914A" w14:textId="77777777" w:rsidR="00C26419" w:rsidRPr="007769E0" w:rsidRDefault="00C26419" w:rsidP="007769E0">
      <w:pPr>
        <w:pStyle w:val="Bibliografia"/>
      </w:pPr>
      <w:r w:rsidRPr="007769E0">
        <w:rPr>
          <w:lang w:val="en-US"/>
        </w:rPr>
        <w:t>19.</w:t>
      </w:r>
      <w:r w:rsidRPr="007769E0">
        <w:rPr>
          <w:lang w:val="en-US"/>
        </w:rPr>
        <w:tab/>
        <w:t xml:space="preserve">Shipp MA, Ross KN, Tamayo P, Weng AP, </w:t>
      </w:r>
      <w:proofErr w:type="spellStart"/>
      <w:r w:rsidRPr="007769E0">
        <w:rPr>
          <w:lang w:val="en-US"/>
        </w:rPr>
        <w:t>Kutok</w:t>
      </w:r>
      <w:proofErr w:type="spellEnd"/>
      <w:r w:rsidRPr="007769E0">
        <w:rPr>
          <w:lang w:val="en-US"/>
        </w:rPr>
        <w:t xml:space="preserve"> JL, Aguiar RCT, et al. Diffuse large B-cell lymphoma outcome prediction by gene-expression profiling and supervised machine learning. </w:t>
      </w:r>
      <w:r w:rsidRPr="007769E0">
        <w:t>Nat Med. janeiro de 2002;8(1):68–74. doi:10.1038/nm0102-68</w:t>
      </w:r>
    </w:p>
    <w:p w14:paraId="6A75A9C8" w14:textId="77777777" w:rsidR="00C26419" w:rsidRPr="007769E0" w:rsidRDefault="00C26419" w:rsidP="007769E0">
      <w:pPr>
        <w:pStyle w:val="Bibliografia"/>
        <w:rPr>
          <w:lang w:val="en-US"/>
        </w:rPr>
      </w:pPr>
      <w:r w:rsidRPr="007769E0">
        <w:t>20.</w:t>
      </w:r>
      <w:r w:rsidRPr="007769E0">
        <w:tab/>
      </w:r>
      <w:proofErr w:type="spellStart"/>
      <w:r w:rsidRPr="007769E0">
        <w:t>Becht</w:t>
      </w:r>
      <w:proofErr w:type="spellEnd"/>
      <w:r w:rsidRPr="007769E0">
        <w:t xml:space="preserve"> E, Giraldo NA, Lacroix L, </w:t>
      </w:r>
      <w:proofErr w:type="spellStart"/>
      <w:r w:rsidRPr="007769E0">
        <w:t>Buttard</w:t>
      </w:r>
      <w:proofErr w:type="spellEnd"/>
      <w:r w:rsidRPr="007769E0">
        <w:t xml:space="preserve"> B, </w:t>
      </w:r>
      <w:proofErr w:type="spellStart"/>
      <w:r w:rsidRPr="007769E0">
        <w:t>Elarouci</w:t>
      </w:r>
      <w:proofErr w:type="spellEnd"/>
      <w:r w:rsidRPr="007769E0">
        <w:t xml:space="preserve"> N, </w:t>
      </w:r>
      <w:proofErr w:type="spellStart"/>
      <w:r w:rsidRPr="007769E0">
        <w:t>Petitprez</w:t>
      </w:r>
      <w:proofErr w:type="spellEnd"/>
      <w:r w:rsidRPr="007769E0">
        <w:t xml:space="preserve"> F, et al. </w:t>
      </w:r>
      <w:r w:rsidRPr="007769E0">
        <w:rPr>
          <w:lang w:val="en-US"/>
        </w:rPr>
        <w:t xml:space="preserve">Estimating the population abundance of tissue-infiltrating immune and stromal cell populations using gene expression. Genome Biol. </w:t>
      </w:r>
      <w:proofErr w:type="spellStart"/>
      <w:r w:rsidRPr="007769E0">
        <w:rPr>
          <w:lang w:val="en-US"/>
        </w:rPr>
        <w:t>dezembro</w:t>
      </w:r>
      <w:proofErr w:type="spellEnd"/>
      <w:r w:rsidRPr="007769E0">
        <w:rPr>
          <w:lang w:val="en-US"/>
        </w:rPr>
        <w:t xml:space="preserve"> de 2016;17(1):218. doi:10.1186/s13059-016-1070-5</w:t>
      </w:r>
    </w:p>
    <w:p w14:paraId="3EFF5F0F" w14:textId="77777777" w:rsidR="00C26419" w:rsidRPr="007769E0" w:rsidRDefault="00C26419" w:rsidP="007769E0">
      <w:pPr>
        <w:pStyle w:val="Bibliografia"/>
        <w:rPr>
          <w:lang w:val="en-US"/>
        </w:rPr>
      </w:pPr>
      <w:r w:rsidRPr="007769E0">
        <w:rPr>
          <w:lang w:val="en-US"/>
        </w:rPr>
        <w:lastRenderedPageBreak/>
        <w:t>21.</w:t>
      </w:r>
      <w:r w:rsidRPr="007769E0">
        <w:rPr>
          <w:lang w:val="en-US"/>
        </w:rPr>
        <w:tab/>
        <w:t xml:space="preserve">Gu Z, </w:t>
      </w:r>
      <w:proofErr w:type="spellStart"/>
      <w:r w:rsidRPr="007769E0">
        <w:rPr>
          <w:lang w:val="en-US"/>
        </w:rPr>
        <w:t>Eils</w:t>
      </w:r>
      <w:proofErr w:type="spellEnd"/>
      <w:r w:rsidRPr="007769E0">
        <w:rPr>
          <w:lang w:val="en-US"/>
        </w:rPr>
        <w:t xml:space="preserve"> R, Schlesner M. Complex heatmaps reveal patterns and correlations in multidimensional genomic data. Bioinformatics. 15 de </w:t>
      </w:r>
      <w:proofErr w:type="spellStart"/>
      <w:r w:rsidRPr="007769E0">
        <w:rPr>
          <w:lang w:val="en-US"/>
        </w:rPr>
        <w:t>setembro</w:t>
      </w:r>
      <w:proofErr w:type="spellEnd"/>
      <w:r w:rsidRPr="007769E0">
        <w:rPr>
          <w:lang w:val="en-US"/>
        </w:rPr>
        <w:t xml:space="preserve"> de 2016;32(18):2847–9. doi:10.1093/bioinformatics/btw313</w:t>
      </w:r>
    </w:p>
    <w:p w14:paraId="65EE9086" w14:textId="77777777" w:rsidR="00C26419" w:rsidRPr="007769E0" w:rsidRDefault="00C26419" w:rsidP="007769E0">
      <w:pPr>
        <w:pStyle w:val="Bibliografia"/>
      </w:pPr>
      <w:r w:rsidRPr="007769E0">
        <w:rPr>
          <w:lang w:val="en-US"/>
        </w:rPr>
        <w:t>22.</w:t>
      </w:r>
      <w:r w:rsidRPr="007769E0">
        <w:rPr>
          <w:lang w:val="en-US"/>
        </w:rPr>
        <w:tab/>
        <w:t xml:space="preserve">Ritchie ME, </w:t>
      </w:r>
      <w:proofErr w:type="spellStart"/>
      <w:r w:rsidRPr="007769E0">
        <w:rPr>
          <w:lang w:val="en-US"/>
        </w:rPr>
        <w:t>Phipson</w:t>
      </w:r>
      <w:proofErr w:type="spellEnd"/>
      <w:r w:rsidRPr="007769E0">
        <w:rPr>
          <w:lang w:val="en-US"/>
        </w:rPr>
        <w:t xml:space="preserve"> B, Wu D, Hu Y, Law CW, Shi W, et al. </w:t>
      </w:r>
      <w:proofErr w:type="spellStart"/>
      <w:r w:rsidRPr="007769E0">
        <w:rPr>
          <w:lang w:val="en-US"/>
        </w:rPr>
        <w:t>limma</w:t>
      </w:r>
      <w:proofErr w:type="spellEnd"/>
      <w:r w:rsidRPr="007769E0">
        <w:rPr>
          <w:lang w:val="en-US"/>
        </w:rPr>
        <w:t xml:space="preserve"> powers differential expression analyses for RNA-sequencing and microarray studies. </w:t>
      </w:r>
      <w:proofErr w:type="spellStart"/>
      <w:r w:rsidRPr="007769E0">
        <w:t>Nucleic</w:t>
      </w:r>
      <w:proofErr w:type="spellEnd"/>
      <w:r w:rsidRPr="007769E0">
        <w:t xml:space="preserve"> </w:t>
      </w:r>
      <w:proofErr w:type="spellStart"/>
      <w:r w:rsidRPr="007769E0">
        <w:t>Acids</w:t>
      </w:r>
      <w:proofErr w:type="spellEnd"/>
      <w:r w:rsidRPr="007769E0">
        <w:t xml:space="preserve"> Res. 20 de abril de 2015;43(7):e47–e47. doi:10.1093/</w:t>
      </w:r>
      <w:proofErr w:type="spellStart"/>
      <w:r w:rsidRPr="007769E0">
        <w:t>nar</w:t>
      </w:r>
      <w:proofErr w:type="spellEnd"/>
      <w:r w:rsidRPr="007769E0">
        <w:t>/gkv007</w:t>
      </w:r>
    </w:p>
    <w:p w14:paraId="0C2B48DD" w14:textId="77777777" w:rsidR="00C26419" w:rsidRPr="007769E0" w:rsidRDefault="00C26419" w:rsidP="007769E0">
      <w:pPr>
        <w:pStyle w:val="Bibliografia"/>
      </w:pPr>
      <w:r w:rsidRPr="007769E0">
        <w:rPr>
          <w:lang w:val="en-US"/>
        </w:rPr>
        <w:t>23.</w:t>
      </w:r>
      <w:r w:rsidRPr="007769E0">
        <w:rPr>
          <w:lang w:val="en-US"/>
        </w:rPr>
        <w:tab/>
      </w:r>
      <w:proofErr w:type="spellStart"/>
      <w:r w:rsidRPr="007769E0">
        <w:rPr>
          <w:lang w:val="en-US"/>
        </w:rPr>
        <w:t>Hänzelmann</w:t>
      </w:r>
      <w:proofErr w:type="spellEnd"/>
      <w:r w:rsidRPr="007769E0">
        <w:rPr>
          <w:lang w:val="en-US"/>
        </w:rPr>
        <w:t xml:space="preserve"> S, Castelo R, </w:t>
      </w:r>
      <w:proofErr w:type="spellStart"/>
      <w:r w:rsidRPr="007769E0">
        <w:rPr>
          <w:lang w:val="en-US"/>
        </w:rPr>
        <w:t>Guinney</w:t>
      </w:r>
      <w:proofErr w:type="spellEnd"/>
      <w:r w:rsidRPr="007769E0">
        <w:rPr>
          <w:lang w:val="en-US"/>
        </w:rPr>
        <w:t xml:space="preserve"> J. GSVA: gene set variation analysis for microarray and RNA-Seq data. </w:t>
      </w:r>
      <w:r w:rsidRPr="007769E0">
        <w:t xml:space="preserve">BMC </w:t>
      </w:r>
      <w:proofErr w:type="spellStart"/>
      <w:r w:rsidRPr="007769E0">
        <w:t>Bioinformatics</w:t>
      </w:r>
      <w:proofErr w:type="spellEnd"/>
      <w:r w:rsidRPr="007769E0">
        <w:t>. dezembro de 2013;14(1):7. doi:10.1186/1471-2105-14-7</w:t>
      </w:r>
    </w:p>
    <w:p w14:paraId="7396F423" w14:textId="77777777" w:rsidR="00C26419" w:rsidRPr="007769E0" w:rsidRDefault="00C26419" w:rsidP="007769E0">
      <w:pPr>
        <w:pStyle w:val="Bibliografia"/>
      </w:pPr>
      <w:r w:rsidRPr="007769E0">
        <w:t>24.</w:t>
      </w:r>
      <w:r w:rsidRPr="007769E0">
        <w:tab/>
      </w:r>
      <w:proofErr w:type="spellStart"/>
      <w:r w:rsidRPr="007769E0">
        <w:t>Dharmesh</w:t>
      </w:r>
      <w:proofErr w:type="spellEnd"/>
      <w:r w:rsidRPr="007769E0">
        <w:t xml:space="preserve"> D. </w:t>
      </w:r>
      <w:proofErr w:type="spellStart"/>
      <w:r w:rsidRPr="007769E0">
        <w:t>Bhuva</w:t>
      </w:r>
      <w:proofErr w:type="spellEnd"/>
      <w:r w:rsidRPr="007769E0">
        <w:t xml:space="preserve"> &lt;bhuva.d@wehi.edu.au&gt; [</w:t>
      </w:r>
      <w:proofErr w:type="spellStart"/>
      <w:r w:rsidRPr="007769E0">
        <w:t>aut</w:t>
      </w:r>
      <w:proofErr w:type="spellEnd"/>
      <w:r w:rsidRPr="007769E0">
        <w:t xml:space="preserve">, </w:t>
      </w:r>
      <w:proofErr w:type="spellStart"/>
      <w:r w:rsidRPr="007769E0">
        <w:t>cre</w:t>
      </w:r>
      <w:proofErr w:type="spellEnd"/>
      <w:r w:rsidRPr="007769E0">
        <w:t xml:space="preserve">] (&lt;https://orcid.org/0000-0002-6398-9157&gt;), Gordon K. </w:t>
      </w:r>
      <w:proofErr w:type="spellStart"/>
      <w:r w:rsidRPr="007769E0">
        <w:t>Smyth</w:t>
      </w:r>
      <w:proofErr w:type="spellEnd"/>
      <w:r w:rsidRPr="007769E0">
        <w:t xml:space="preserve"> [</w:t>
      </w:r>
      <w:proofErr w:type="spellStart"/>
      <w:r w:rsidRPr="007769E0">
        <w:t>aut</w:t>
      </w:r>
      <w:proofErr w:type="spellEnd"/>
      <w:r w:rsidRPr="007769E0">
        <w:t xml:space="preserve">] (&lt;https://orcid.org/0000-0001-9221-2892&gt;), Alexandra </w:t>
      </w:r>
      <w:proofErr w:type="spellStart"/>
      <w:r w:rsidRPr="007769E0">
        <w:t>Garnham</w:t>
      </w:r>
      <w:proofErr w:type="spellEnd"/>
      <w:r w:rsidRPr="007769E0">
        <w:t xml:space="preserve"> [</w:t>
      </w:r>
      <w:proofErr w:type="spellStart"/>
      <w:r w:rsidRPr="007769E0">
        <w:t>aut</w:t>
      </w:r>
      <w:proofErr w:type="spellEnd"/>
      <w:r w:rsidRPr="007769E0">
        <w:t xml:space="preserve">] (&lt;https://orcid.org/0000-0002-8312-8450&gt;). </w:t>
      </w:r>
      <w:proofErr w:type="spellStart"/>
      <w:r w:rsidRPr="007769E0">
        <w:t>msigdb</w:t>
      </w:r>
      <w:proofErr w:type="spellEnd"/>
      <w:r w:rsidRPr="007769E0">
        <w:t xml:space="preserve"> [Internet]. </w:t>
      </w:r>
      <w:proofErr w:type="spellStart"/>
      <w:r w:rsidRPr="007769E0">
        <w:t>Bioconductor</w:t>
      </w:r>
      <w:proofErr w:type="spellEnd"/>
      <w:r w:rsidRPr="007769E0">
        <w:t>; [citado 1</w:t>
      </w:r>
      <w:r w:rsidRPr="007769E0">
        <w:rPr>
          <w:vertAlign w:val="superscript"/>
        </w:rPr>
        <w:t>o</w:t>
      </w:r>
      <w:r w:rsidRPr="007769E0">
        <w:t xml:space="preserve"> de agosto de 2026]. Disponível em: https://bioconductor.org/packages/msigdb doi:10.18129/B9.BIOC.MSIGDB</w:t>
      </w:r>
    </w:p>
    <w:p w14:paraId="0120E937" w14:textId="77777777" w:rsidR="00C26419" w:rsidRPr="007769E0" w:rsidRDefault="00C26419" w:rsidP="007769E0">
      <w:pPr>
        <w:pStyle w:val="Bibliografia"/>
      </w:pPr>
      <w:r w:rsidRPr="007769E0">
        <w:rPr>
          <w:lang w:val="en-US"/>
        </w:rPr>
        <w:t>25.</w:t>
      </w:r>
      <w:r w:rsidRPr="007769E0">
        <w:rPr>
          <w:lang w:val="en-US"/>
        </w:rPr>
        <w:tab/>
        <w:t xml:space="preserve">Korotkevich G, Sukhov V, Budin N, Shpak B, Artyomov MN, </w:t>
      </w:r>
      <w:proofErr w:type="spellStart"/>
      <w:r w:rsidRPr="007769E0">
        <w:rPr>
          <w:lang w:val="en-US"/>
        </w:rPr>
        <w:t>Sergushichev</w:t>
      </w:r>
      <w:proofErr w:type="spellEnd"/>
      <w:r w:rsidRPr="007769E0">
        <w:rPr>
          <w:lang w:val="en-US"/>
        </w:rPr>
        <w:t xml:space="preserve"> A. Fast gene set enrichment analysis [Internet]. </w:t>
      </w:r>
      <w:proofErr w:type="spellStart"/>
      <w:r w:rsidRPr="007769E0">
        <w:t>Bioinformatics</w:t>
      </w:r>
      <w:proofErr w:type="spellEnd"/>
      <w:r w:rsidRPr="007769E0">
        <w:t>; 2016 [citado 1</w:t>
      </w:r>
      <w:r w:rsidRPr="007769E0">
        <w:rPr>
          <w:vertAlign w:val="superscript"/>
        </w:rPr>
        <w:t>o</w:t>
      </w:r>
      <w:r w:rsidRPr="007769E0">
        <w:t xml:space="preserve"> de agosto de 2026]. Disponível em: http://biorxiv.org/lookup/doi/10.1101/060012 doi:10.1101/060012</w:t>
      </w:r>
    </w:p>
    <w:p w14:paraId="669F9841" w14:textId="77777777" w:rsidR="00C26419" w:rsidRPr="007769E0" w:rsidRDefault="00C26419" w:rsidP="007769E0">
      <w:pPr>
        <w:pStyle w:val="Bibliografia"/>
      </w:pPr>
      <w:r w:rsidRPr="007769E0">
        <w:rPr>
          <w:lang w:val="en-US"/>
        </w:rPr>
        <w:t>26.</w:t>
      </w:r>
      <w:r w:rsidRPr="007769E0">
        <w:rPr>
          <w:lang w:val="en-US"/>
        </w:rPr>
        <w:tab/>
      </w:r>
      <w:proofErr w:type="spellStart"/>
      <w:r w:rsidRPr="007769E0">
        <w:rPr>
          <w:lang w:val="en-US"/>
        </w:rPr>
        <w:t>Therneau</w:t>
      </w:r>
      <w:proofErr w:type="spellEnd"/>
      <w:r w:rsidRPr="007769E0">
        <w:rPr>
          <w:lang w:val="en-US"/>
        </w:rPr>
        <w:t xml:space="preserve"> TM. survival: Survival Analysis [Internet]. </w:t>
      </w:r>
      <w:r w:rsidRPr="007769E0">
        <w:t>2001 [citado 1</w:t>
      </w:r>
      <w:r w:rsidRPr="007769E0">
        <w:rPr>
          <w:vertAlign w:val="superscript"/>
        </w:rPr>
        <w:t>o</w:t>
      </w:r>
      <w:r w:rsidRPr="007769E0">
        <w:t xml:space="preserve"> de agosto de 2026]. p. 3.8-9. Disponível em: https://CRAN.R-project.org/package=survival doi:10.32614/</w:t>
      </w:r>
      <w:proofErr w:type="spellStart"/>
      <w:r w:rsidRPr="007769E0">
        <w:t>CRAN.package.survival</w:t>
      </w:r>
      <w:proofErr w:type="spellEnd"/>
    </w:p>
    <w:p w14:paraId="13A0D513" w14:textId="77777777" w:rsidR="00C26419" w:rsidRPr="007769E0" w:rsidRDefault="00C26419" w:rsidP="007769E0">
      <w:pPr>
        <w:pStyle w:val="Bibliografia"/>
      </w:pPr>
      <w:r w:rsidRPr="007769E0">
        <w:rPr>
          <w:lang w:val="en-US"/>
        </w:rPr>
        <w:t>27.</w:t>
      </w:r>
      <w:r w:rsidRPr="007769E0">
        <w:rPr>
          <w:lang w:val="en-US"/>
        </w:rPr>
        <w:tab/>
      </w:r>
      <w:proofErr w:type="spellStart"/>
      <w:r w:rsidRPr="007769E0">
        <w:rPr>
          <w:lang w:val="en-US"/>
        </w:rPr>
        <w:t>Kassambara</w:t>
      </w:r>
      <w:proofErr w:type="spellEnd"/>
      <w:r w:rsidRPr="007769E0">
        <w:rPr>
          <w:lang w:val="en-US"/>
        </w:rPr>
        <w:t xml:space="preserve"> A, Kosinski M, </w:t>
      </w:r>
      <w:proofErr w:type="spellStart"/>
      <w:r w:rsidRPr="007769E0">
        <w:rPr>
          <w:lang w:val="en-US"/>
        </w:rPr>
        <w:t>Biecek</w:t>
      </w:r>
      <w:proofErr w:type="spellEnd"/>
      <w:r w:rsidRPr="007769E0">
        <w:rPr>
          <w:lang w:val="en-US"/>
        </w:rPr>
        <w:t xml:space="preserve"> P. </w:t>
      </w:r>
      <w:proofErr w:type="spellStart"/>
      <w:r w:rsidRPr="007769E0">
        <w:rPr>
          <w:lang w:val="en-US"/>
        </w:rPr>
        <w:t>survminer</w:t>
      </w:r>
      <w:proofErr w:type="spellEnd"/>
      <w:r w:rsidRPr="007769E0">
        <w:rPr>
          <w:lang w:val="en-US"/>
        </w:rPr>
        <w:t xml:space="preserve">: Drawing Survival Curves using “ggplot2” [Internet]. </w:t>
      </w:r>
      <w:r w:rsidRPr="007769E0">
        <w:t>2016 [citado 1</w:t>
      </w:r>
      <w:r w:rsidRPr="007769E0">
        <w:rPr>
          <w:vertAlign w:val="superscript"/>
        </w:rPr>
        <w:t>o</w:t>
      </w:r>
      <w:r w:rsidRPr="007769E0">
        <w:t xml:space="preserve"> de agosto de 2026]. p. 0.5.2. Disponível em: https://CRAN.R-project.org/package=survminer doi:10.32614/</w:t>
      </w:r>
      <w:proofErr w:type="spellStart"/>
      <w:r w:rsidRPr="007769E0">
        <w:t>CRAN.package.survminer</w:t>
      </w:r>
      <w:proofErr w:type="spellEnd"/>
    </w:p>
    <w:p w14:paraId="1C1B0894" w14:textId="77777777" w:rsidR="00C26419" w:rsidRPr="007769E0" w:rsidRDefault="00C26419" w:rsidP="007769E0">
      <w:pPr>
        <w:pStyle w:val="Bibliografia"/>
      </w:pPr>
      <w:r w:rsidRPr="007769E0">
        <w:rPr>
          <w:lang w:val="en-US"/>
        </w:rPr>
        <w:t>28.</w:t>
      </w:r>
      <w:r w:rsidRPr="007769E0">
        <w:rPr>
          <w:lang w:val="en-US"/>
        </w:rPr>
        <w:tab/>
        <w:t xml:space="preserve">Wilcoxon F. Individual Comparisons by Ranking Methods. </w:t>
      </w:r>
      <w:proofErr w:type="spellStart"/>
      <w:r w:rsidRPr="007769E0">
        <w:t>Biom</w:t>
      </w:r>
      <w:proofErr w:type="spellEnd"/>
      <w:r w:rsidRPr="007769E0">
        <w:t xml:space="preserve"> Bull. dezembro de 1945;1(6):80. doi:10.2307/3001968</w:t>
      </w:r>
    </w:p>
    <w:p w14:paraId="5424E4F7" w14:textId="77777777" w:rsidR="00C26419" w:rsidRPr="007769E0" w:rsidRDefault="00C26419" w:rsidP="007769E0">
      <w:pPr>
        <w:pStyle w:val="Bibliografia"/>
        <w:rPr>
          <w:lang w:val="en-US"/>
        </w:rPr>
      </w:pPr>
      <w:r w:rsidRPr="007769E0">
        <w:rPr>
          <w:lang w:val="en-US"/>
        </w:rPr>
        <w:t>29.</w:t>
      </w:r>
      <w:r w:rsidRPr="007769E0">
        <w:rPr>
          <w:lang w:val="en-US"/>
        </w:rPr>
        <w:tab/>
        <w:t xml:space="preserve">Mann HB, Whitney DR. On a Test of Whether one of Two Random Variables is Stochastically Larger than the Other. Ann Math Stat. </w:t>
      </w:r>
      <w:proofErr w:type="spellStart"/>
      <w:r w:rsidRPr="007769E0">
        <w:rPr>
          <w:lang w:val="en-US"/>
        </w:rPr>
        <w:t>março</w:t>
      </w:r>
      <w:proofErr w:type="spellEnd"/>
      <w:r w:rsidRPr="007769E0">
        <w:rPr>
          <w:lang w:val="en-US"/>
        </w:rPr>
        <w:t xml:space="preserve"> de 1947;18(1):50–60. doi:10.1214/</w:t>
      </w:r>
      <w:proofErr w:type="spellStart"/>
      <w:r w:rsidRPr="007769E0">
        <w:rPr>
          <w:lang w:val="en-US"/>
        </w:rPr>
        <w:t>aoms</w:t>
      </w:r>
      <w:proofErr w:type="spellEnd"/>
      <w:r w:rsidRPr="007769E0">
        <w:rPr>
          <w:lang w:val="en-US"/>
        </w:rPr>
        <w:t>/1177730491</w:t>
      </w:r>
    </w:p>
    <w:p w14:paraId="2670B159" w14:textId="77777777" w:rsidR="00C26419" w:rsidRPr="007769E0" w:rsidRDefault="00C26419" w:rsidP="007769E0">
      <w:pPr>
        <w:pStyle w:val="Bibliografia"/>
      </w:pPr>
      <w:r w:rsidRPr="007769E0">
        <w:rPr>
          <w:lang w:val="en-US"/>
        </w:rPr>
        <w:t>30.</w:t>
      </w:r>
      <w:r w:rsidRPr="007769E0">
        <w:rPr>
          <w:lang w:val="en-US"/>
        </w:rPr>
        <w:tab/>
        <w:t xml:space="preserve">Benjamini Y, Hochberg Y. Controlling the False Discovery Rate: A Practical and Powerful Approach to Multiple Testing. </w:t>
      </w:r>
      <w:r w:rsidRPr="007769E0">
        <w:t xml:space="preserve">J R </w:t>
      </w:r>
      <w:proofErr w:type="spellStart"/>
      <w:r w:rsidRPr="007769E0">
        <w:t>Stat</w:t>
      </w:r>
      <w:proofErr w:type="spellEnd"/>
      <w:r w:rsidRPr="007769E0">
        <w:t xml:space="preserve"> </w:t>
      </w:r>
      <w:proofErr w:type="spellStart"/>
      <w:r w:rsidRPr="007769E0">
        <w:t>Soc</w:t>
      </w:r>
      <w:proofErr w:type="spellEnd"/>
      <w:r w:rsidRPr="007769E0">
        <w:t xml:space="preserve"> Ser B </w:t>
      </w:r>
      <w:proofErr w:type="spellStart"/>
      <w:r w:rsidRPr="007769E0">
        <w:t>Stat</w:t>
      </w:r>
      <w:proofErr w:type="spellEnd"/>
      <w:r w:rsidRPr="007769E0">
        <w:t xml:space="preserve"> </w:t>
      </w:r>
      <w:proofErr w:type="spellStart"/>
      <w:r w:rsidRPr="007769E0">
        <w:t>Methodol</w:t>
      </w:r>
      <w:proofErr w:type="spellEnd"/>
      <w:r w:rsidRPr="007769E0">
        <w:t>. 1</w:t>
      </w:r>
      <w:r w:rsidRPr="007769E0">
        <w:rPr>
          <w:vertAlign w:val="superscript"/>
        </w:rPr>
        <w:t>o</w:t>
      </w:r>
      <w:r w:rsidRPr="007769E0">
        <w:t xml:space="preserve"> de janeiro de 1995;57(1):289–300. doi:10.1111/j.2517-</w:t>
      </w:r>
      <w:proofErr w:type="gramStart"/>
      <w:r w:rsidRPr="007769E0">
        <w:t>6161.1995.tb</w:t>
      </w:r>
      <w:proofErr w:type="gramEnd"/>
      <w:r w:rsidRPr="007769E0">
        <w:t>02031.x</w:t>
      </w:r>
    </w:p>
    <w:p w14:paraId="4C506019" w14:textId="77777777" w:rsidR="00C26419" w:rsidRPr="007769E0" w:rsidRDefault="00C26419" w:rsidP="007769E0">
      <w:pPr>
        <w:pStyle w:val="Bibliografia"/>
      </w:pPr>
      <w:r w:rsidRPr="007769E0">
        <w:t>31.</w:t>
      </w:r>
      <w:r w:rsidRPr="007769E0">
        <w:tab/>
        <w:t xml:space="preserve">Wickham H. Data </w:t>
      </w:r>
      <w:proofErr w:type="spellStart"/>
      <w:r w:rsidRPr="007769E0">
        <w:t>Analysis</w:t>
      </w:r>
      <w:proofErr w:type="spellEnd"/>
      <w:r w:rsidRPr="007769E0">
        <w:t xml:space="preserve">. Em: ggplot2 [Internet]. </w:t>
      </w:r>
      <w:proofErr w:type="spellStart"/>
      <w:r w:rsidRPr="007769E0">
        <w:t>Cham</w:t>
      </w:r>
      <w:proofErr w:type="spellEnd"/>
      <w:r w:rsidRPr="007769E0">
        <w:t xml:space="preserve">: Springer </w:t>
      </w:r>
      <w:proofErr w:type="spellStart"/>
      <w:r w:rsidRPr="007769E0">
        <w:t>International</w:t>
      </w:r>
      <w:proofErr w:type="spellEnd"/>
      <w:r w:rsidRPr="007769E0">
        <w:t xml:space="preserve"> </w:t>
      </w:r>
      <w:proofErr w:type="spellStart"/>
      <w:r w:rsidRPr="007769E0">
        <w:t>Publishing</w:t>
      </w:r>
      <w:proofErr w:type="spellEnd"/>
      <w:r w:rsidRPr="007769E0">
        <w:t>; 2016 [citado 1</w:t>
      </w:r>
      <w:r w:rsidRPr="007769E0">
        <w:rPr>
          <w:vertAlign w:val="superscript"/>
        </w:rPr>
        <w:t>o</w:t>
      </w:r>
      <w:r w:rsidRPr="007769E0">
        <w:t xml:space="preserve"> de agosto de 2026]. p. 189–201. (Use R!). Disponível em: http://link.springer.com/10.1007/978-3-319-24277-4_9 doi:10.1007/978-3-319-24277-4_9</w:t>
      </w:r>
    </w:p>
    <w:p w14:paraId="428384D6" w14:textId="77777777" w:rsidR="00C26419" w:rsidRPr="007769E0" w:rsidRDefault="00C26419" w:rsidP="007769E0">
      <w:pPr>
        <w:pStyle w:val="Bibliografia"/>
      </w:pPr>
      <w:r w:rsidRPr="007769E0">
        <w:lastRenderedPageBreak/>
        <w:t>32.</w:t>
      </w:r>
      <w:r w:rsidRPr="007769E0">
        <w:tab/>
      </w:r>
      <w:proofErr w:type="spellStart"/>
      <w:r w:rsidRPr="007769E0">
        <w:t>Zuguang</w:t>
      </w:r>
      <w:proofErr w:type="spellEnd"/>
      <w:r w:rsidRPr="007769E0">
        <w:t xml:space="preserve"> </w:t>
      </w:r>
      <w:proofErr w:type="spellStart"/>
      <w:r w:rsidRPr="007769E0">
        <w:t>Gu</w:t>
      </w:r>
      <w:proofErr w:type="spellEnd"/>
      <w:r w:rsidRPr="007769E0">
        <w:t xml:space="preserve">. </w:t>
      </w:r>
      <w:proofErr w:type="spellStart"/>
      <w:r w:rsidRPr="007769E0">
        <w:t>ComplexHeatmap</w:t>
      </w:r>
      <w:proofErr w:type="spellEnd"/>
      <w:r w:rsidRPr="007769E0">
        <w:t xml:space="preserve"> [Internet]. </w:t>
      </w:r>
      <w:proofErr w:type="spellStart"/>
      <w:r w:rsidRPr="007769E0">
        <w:t>Bioconductor</w:t>
      </w:r>
      <w:proofErr w:type="spellEnd"/>
      <w:r w:rsidRPr="007769E0">
        <w:t>; 2017 [citado 1</w:t>
      </w:r>
      <w:r w:rsidRPr="007769E0">
        <w:rPr>
          <w:vertAlign w:val="superscript"/>
        </w:rPr>
        <w:t>o</w:t>
      </w:r>
      <w:r w:rsidRPr="007769E0">
        <w:t xml:space="preserve"> de agosto de 2026]. Disponível em: https://bioconductor.org/packages/ComplexHeatmap doi:10.18129/B9.BIOC.COMPLEXHEATMAP</w:t>
      </w:r>
    </w:p>
    <w:p w14:paraId="4A8BD2D8" w14:textId="77777777" w:rsidR="00C26419" w:rsidRPr="007769E0" w:rsidRDefault="00C26419" w:rsidP="007769E0">
      <w:pPr>
        <w:pStyle w:val="Bibliografia"/>
        <w:rPr>
          <w:lang w:val="en-US"/>
        </w:rPr>
      </w:pPr>
      <w:r w:rsidRPr="007769E0">
        <w:rPr>
          <w:lang w:val="en-US"/>
        </w:rPr>
        <w:t>33.</w:t>
      </w:r>
      <w:r w:rsidRPr="007769E0">
        <w:rPr>
          <w:lang w:val="en-US"/>
        </w:rPr>
        <w:tab/>
        <w:t xml:space="preserve">Locke FL, </w:t>
      </w:r>
      <w:proofErr w:type="spellStart"/>
      <w:r w:rsidRPr="007769E0">
        <w:rPr>
          <w:lang w:val="en-US"/>
        </w:rPr>
        <w:t>Filosto</w:t>
      </w:r>
      <w:proofErr w:type="spellEnd"/>
      <w:r w:rsidRPr="007769E0">
        <w:rPr>
          <w:lang w:val="en-US"/>
        </w:rPr>
        <w:t xml:space="preserve"> S, Chou J, </w:t>
      </w:r>
      <w:proofErr w:type="spellStart"/>
      <w:r w:rsidRPr="007769E0">
        <w:rPr>
          <w:lang w:val="en-US"/>
        </w:rPr>
        <w:t>Vardhanabhuti</w:t>
      </w:r>
      <w:proofErr w:type="spellEnd"/>
      <w:r w:rsidRPr="007769E0">
        <w:rPr>
          <w:lang w:val="en-US"/>
        </w:rPr>
        <w:t xml:space="preserve"> S, </w:t>
      </w:r>
      <w:proofErr w:type="spellStart"/>
      <w:r w:rsidRPr="007769E0">
        <w:rPr>
          <w:lang w:val="en-US"/>
        </w:rPr>
        <w:t>Perbost</w:t>
      </w:r>
      <w:proofErr w:type="spellEnd"/>
      <w:r w:rsidRPr="007769E0">
        <w:rPr>
          <w:lang w:val="en-US"/>
        </w:rPr>
        <w:t xml:space="preserve"> R, Dreger P, et al. Impact of tumor microenvironment on efficacy of anti-CD19 CAR T cell therapy or chemotherapy and transplant in large B cell lymphoma. Nat Med. </w:t>
      </w:r>
      <w:proofErr w:type="spellStart"/>
      <w:r w:rsidRPr="007769E0">
        <w:rPr>
          <w:lang w:val="en-US"/>
        </w:rPr>
        <w:t>fevereiro</w:t>
      </w:r>
      <w:proofErr w:type="spellEnd"/>
      <w:r w:rsidRPr="007769E0">
        <w:rPr>
          <w:lang w:val="en-US"/>
        </w:rPr>
        <w:t xml:space="preserve"> de 2024;30(2):507–18. doi:10.1038/s41591-023-02754-1</w:t>
      </w:r>
    </w:p>
    <w:p w14:paraId="71247EC9" w14:textId="77777777" w:rsidR="00C26419" w:rsidRPr="007769E0" w:rsidRDefault="00C26419" w:rsidP="007769E0">
      <w:pPr>
        <w:pStyle w:val="Bibliografia"/>
        <w:rPr>
          <w:lang w:val="en-US"/>
        </w:rPr>
      </w:pPr>
      <w:r w:rsidRPr="007769E0">
        <w:rPr>
          <w:lang w:val="en-US"/>
        </w:rPr>
        <w:t>34.</w:t>
      </w:r>
      <w:r w:rsidRPr="007769E0">
        <w:rPr>
          <w:lang w:val="en-US"/>
        </w:rPr>
        <w:tab/>
        <w:t xml:space="preserve">Scholler N, </w:t>
      </w:r>
      <w:proofErr w:type="spellStart"/>
      <w:r w:rsidRPr="007769E0">
        <w:rPr>
          <w:lang w:val="en-US"/>
        </w:rPr>
        <w:t>Perbost</w:t>
      </w:r>
      <w:proofErr w:type="spellEnd"/>
      <w:r w:rsidRPr="007769E0">
        <w:rPr>
          <w:lang w:val="en-US"/>
        </w:rPr>
        <w:t xml:space="preserve"> R, Locke FL, Jain MD, Turcan S, Danan C, et al. Tumor immune contexture is a determinant of anti-CD19 CAR T cell efficacy in large B cell lymphoma. Nat Med. </w:t>
      </w:r>
      <w:proofErr w:type="spellStart"/>
      <w:r w:rsidRPr="007769E0">
        <w:rPr>
          <w:lang w:val="en-US"/>
        </w:rPr>
        <w:t>setembro</w:t>
      </w:r>
      <w:proofErr w:type="spellEnd"/>
      <w:r w:rsidRPr="007769E0">
        <w:rPr>
          <w:lang w:val="en-US"/>
        </w:rPr>
        <w:t xml:space="preserve"> de 2022;28(9):1872–82. doi:10.1038/s41591-022-01916-x</w:t>
      </w:r>
    </w:p>
    <w:p w14:paraId="2020C874" w14:textId="77777777" w:rsidR="00C26419" w:rsidRPr="007769E0" w:rsidRDefault="00C26419" w:rsidP="007769E0">
      <w:pPr>
        <w:pStyle w:val="Bibliografia"/>
      </w:pPr>
      <w:r w:rsidRPr="007769E0">
        <w:rPr>
          <w:lang w:val="en-US"/>
        </w:rPr>
        <w:t>35.</w:t>
      </w:r>
      <w:r w:rsidRPr="007769E0">
        <w:rPr>
          <w:lang w:val="en-US"/>
        </w:rPr>
        <w:tab/>
        <w:t xml:space="preserve">Beltran H, </w:t>
      </w:r>
      <w:proofErr w:type="spellStart"/>
      <w:r w:rsidRPr="007769E0">
        <w:rPr>
          <w:lang w:val="en-US"/>
        </w:rPr>
        <w:t>Hruszkewycz</w:t>
      </w:r>
      <w:proofErr w:type="spellEnd"/>
      <w:r w:rsidRPr="007769E0">
        <w:rPr>
          <w:lang w:val="en-US"/>
        </w:rPr>
        <w:t xml:space="preserve"> A, Scher HI, Hildesheim J, Isaacs J, Yu EY, et al. The Role of Lineage Plasticity in Prostate Cancer Therapy Resistance. </w:t>
      </w:r>
      <w:r w:rsidRPr="007769E0">
        <w:t xml:space="preserve">Clin </w:t>
      </w:r>
      <w:proofErr w:type="spellStart"/>
      <w:r w:rsidRPr="007769E0">
        <w:t>Cancer</w:t>
      </w:r>
      <w:proofErr w:type="spellEnd"/>
      <w:r w:rsidRPr="007769E0">
        <w:t xml:space="preserve"> Res. 1</w:t>
      </w:r>
      <w:r w:rsidRPr="007769E0">
        <w:rPr>
          <w:vertAlign w:val="superscript"/>
        </w:rPr>
        <w:t>o</w:t>
      </w:r>
      <w:r w:rsidRPr="007769E0">
        <w:t xml:space="preserve"> de dezembro de 2019;25(23):6916–24. doi:10.1158/1078-0432.CCR-19-1423</w:t>
      </w:r>
    </w:p>
    <w:p w14:paraId="24B6BF1E" w14:textId="77777777" w:rsidR="00C26419" w:rsidRPr="007769E0" w:rsidRDefault="00C26419" w:rsidP="007769E0">
      <w:pPr>
        <w:pStyle w:val="Bibliografia"/>
        <w:rPr>
          <w:lang w:val="en-US"/>
        </w:rPr>
      </w:pPr>
      <w:r w:rsidRPr="007769E0">
        <w:t>36.</w:t>
      </w:r>
      <w:r w:rsidRPr="007769E0">
        <w:tab/>
      </w:r>
      <w:proofErr w:type="spellStart"/>
      <w:r w:rsidRPr="007769E0">
        <w:t>Dufva</w:t>
      </w:r>
      <w:proofErr w:type="spellEnd"/>
      <w:r w:rsidRPr="007769E0">
        <w:t xml:space="preserve"> O, </w:t>
      </w:r>
      <w:proofErr w:type="spellStart"/>
      <w:r w:rsidRPr="007769E0">
        <w:t>Pölönen</w:t>
      </w:r>
      <w:proofErr w:type="spellEnd"/>
      <w:r w:rsidRPr="007769E0">
        <w:t xml:space="preserve"> P, Brück O, </w:t>
      </w:r>
      <w:proofErr w:type="spellStart"/>
      <w:r w:rsidRPr="007769E0">
        <w:t>Keränen</w:t>
      </w:r>
      <w:proofErr w:type="spellEnd"/>
      <w:r w:rsidRPr="007769E0">
        <w:t xml:space="preserve"> MAI, </w:t>
      </w:r>
      <w:proofErr w:type="spellStart"/>
      <w:r w:rsidRPr="007769E0">
        <w:t>Klievink</w:t>
      </w:r>
      <w:proofErr w:type="spellEnd"/>
      <w:r w:rsidRPr="007769E0">
        <w:t xml:space="preserve"> J, </w:t>
      </w:r>
      <w:proofErr w:type="spellStart"/>
      <w:r w:rsidRPr="007769E0">
        <w:t>Mehtonen</w:t>
      </w:r>
      <w:proofErr w:type="spellEnd"/>
      <w:r w:rsidRPr="007769E0">
        <w:t xml:space="preserve"> J, et al. </w:t>
      </w:r>
      <w:r w:rsidRPr="007769E0">
        <w:rPr>
          <w:lang w:val="en-US"/>
        </w:rPr>
        <w:t xml:space="preserve">Immunogenomic Landscape of Hematological Malignancies. Cancer Cell. </w:t>
      </w:r>
      <w:proofErr w:type="spellStart"/>
      <w:r w:rsidRPr="007769E0">
        <w:rPr>
          <w:lang w:val="en-US"/>
        </w:rPr>
        <w:t>setembro</w:t>
      </w:r>
      <w:proofErr w:type="spellEnd"/>
      <w:r w:rsidRPr="007769E0">
        <w:rPr>
          <w:lang w:val="en-US"/>
        </w:rPr>
        <w:t xml:space="preserve"> de 2020;38(3):380-399.e13. </w:t>
      </w:r>
      <w:proofErr w:type="gramStart"/>
      <w:r w:rsidRPr="007769E0">
        <w:rPr>
          <w:lang w:val="en-US"/>
        </w:rPr>
        <w:t>doi:10.1016/j.ccell</w:t>
      </w:r>
      <w:proofErr w:type="gramEnd"/>
      <w:r w:rsidRPr="007769E0">
        <w:rPr>
          <w:lang w:val="en-US"/>
        </w:rPr>
        <w:t>.2020.06.002</w:t>
      </w:r>
    </w:p>
    <w:p w14:paraId="11CEA57D" w14:textId="77777777" w:rsidR="00C26419" w:rsidRPr="007769E0" w:rsidRDefault="00C26419" w:rsidP="007769E0">
      <w:pPr>
        <w:pStyle w:val="Bibliografia"/>
        <w:rPr>
          <w:lang w:val="en-US"/>
        </w:rPr>
      </w:pPr>
      <w:r w:rsidRPr="007769E0">
        <w:rPr>
          <w:lang w:val="en-US"/>
        </w:rPr>
        <w:t>37.</w:t>
      </w:r>
      <w:r w:rsidRPr="007769E0">
        <w:rPr>
          <w:lang w:val="en-US"/>
        </w:rPr>
        <w:tab/>
      </w:r>
      <w:proofErr w:type="spellStart"/>
      <w:r w:rsidRPr="007769E0">
        <w:rPr>
          <w:lang w:val="en-US"/>
        </w:rPr>
        <w:t>Chapuy</w:t>
      </w:r>
      <w:proofErr w:type="spellEnd"/>
      <w:r w:rsidRPr="007769E0">
        <w:rPr>
          <w:lang w:val="en-US"/>
        </w:rPr>
        <w:t xml:space="preserve"> B, Stewart C, Dunford AJ, Kim J, </w:t>
      </w:r>
      <w:proofErr w:type="spellStart"/>
      <w:r w:rsidRPr="007769E0">
        <w:rPr>
          <w:lang w:val="en-US"/>
        </w:rPr>
        <w:t>Kamburov</w:t>
      </w:r>
      <w:proofErr w:type="spellEnd"/>
      <w:r w:rsidRPr="007769E0">
        <w:rPr>
          <w:lang w:val="en-US"/>
        </w:rPr>
        <w:t xml:space="preserve"> A, Redd RA, et al. Molecular subtypes of diffuse large B cell lymphoma are associated with distinct pathogenic mechanisms and outcomes. Nat Med. </w:t>
      </w:r>
      <w:proofErr w:type="spellStart"/>
      <w:r w:rsidRPr="007769E0">
        <w:rPr>
          <w:lang w:val="en-US"/>
        </w:rPr>
        <w:t>maio</w:t>
      </w:r>
      <w:proofErr w:type="spellEnd"/>
      <w:r w:rsidRPr="007769E0">
        <w:rPr>
          <w:lang w:val="en-US"/>
        </w:rPr>
        <w:t xml:space="preserve"> de 2018;24(5):679–90. doi:10.1038/s41591-018-0016-8</w:t>
      </w:r>
    </w:p>
    <w:p w14:paraId="3FAF59BE" w14:textId="77777777" w:rsidR="00C26419" w:rsidRPr="007769E0" w:rsidRDefault="00C26419" w:rsidP="007769E0">
      <w:pPr>
        <w:pStyle w:val="Bibliografia"/>
      </w:pPr>
      <w:r w:rsidRPr="007769E0">
        <w:rPr>
          <w:lang w:val="en-US"/>
        </w:rPr>
        <w:t>38.</w:t>
      </w:r>
      <w:r w:rsidRPr="007769E0">
        <w:rPr>
          <w:lang w:val="en-US"/>
        </w:rPr>
        <w:tab/>
        <w:t xml:space="preserve">Cherkassky L, Morello A, Villena-Vargas J, Feng Y, Dimitrov DS, Jones DR, et al. Human CAR T cells with cell-intrinsic PD-1 checkpoint blockade resist tumor-mediated inhibition. </w:t>
      </w:r>
      <w:r w:rsidRPr="007769E0">
        <w:t>J Clin Invest. 25 de julho de 2016;126(8):3130–44. doi:10.1172/JCI83092</w:t>
      </w:r>
    </w:p>
    <w:p w14:paraId="4512A3BE" w14:textId="77777777" w:rsidR="00C26419" w:rsidRPr="007769E0" w:rsidRDefault="00C26419" w:rsidP="007769E0">
      <w:pPr>
        <w:pStyle w:val="Bibliografia"/>
      </w:pPr>
      <w:r w:rsidRPr="007769E0">
        <w:t>39.</w:t>
      </w:r>
      <w:r w:rsidRPr="007769E0">
        <w:tab/>
        <w:t xml:space="preserve">Larson RC, Maus MV. </w:t>
      </w:r>
      <w:r w:rsidRPr="007769E0">
        <w:rPr>
          <w:lang w:val="en-US"/>
        </w:rPr>
        <w:t xml:space="preserve">Recent advances and discoveries in the mechanisms and functions of CAR T cells. </w:t>
      </w:r>
      <w:r w:rsidRPr="007769E0">
        <w:t xml:space="preserve">Nat </w:t>
      </w:r>
      <w:proofErr w:type="spellStart"/>
      <w:r w:rsidRPr="007769E0">
        <w:t>Rev</w:t>
      </w:r>
      <w:proofErr w:type="spellEnd"/>
      <w:r w:rsidRPr="007769E0">
        <w:t xml:space="preserve"> </w:t>
      </w:r>
      <w:proofErr w:type="spellStart"/>
      <w:r w:rsidRPr="007769E0">
        <w:t>Cancer</w:t>
      </w:r>
      <w:proofErr w:type="spellEnd"/>
      <w:r w:rsidRPr="007769E0">
        <w:t>. março de 2021;21(3):145–61. doi:10.1038/s41568-020-00323-z</w:t>
      </w:r>
    </w:p>
    <w:p w14:paraId="77208211" w14:textId="77777777" w:rsidR="00C26419" w:rsidRPr="007769E0" w:rsidRDefault="00C26419" w:rsidP="007769E0">
      <w:pPr>
        <w:pStyle w:val="Bibliografia"/>
        <w:rPr>
          <w:lang w:val="en-US"/>
        </w:rPr>
      </w:pPr>
      <w:r w:rsidRPr="007769E0">
        <w:t>40.</w:t>
      </w:r>
      <w:r w:rsidRPr="007769E0">
        <w:tab/>
      </w:r>
      <w:proofErr w:type="spellStart"/>
      <w:r w:rsidRPr="007769E0">
        <w:t>Majzner</w:t>
      </w:r>
      <w:proofErr w:type="spellEnd"/>
      <w:r w:rsidRPr="007769E0">
        <w:t xml:space="preserve"> RG, </w:t>
      </w:r>
      <w:proofErr w:type="spellStart"/>
      <w:r w:rsidRPr="007769E0">
        <w:t>Mackall</w:t>
      </w:r>
      <w:proofErr w:type="spellEnd"/>
      <w:r w:rsidRPr="007769E0">
        <w:t xml:space="preserve"> CL. </w:t>
      </w:r>
      <w:r w:rsidRPr="007769E0">
        <w:rPr>
          <w:lang w:val="en-US"/>
        </w:rPr>
        <w:t xml:space="preserve">Clinical lessons learned from the first leg of the CAR T cell journey. Nat Med. </w:t>
      </w:r>
      <w:proofErr w:type="spellStart"/>
      <w:r w:rsidRPr="007769E0">
        <w:rPr>
          <w:lang w:val="en-US"/>
        </w:rPr>
        <w:t>setembro</w:t>
      </w:r>
      <w:proofErr w:type="spellEnd"/>
      <w:r w:rsidRPr="007769E0">
        <w:rPr>
          <w:lang w:val="en-US"/>
        </w:rPr>
        <w:t xml:space="preserve"> de 2019;25(9):1341–55. doi:10.1038/s41591-019-0564-6</w:t>
      </w:r>
    </w:p>
    <w:p w14:paraId="352AC268" w14:textId="77777777" w:rsidR="00C26419" w:rsidRPr="007769E0" w:rsidRDefault="00C26419" w:rsidP="007769E0">
      <w:pPr>
        <w:pStyle w:val="Bibliografia"/>
        <w:rPr>
          <w:lang w:val="en-US"/>
        </w:rPr>
      </w:pPr>
      <w:r w:rsidRPr="007769E0">
        <w:rPr>
          <w:lang w:val="en-US"/>
        </w:rPr>
        <w:t>41.</w:t>
      </w:r>
      <w:r w:rsidRPr="007769E0">
        <w:rPr>
          <w:lang w:val="en-US"/>
        </w:rPr>
        <w:tab/>
        <w:t xml:space="preserve">Ayers M, Lunceford J, </w:t>
      </w:r>
      <w:proofErr w:type="spellStart"/>
      <w:r w:rsidRPr="007769E0">
        <w:rPr>
          <w:lang w:val="en-US"/>
        </w:rPr>
        <w:t>Nebozhyn</w:t>
      </w:r>
      <w:proofErr w:type="spellEnd"/>
      <w:r w:rsidRPr="007769E0">
        <w:rPr>
          <w:lang w:val="en-US"/>
        </w:rPr>
        <w:t xml:space="preserve"> M, Murphy E, Loboda A, Kaufman DR, et al. IFN-</w:t>
      </w:r>
      <w:r w:rsidRPr="007769E0">
        <w:t>γ</w:t>
      </w:r>
      <w:r w:rsidRPr="007769E0">
        <w:rPr>
          <w:lang w:val="en-US"/>
        </w:rPr>
        <w:t xml:space="preserve">–related mRNA profile predicts clinical response to PD-1 blockade. J Clin Invest. 26 de </w:t>
      </w:r>
      <w:proofErr w:type="spellStart"/>
      <w:r w:rsidRPr="007769E0">
        <w:rPr>
          <w:lang w:val="en-US"/>
        </w:rPr>
        <w:t>junho</w:t>
      </w:r>
      <w:proofErr w:type="spellEnd"/>
      <w:r w:rsidRPr="007769E0">
        <w:rPr>
          <w:lang w:val="en-US"/>
        </w:rPr>
        <w:t xml:space="preserve"> de 2017;127(8):2930–40. doi:10.1172/JCI91190</w:t>
      </w:r>
    </w:p>
    <w:p w14:paraId="4470EFEA" w14:textId="77777777" w:rsidR="00C26419" w:rsidRPr="007769E0" w:rsidRDefault="00C26419" w:rsidP="007769E0">
      <w:pPr>
        <w:pStyle w:val="Bibliografia"/>
        <w:rPr>
          <w:lang w:val="en-US"/>
        </w:rPr>
      </w:pPr>
      <w:r w:rsidRPr="007769E0">
        <w:rPr>
          <w:lang w:val="en-US"/>
        </w:rPr>
        <w:t>42.</w:t>
      </w:r>
      <w:r w:rsidRPr="007769E0">
        <w:rPr>
          <w:lang w:val="en-US"/>
        </w:rPr>
        <w:tab/>
        <w:t xml:space="preserve">Karin N, </w:t>
      </w:r>
      <w:proofErr w:type="spellStart"/>
      <w:r w:rsidRPr="007769E0">
        <w:rPr>
          <w:lang w:val="en-US"/>
        </w:rPr>
        <w:t>Wildbaum</w:t>
      </w:r>
      <w:proofErr w:type="spellEnd"/>
      <w:r w:rsidRPr="007769E0">
        <w:rPr>
          <w:lang w:val="en-US"/>
        </w:rPr>
        <w:t xml:space="preserve"> G. The Role of Chemokines in Shaping the Balance Between CD4+ T Cell Subsets and Its Therapeutic Implications in Autoimmune </w:t>
      </w:r>
      <w:r w:rsidRPr="007769E0">
        <w:rPr>
          <w:lang w:val="en-US"/>
        </w:rPr>
        <w:lastRenderedPageBreak/>
        <w:t xml:space="preserve">and Cancer Diseases. Front Immunol. 30 de </w:t>
      </w:r>
      <w:proofErr w:type="spellStart"/>
      <w:r w:rsidRPr="007769E0">
        <w:rPr>
          <w:lang w:val="en-US"/>
        </w:rPr>
        <w:t>novembro</w:t>
      </w:r>
      <w:proofErr w:type="spellEnd"/>
      <w:r w:rsidRPr="007769E0">
        <w:rPr>
          <w:lang w:val="en-US"/>
        </w:rPr>
        <w:t xml:space="preserve"> de 2015;6. doi:10.3389/fimmu.2015.00609</w:t>
      </w:r>
    </w:p>
    <w:p w14:paraId="3BB0BF92" w14:textId="77777777" w:rsidR="00C26419" w:rsidRPr="007769E0" w:rsidRDefault="00C26419" w:rsidP="007769E0">
      <w:pPr>
        <w:pStyle w:val="Bibliografia"/>
        <w:rPr>
          <w:lang w:val="en-US"/>
        </w:rPr>
      </w:pPr>
      <w:r w:rsidRPr="007769E0">
        <w:rPr>
          <w:lang w:val="en-US"/>
        </w:rPr>
        <w:t>43.</w:t>
      </w:r>
      <w:r w:rsidRPr="007769E0">
        <w:rPr>
          <w:lang w:val="en-US"/>
        </w:rPr>
        <w:tab/>
        <w:t xml:space="preserve">Yang J, Antin P, </w:t>
      </w:r>
      <w:proofErr w:type="spellStart"/>
      <w:r w:rsidRPr="007769E0">
        <w:rPr>
          <w:lang w:val="en-US"/>
        </w:rPr>
        <w:t>Berx</w:t>
      </w:r>
      <w:proofErr w:type="spellEnd"/>
      <w:r w:rsidRPr="007769E0">
        <w:rPr>
          <w:lang w:val="en-US"/>
        </w:rPr>
        <w:t xml:space="preserve"> G, </w:t>
      </w:r>
      <w:proofErr w:type="spellStart"/>
      <w:r w:rsidRPr="007769E0">
        <w:rPr>
          <w:lang w:val="en-US"/>
        </w:rPr>
        <w:t>Blanpain</w:t>
      </w:r>
      <w:proofErr w:type="spellEnd"/>
      <w:r w:rsidRPr="007769E0">
        <w:rPr>
          <w:lang w:val="en-US"/>
        </w:rPr>
        <w:t xml:space="preserve"> C, </w:t>
      </w:r>
      <w:proofErr w:type="spellStart"/>
      <w:r w:rsidRPr="007769E0">
        <w:rPr>
          <w:lang w:val="en-US"/>
        </w:rPr>
        <w:t>Brabletz</w:t>
      </w:r>
      <w:proofErr w:type="spellEnd"/>
      <w:r w:rsidRPr="007769E0">
        <w:rPr>
          <w:lang w:val="en-US"/>
        </w:rPr>
        <w:t xml:space="preserve"> T, Bronner M, et al. Guidelines and definitions for research on epithelial–mesenchymal transition. Nat Rev Mol Cell Biol. 10 de </w:t>
      </w:r>
      <w:proofErr w:type="spellStart"/>
      <w:r w:rsidRPr="007769E0">
        <w:rPr>
          <w:lang w:val="en-US"/>
        </w:rPr>
        <w:t>junho</w:t>
      </w:r>
      <w:proofErr w:type="spellEnd"/>
      <w:r w:rsidRPr="007769E0">
        <w:rPr>
          <w:lang w:val="en-US"/>
        </w:rPr>
        <w:t xml:space="preserve"> de 2020;21(6):341–52. doi:10.1038/s41580-020-0237-9</w:t>
      </w:r>
    </w:p>
    <w:p w14:paraId="06B21C88" w14:textId="77777777" w:rsidR="00C26419" w:rsidRPr="007769E0" w:rsidRDefault="00C26419" w:rsidP="007769E0">
      <w:pPr>
        <w:pStyle w:val="Bibliografia"/>
        <w:rPr>
          <w:lang w:val="en-US"/>
        </w:rPr>
      </w:pPr>
      <w:r w:rsidRPr="007769E0">
        <w:rPr>
          <w:lang w:val="en-US"/>
        </w:rPr>
        <w:t>44.</w:t>
      </w:r>
      <w:r w:rsidRPr="007769E0">
        <w:rPr>
          <w:lang w:val="en-US"/>
        </w:rPr>
        <w:tab/>
        <w:t xml:space="preserve">Grossmann L, Jagla W, </w:t>
      </w:r>
      <w:proofErr w:type="spellStart"/>
      <w:r w:rsidRPr="007769E0">
        <w:rPr>
          <w:lang w:val="en-US"/>
        </w:rPr>
        <w:t>Bettstetter</w:t>
      </w:r>
      <w:proofErr w:type="spellEnd"/>
      <w:r w:rsidRPr="007769E0">
        <w:rPr>
          <w:lang w:val="en-US"/>
        </w:rPr>
        <w:t xml:space="preserve"> M, Bertz S, Schwarz-Furlan S, Richter T, et al. Gene Expression Profiling Provides an Improved Characterization of CD79B-Mutated Diffuse Large B-Cell Lymphomas. J Pers Med. 10 de </w:t>
      </w:r>
      <w:proofErr w:type="spellStart"/>
      <w:r w:rsidRPr="007769E0">
        <w:rPr>
          <w:lang w:val="en-US"/>
        </w:rPr>
        <w:t>novembro</w:t>
      </w:r>
      <w:proofErr w:type="spellEnd"/>
      <w:r w:rsidRPr="007769E0">
        <w:rPr>
          <w:lang w:val="en-US"/>
        </w:rPr>
        <w:t xml:space="preserve"> de 2025;15(11):548. doi:10.3390/jpm15110548</w:t>
      </w:r>
    </w:p>
    <w:p w14:paraId="79FD54BC" w14:textId="77777777" w:rsidR="00C26419" w:rsidRPr="007769E0" w:rsidRDefault="00C26419" w:rsidP="007769E0">
      <w:pPr>
        <w:pStyle w:val="Bibliografia"/>
      </w:pPr>
      <w:r w:rsidRPr="007769E0">
        <w:rPr>
          <w:lang w:val="en-US"/>
        </w:rPr>
        <w:t>45.</w:t>
      </w:r>
      <w:r w:rsidRPr="007769E0">
        <w:rPr>
          <w:lang w:val="en-US"/>
        </w:rPr>
        <w:tab/>
        <w:t xml:space="preserve">Tamura T, Yanai H, Savitsky D, Taniguchi T. The IRF Family Transcription Factors in Immunity and Oncogenesis. </w:t>
      </w:r>
      <w:proofErr w:type="spellStart"/>
      <w:r w:rsidRPr="007769E0">
        <w:t>Annu</w:t>
      </w:r>
      <w:proofErr w:type="spellEnd"/>
      <w:r w:rsidRPr="007769E0">
        <w:t xml:space="preserve"> </w:t>
      </w:r>
      <w:proofErr w:type="spellStart"/>
      <w:r w:rsidRPr="007769E0">
        <w:t>Rev</w:t>
      </w:r>
      <w:proofErr w:type="spellEnd"/>
      <w:r w:rsidRPr="007769E0">
        <w:t xml:space="preserve"> </w:t>
      </w:r>
      <w:proofErr w:type="spellStart"/>
      <w:r w:rsidRPr="007769E0">
        <w:t>Immunol</w:t>
      </w:r>
      <w:proofErr w:type="spellEnd"/>
      <w:r w:rsidRPr="007769E0">
        <w:t>. 1</w:t>
      </w:r>
      <w:r w:rsidRPr="007769E0">
        <w:rPr>
          <w:vertAlign w:val="superscript"/>
        </w:rPr>
        <w:t>o</w:t>
      </w:r>
      <w:r w:rsidRPr="007769E0">
        <w:t xml:space="preserve"> de abril de 2008;26(1):535–84. doi:10.1146/annurev.immunol.26.021607.090400</w:t>
      </w:r>
    </w:p>
    <w:p w14:paraId="06A8AD82" w14:textId="77777777" w:rsidR="00C26419" w:rsidRPr="007769E0" w:rsidRDefault="00C26419" w:rsidP="007769E0">
      <w:pPr>
        <w:pStyle w:val="Bibliografia"/>
      </w:pPr>
      <w:r w:rsidRPr="007769E0">
        <w:rPr>
          <w:lang w:val="en-US"/>
        </w:rPr>
        <w:t>46.</w:t>
      </w:r>
      <w:r w:rsidRPr="007769E0">
        <w:rPr>
          <w:lang w:val="en-US"/>
        </w:rPr>
        <w:tab/>
      </w:r>
      <w:proofErr w:type="spellStart"/>
      <w:r w:rsidRPr="007769E0">
        <w:rPr>
          <w:lang w:val="en-US"/>
        </w:rPr>
        <w:t>Ritthipichai</w:t>
      </w:r>
      <w:proofErr w:type="spellEnd"/>
      <w:r w:rsidRPr="007769E0">
        <w:rPr>
          <w:lang w:val="en-US"/>
        </w:rPr>
        <w:t xml:space="preserve"> K, Haymaker CL, Martinez M, Aschenbrenner A, Yi X, Zhang M, et al. Multifaceted Role of BTLA in the Control of CD8+ T-cell Fate after Antigen Encounter. </w:t>
      </w:r>
      <w:r w:rsidRPr="007769E0">
        <w:t xml:space="preserve">Clin </w:t>
      </w:r>
      <w:proofErr w:type="spellStart"/>
      <w:r w:rsidRPr="007769E0">
        <w:t>Cancer</w:t>
      </w:r>
      <w:proofErr w:type="spellEnd"/>
      <w:r w:rsidRPr="007769E0">
        <w:t xml:space="preserve"> Res. 12 de outubro de 2017;23(20):6151–64. doi:10.1158/1078-0432.CCR-16-1217</w:t>
      </w:r>
    </w:p>
    <w:p w14:paraId="1014F56C" w14:textId="77777777" w:rsidR="00C26419" w:rsidRPr="007769E0" w:rsidRDefault="00C26419" w:rsidP="007769E0">
      <w:pPr>
        <w:pStyle w:val="Bibliografia"/>
      </w:pPr>
      <w:r w:rsidRPr="007769E0">
        <w:t>47.</w:t>
      </w:r>
      <w:r w:rsidRPr="007769E0">
        <w:tab/>
      </w:r>
      <w:proofErr w:type="spellStart"/>
      <w:r w:rsidRPr="007769E0">
        <w:t>Haymaker</w:t>
      </w:r>
      <w:proofErr w:type="spellEnd"/>
      <w:r w:rsidRPr="007769E0">
        <w:t xml:space="preserve"> C, Wu RC, </w:t>
      </w:r>
      <w:proofErr w:type="spellStart"/>
      <w:r w:rsidRPr="007769E0">
        <w:t>Bernatchez</w:t>
      </w:r>
      <w:proofErr w:type="spellEnd"/>
      <w:r w:rsidRPr="007769E0">
        <w:t xml:space="preserve"> C, </w:t>
      </w:r>
      <w:proofErr w:type="spellStart"/>
      <w:r w:rsidRPr="007769E0">
        <w:t>Radvanyi</w:t>
      </w:r>
      <w:proofErr w:type="spellEnd"/>
      <w:r w:rsidRPr="007769E0">
        <w:t xml:space="preserve"> LG. </w:t>
      </w:r>
      <w:r w:rsidRPr="007769E0">
        <w:rPr>
          <w:lang w:val="en-US"/>
        </w:rPr>
        <w:t>PD-1 and BTLA and CD8</w:t>
      </w:r>
      <w:r w:rsidRPr="007769E0">
        <w:rPr>
          <w:vertAlign w:val="superscript"/>
          <w:lang w:val="en-US"/>
        </w:rPr>
        <w:t>+</w:t>
      </w:r>
      <w:r w:rsidRPr="007769E0">
        <w:rPr>
          <w:lang w:val="en-US"/>
        </w:rPr>
        <w:t xml:space="preserve"> T-cell “exhaustion” in cancer: “Exercising” an alternative viewpoint. </w:t>
      </w:r>
      <w:proofErr w:type="spellStart"/>
      <w:r w:rsidRPr="007769E0">
        <w:t>OncoImmunology</w:t>
      </w:r>
      <w:proofErr w:type="spellEnd"/>
      <w:r w:rsidRPr="007769E0">
        <w:t>. agosto de 2012;1(5):735–8. doi:10.4161/onci.20823</w:t>
      </w:r>
    </w:p>
    <w:p w14:paraId="5DABC76C" w14:textId="0B8549D8" w:rsidR="009E6639" w:rsidRPr="00B77446" w:rsidRDefault="009E6639" w:rsidP="00A34D3D">
      <w:pPr>
        <w:spacing w:after="0" w:line="480" w:lineRule="auto"/>
        <w:jc w:val="both"/>
        <w:rPr>
          <w:rFonts w:ascii="Times New Roman" w:hAnsi="Times New Roman" w:cs="Times New Roman"/>
          <w:lang w:val="en-US"/>
        </w:rPr>
      </w:pPr>
      <w:r w:rsidRPr="00B77446">
        <w:rPr>
          <w:rFonts w:ascii="Times New Roman" w:hAnsi="Times New Roman" w:cs="Times New Roman"/>
          <w:lang w:val="en-US"/>
        </w:rPr>
        <w:fldChar w:fldCharType="end"/>
      </w:r>
    </w:p>
    <w:p w14:paraId="45FF5476" w14:textId="0DCE9D9A" w:rsidR="00756E06" w:rsidRPr="009E3191" w:rsidRDefault="00172BCD" w:rsidP="00A34D3D">
      <w:pPr>
        <w:spacing w:after="0" w:line="480" w:lineRule="auto"/>
        <w:jc w:val="both"/>
        <w:rPr>
          <w:rFonts w:ascii="Times New Roman" w:hAnsi="Times New Roman" w:cs="Times New Roman"/>
        </w:rPr>
      </w:pPr>
      <w:proofErr w:type="spellStart"/>
      <w:r w:rsidRPr="009E3191">
        <w:rPr>
          <w:rFonts w:ascii="Times New Roman" w:hAnsi="Times New Roman" w:cs="Times New Roman"/>
          <w:b/>
          <w:bCs/>
        </w:rPr>
        <w:t>Supplementary</w:t>
      </w:r>
      <w:proofErr w:type="spellEnd"/>
      <w:r w:rsidRPr="009E3191">
        <w:rPr>
          <w:rFonts w:ascii="Times New Roman" w:hAnsi="Times New Roman" w:cs="Times New Roman"/>
          <w:b/>
          <w:bCs/>
        </w:rPr>
        <w:t xml:space="preserve"> Material</w:t>
      </w:r>
    </w:p>
    <w:p w14:paraId="7FC57E2E" w14:textId="77777777" w:rsidR="00756E06" w:rsidRPr="009E3191" w:rsidRDefault="00756E06" w:rsidP="00855F70">
      <w:pPr>
        <w:spacing w:after="0" w:line="480" w:lineRule="auto"/>
        <w:jc w:val="both"/>
        <w:rPr>
          <w:rFonts w:ascii="Times New Roman" w:hAnsi="Times New Roman" w:cs="Times New Roman"/>
        </w:rPr>
      </w:pPr>
    </w:p>
    <w:p w14:paraId="79FD20D3" w14:textId="22FFB3F6" w:rsidR="00756E06" w:rsidRDefault="00756E06" w:rsidP="00855F70">
      <w:pPr>
        <w:spacing w:after="0" w:line="480" w:lineRule="auto"/>
        <w:jc w:val="both"/>
        <w:rPr>
          <w:rFonts w:ascii="Times New Roman" w:hAnsi="Times New Roman" w:cs="Times New Roman"/>
        </w:rPr>
      </w:pPr>
      <w:r>
        <w:rPr>
          <w:rFonts w:ascii="Times New Roman" w:hAnsi="Times New Roman" w:cs="Times New Roman"/>
          <w:noProof/>
        </w:rPr>
        <w:drawing>
          <wp:inline distT="0" distB="0" distL="0" distR="0" wp14:anchorId="46A7BA89" wp14:editId="35763B7B">
            <wp:extent cx="5400040" cy="2622550"/>
            <wp:effectExtent l="0" t="0" r="0" b="6350"/>
            <wp:docPr id="109981191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811917" name="Imagem 1099811917"/>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400040" cy="2622550"/>
                    </a:xfrm>
                    <a:prstGeom prst="rect">
                      <a:avLst/>
                    </a:prstGeom>
                  </pic:spPr>
                </pic:pic>
              </a:graphicData>
            </a:graphic>
          </wp:inline>
        </w:drawing>
      </w:r>
    </w:p>
    <w:p w14:paraId="5DB5546D" w14:textId="690C3098" w:rsidR="00756E06" w:rsidRPr="00E96F36" w:rsidRDefault="00756E06" w:rsidP="00E96F36">
      <w:pPr>
        <w:spacing w:after="0" w:line="480" w:lineRule="auto"/>
        <w:jc w:val="both"/>
        <w:rPr>
          <w:rFonts w:ascii="Times New Roman" w:hAnsi="Times New Roman" w:cs="Times New Roman"/>
          <w:lang w:val="en-US"/>
        </w:rPr>
      </w:pPr>
      <w:r w:rsidRPr="00E96F36">
        <w:rPr>
          <w:rFonts w:ascii="Times New Roman" w:hAnsi="Times New Roman" w:cs="Times New Roman"/>
          <w:b/>
          <w:bCs/>
          <w:lang w:val="en-US"/>
        </w:rPr>
        <w:t>Supplementary Figure 1. B-cell lineage abundance determined by deconvolution.</w:t>
      </w:r>
      <w:r w:rsidRPr="00E96F36">
        <w:rPr>
          <w:rFonts w:ascii="Times New Roman" w:hAnsi="Times New Roman" w:cs="Times New Roman"/>
          <w:lang w:val="en-US"/>
        </w:rPr>
        <w:t xml:space="preserve"> </w:t>
      </w:r>
      <w:r w:rsidRPr="00E96F36">
        <w:rPr>
          <w:rFonts w:ascii="Times New Roman" w:hAnsi="Times New Roman" w:cs="Times New Roman"/>
          <w:b/>
          <w:bCs/>
          <w:lang w:val="en-US"/>
        </w:rPr>
        <w:t>(A)</w:t>
      </w:r>
      <w:r w:rsidRPr="00E96F36">
        <w:rPr>
          <w:rFonts w:ascii="Times New Roman" w:hAnsi="Times New Roman" w:cs="Times New Roman"/>
          <w:lang w:val="en-US"/>
        </w:rPr>
        <w:t xml:space="preserve"> B-cell lineage abundance at baseline (pre-infusion) in the Axi-cel-treated cohort from </w:t>
      </w:r>
      <w:r w:rsidRPr="00E96F36">
        <w:rPr>
          <w:rFonts w:ascii="Times New Roman" w:hAnsi="Times New Roman" w:cs="Times New Roman"/>
          <w:lang w:val="en-US"/>
        </w:rPr>
        <w:lastRenderedPageBreak/>
        <w:t xml:space="preserve">the ZUMA-7 study, computationally estimated using the MCP-counter (Microenvironment Cell Populations-counter) algorithm. </w:t>
      </w:r>
      <w:r w:rsidRPr="00E96F36">
        <w:rPr>
          <w:rFonts w:ascii="Times New Roman" w:hAnsi="Times New Roman" w:cs="Times New Roman"/>
          <w:b/>
          <w:bCs/>
          <w:lang w:val="en-US"/>
        </w:rPr>
        <w:t>(B)</w:t>
      </w:r>
      <w:r w:rsidRPr="00E96F36">
        <w:rPr>
          <w:rFonts w:ascii="Times New Roman" w:hAnsi="Times New Roman" w:cs="Times New Roman"/>
          <w:lang w:val="en-US"/>
        </w:rPr>
        <w:t xml:space="preserve"> B-cell lineage abundance in the standard-of-care (SOC) control arm of the ZUMA-7 study. </w:t>
      </w:r>
      <w:r w:rsidRPr="00E96F36">
        <w:rPr>
          <w:rFonts w:ascii="Times New Roman" w:hAnsi="Times New Roman" w:cs="Times New Roman"/>
          <w:b/>
          <w:bCs/>
          <w:lang w:val="en-US"/>
        </w:rPr>
        <w:t>(C)</w:t>
      </w:r>
      <w:r w:rsidRPr="00E96F36">
        <w:rPr>
          <w:rFonts w:ascii="Times New Roman" w:hAnsi="Times New Roman" w:cs="Times New Roman"/>
          <w:lang w:val="en-US"/>
        </w:rPr>
        <w:t xml:space="preserve"> Baseline B-cell lineage abundance in the ZUMA-1 study cohort, comprising previously treated patients, stratified by clinical response (CR vs. Non-CR). </w:t>
      </w:r>
      <w:r w:rsidRPr="00E96F36">
        <w:rPr>
          <w:rFonts w:ascii="Times New Roman" w:hAnsi="Times New Roman" w:cs="Times New Roman"/>
          <w:b/>
          <w:bCs/>
          <w:lang w:val="en-US"/>
        </w:rPr>
        <w:t>(D)</w:t>
      </w:r>
      <w:r w:rsidRPr="00E96F36">
        <w:rPr>
          <w:rFonts w:ascii="Times New Roman" w:hAnsi="Times New Roman" w:cs="Times New Roman"/>
          <w:lang w:val="en-US"/>
        </w:rPr>
        <w:t xml:space="preserve"> Paired longitudinal analysis comparing B-cell lineage abundance between pre-infusion (baseline) and post-CAR-T treatment biopsies in patients from the ZUMA-1 study. Cell abundance scores are presented on a Log2 scale. Statistical differences were assessed using the Wilcoxon rank-sum test </w:t>
      </w:r>
      <w:r w:rsidRPr="00E96F36">
        <w:rPr>
          <w:rFonts w:ascii="Times New Roman" w:hAnsi="Times New Roman" w:cs="Times New Roman"/>
          <w:b/>
          <w:bCs/>
          <w:lang w:val="en-US"/>
        </w:rPr>
        <w:t>(A-C)</w:t>
      </w:r>
      <w:r w:rsidRPr="00E96F36">
        <w:rPr>
          <w:rFonts w:ascii="Times New Roman" w:hAnsi="Times New Roman" w:cs="Times New Roman"/>
          <w:lang w:val="en-US"/>
        </w:rPr>
        <w:t xml:space="preserve"> and the Wilcoxon signed-rank test for paired samples </w:t>
      </w:r>
      <w:r w:rsidRPr="00E96F36">
        <w:rPr>
          <w:rFonts w:ascii="Times New Roman" w:hAnsi="Times New Roman" w:cs="Times New Roman"/>
          <w:b/>
          <w:bCs/>
          <w:lang w:val="en-US"/>
        </w:rPr>
        <w:t>(D)</w:t>
      </w:r>
      <w:r w:rsidRPr="00E96F36">
        <w:rPr>
          <w:rFonts w:ascii="Times New Roman" w:hAnsi="Times New Roman" w:cs="Times New Roman"/>
          <w:lang w:val="en-US"/>
        </w:rPr>
        <w:t>, with Benjamini-Hochberg correction for False Discovery Rate (FDR). Boxplots overlaid on violin plots indicate the median and interquartile range. Overlaid scatter points represent individual patients, color-coded according to granular clinical classifications.</w:t>
      </w:r>
    </w:p>
    <w:p w14:paraId="75259EA9" w14:textId="77777777" w:rsidR="00756E06" w:rsidRPr="00E96F36" w:rsidRDefault="00756E06" w:rsidP="00E96F36">
      <w:pPr>
        <w:spacing w:after="0" w:line="480" w:lineRule="auto"/>
        <w:jc w:val="both"/>
        <w:rPr>
          <w:rFonts w:ascii="Times New Roman" w:hAnsi="Times New Roman" w:cs="Times New Roman"/>
          <w:sz w:val="32"/>
          <w:szCs w:val="32"/>
          <w:lang w:val="en-US"/>
        </w:rPr>
      </w:pPr>
    </w:p>
    <w:p w14:paraId="3AAEF9BD" w14:textId="77777777" w:rsidR="00756E06" w:rsidRDefault="00756E06" w:rsidP="00855F70">
      <w:pPr>
        <w:spacing w:after="0" w:line="480" w:lineRule="auto"/>
        <w:jc w:val="both"/>
        <w:rPr>
          <w:rFonts w:ascii="Times New Roman" w:hAnsi="Times New Roman" w:cs="Times New Roman"/>
          <w:lang w:val="en-US"/>
        </w:rPr>
        <w:sectPr w:rsidR="00756E06" w:rsidSect="004772B8">
          <w:pgSz w:w="11906" w:h="16838"/>
          <w:pgMar w:top="1417" w:right="1701" w:bottom="1417" w:left="1701" w:header="708" w:footer="708" w:gutter="0"/>
          <w:lnNumType w:countBy="1" w:restart="continuous"/>
          <w:cols w:space="708"/>
          <w:docGrid w:linePitch="360"/>
        </w:sectPr>
      </w:pPr>
    </w:p>
    <w:p w14:paraId="009AA88E" w14:textId="04508695" w:rsidR="00756E06" w:rsidRPr="00E96F36" w:rsidRDefault="00B03DC1" w:rsidP="00E96F36">
      <w:pPr>
        <w:spacing w:after="0" w:line="480" w:lineRule="auto"/>
        <w:jc w:val="both"/>
        <w:rPr>
          <w:rFonts w:ascii="Times New Roman" w:hAnsi="Times New Roman" w:cs="Times New Roman"/>
          <w:lang w:val="en-US"/>
        </w:rPr>
      </w:pPr>
      <w:r w:rsidRPr="00B03DC1">
        <w:rPr>
          <w:rFonts w:ascii="Times New Roman" w:hAnsi="Times New Roman" w:cs="Times New Roman"/>
          <w:b/>
          <w:bCs/>
          <w:lang w:val="en-US"/>
        </w:rPr>
        <w:lastRenderedPageBreak/>
        <w:t xml:space="preserve">Supplementary Table 1. Statistical summary of the transcriptional profile for T-cell exhaustion and the antigen presentation (HLA) machinery. </w:t>
      </w:r>
      <w:r w:rsidRPr="00B03DC1">
        <w:rPr>
          <w:rFonts w:ascii="Times New Roman" w:hAnsi="Times New Roman" w:cs="Times New Roman"/>
          <w:lang w:val="en-US"/>
        </w:rPr>
        <w:t>Statistical comparisons of the expression levels of key T-cell exhaustion markers and HLA machinery genes across the evaluated clinical cohorts. Details include the context of the empirical analysis (Cohort), the biological category and specific transcriptional target (Gene group and feature), as well as the clinical or temporal strata compared (group_1 and group_2). Comparisons assess durable clinical response (Sustained vs. Failure in ZUMA-7; CR vs. Non-CR in ZUMA-1) or longitudinal intra-patient evolution (Baseline vs. Post-CAR T). Nominal p-values (</w:t>
      </w:r>
      <w:proofErr w:type="spellStart"/>
      <w:r w:rsidRPr="00B03DC1">
        <w:rPr>
          <w:rFonts w:ascii="Times New Roman" w:hAnsi="Times New Roman" w:cs="Times New Roman"/>
          <w:lang w:val="en-US"/>
        </w:rPr>
        <w:t>p_value</w:t>
      </w:r>
      <w:proofErr w:type="spellEnd"/>
      <w:r w:rsidRPr="00B03DC1">
        <w:rPr>
          <w:rFonts w:ascii="Times New Roman" w:hAnsi="Times New Roman" w:cs="Times New Roman"/>
          <w:lang w:val="en-US"/>
        </w:rPr>
        <w:t>) were derived using non-parametric statistical testing (the Wilcoxon rank-sum/Mann-Whitney U test for independent groups, or the Wilcoxon signed-rank test for paired longitudinal samples). To ensure statistical rigor and preserve biological power, adjusted p-values (</w:t>
      </w:r>
      <w:proofErr w:type="spellStart"/>
      <w:r w:rsidRPr="00B03DC1">
        <w:rPr>
          <w:rFonts w:ascii="Times New Roman" w:hAnsi="Times New Roman" w:cs="Times New Roman"/>
          <w:lang w:val="en-US"/>
        </w:rPr>
        <w:t>padj_BH</w:t>
      </w:r>
      <w:proofErr w:type="spellEnd"/>
      <w:r w:rsidRPr="00B03DC1">
        <w:rPr>
          <w:rFonts w:ascii="Times New Roman" w:hAnsi="Times New Roman" w:cs="Times New Roman"/>
          <w:lang w:val="en-US"/>
        </w:rPr>
        <w:t xml:space="preserve"> and </w:t>
      </w:r>
      <w:proofErr w:type="spellStart"/>
      <w:r w:rsidRPr="00B03DC1">
        <w:rPr>
          <w:rFonts w:ascii="Times New Roman" w:hAnsi="Times New Roman" w:cs="Times New Roman"/>
          <w:lang w:val="en-US"/>
        </w:rPr>
        <w:t>label_padj</w:t>
      </w:r>
      <w:proofErr w:type="spellEnd"/>
      <w:r w:rsidRPr="00B03DC1">
        <w:rPr>
          <w:rFonts w:ascii="Times New Roman" w:hAnsi="Times New Roman" w:cs="Times New Roman"/>
          <w:lang w:val="en-US"/>
        </w:rPr>
        <w:t>) reflect the False Discovery Rate (FDR) correction via the Benjamini-Hochberg method, applied strictly and independently within each mechanistic panel (T-cell exhaustion and HLA).</w:t>
      </w:r>
    </w:p>
    <w:p w14:paraId="497C6D7F" w14:textId="77777777" w:rsidR="00E96F36" w:rsidRPr="00E96F36" w:rsidRDefault="00E96F36" w:rsidP="00E96F36">
      <w:pPr>
        <w:spacing w:after="0" w:line="480" w:lineRule="auto"/>
        <w:jc w:val="both"/>
        <w:rPr>
          <w:rFonts w:ascii="Times New Roman" w:hAnsi="Times New Roman" w:cs="Times New Roman"/>
          <w:lang w:val="en-US"/>
        </w:rPr>
      </w:pPr>
    </w:p>
    <w:tbl>
      <w:tblPr>
        <w:tblStyle w:val="TabelaSimples5"/>
        <w:tblW w:w="14004" w:type="dxa"/>
        <w:tblLook w:val="04A0" w:firstRow="1" w:lastRow="0" w:firstColumn="1" w:lastColumn="0" w:noHBand="0" w:noVBand="1"/>
      </w:tblPr>
      <w:tblGrid>
        <w:gridCol w:w="2390"/>
        <w:gridCol w:w="1892"/>
        <w:gridCol w:w="2384"/>
        <w:gridCol w:w="1150"/>
        <w:gridCol w:w="1399"/>
        <w:gridCol w:w="1716"/>
        <w:gridCol w:w="1596"/>
        <w:gridCol w:w="1477"/>
      </w:tblGrid>
      <w:tr w:rsidR="00756E06" w:rsidRPr="00756E06" w14:paraId="301E479F" w14:textId="77777777" w:rsidTr="00D81832">
        <w:trPr>
          <w:cnfStyle w:val="100000000000" w:firstRow="1" w:lastRow="0" w:firstColumn="0" w:lastColumn="0" w:oddVBand="0" w:evenVBand="0" w:oddHBand="0" w:evenHBand="0" w:firstRowFirstColumn="0" w:firstRowLastColumn="0" w:lastRowFirstColumn="0" w:lastRowLastColumn="0"/>
          <w:trHeight w:val="315"/>
        </w:trPr>
        <w:tc>
          <w:tcPr>
            <w:cnfStyle w:val="001000000100" w:firstRow="0" w:lastRow="0" w:firstColumn="1" w:lastColumn="0" w:oddVBand="0" w:evenVBand="0" w:oddHBand="0" w:evenHBand="0" w:firstRowFirstColumn="1" w:firstRowLastColumn="0" w:lastRowFirstColumn="0" w:lastRowLastColumn="0"/>
            <w:tcW w:w="0" w:type="auto"/>
            <w:tcBorders>
              <w:top w:val="single" w:sz="4" w:space="0" w:color="auto"/>
            </w:tcBorders>
            <w:hideMark/>
          </w:tcPr>
          <w:p w14:paraId="4105D3C4" w14:textId="77777777" w:rsidR="00756E06" w:rsidRPr="00756E06" w:rsidRDefault="00756E06" w:rsidP="00D81832">
            <w:pPr>
              <w:jc w:val="both"/>
              <w:rPr>
                <w:rFonts w:ascii="Times New Roman" w:hAnsi="Times New Roman" w:cs="Times New Roman"/>
                <w:b/>
                <w:bCs/>
                <w:i w:val="0"/>
                <w:iCs w:val="0"/>
              </w:rPr>
            </w:pPr>
            <w:proofErr w:type="spellStart"/>
            <w:r w:rsidRPr="00756E06">
              <w:rPr>
                <w:rFonts w:ascii="Times New Roman" w:hAnsi="Times New Roman" w:cs="Times New Roman"/>
                <w:b/>
                <w:bCs/>
                <w:i w:val="0"/>
                <w:iCs w:val="0"/>
              </w:rPr>
              <w:t>Cohort</w:t>
            </w:r>
            <w:proofErr w:type="spellEnd"/>
          </w:p>
        </w:tc>
        <w:tc>
          <w:tcPr>
            <w:tcW w:w="0" w:type="auto"/>
            <w:tcBorders>
              <w:top w:val="single" w:sz="4" w:space="0" w:color="auto"/>
            </w:tcBorders>
            <w:hideMark/>
          </w:tcPr>
          <w:p w14:paraId="1799E883" w14:textId="77777777" w:rsidR="00756E06" w:rsidRPr="00756E06" w:rsidRDefault="00756E06" w:rsidP="00D81832">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i w:val="0"/>
                <w:iCs w:val="0"/>
              </w:rPr>
            </w:pPr>
            <w:r w:rsidRPr="00756E06">
              <w:rPr>
                <w:rFonts w:ascii="Times New Roman" w:hAnsi="Times New Roman" w:cs="Times New Roman"/>
                <w:b/>
                <w:bCs/>
                <w:i w:val="0"/>
                <w:iCs w:val="0"/>
              </w:rPr>
              <w:t xml:space="preserve">Gene </w:t>
            </w:r>
            <w:proofErr w:type="spellStart"/>
            <w:r w:rsidRPr="00756E06">
              <w:rPr>
                <w:rFonts w:ascii="Times New Roman" w:hAnsi="Times New Roman" w:cs="Times New Roman"/>
                <w:b/>
                <w:bCs/>
                <w:i w:val="0"/>
                <w:iCs w:val="0"/>
              </w:rPr>
              <w:t>group</w:t>
            </w:r>
            <w:proofErr w:type="spellEnd"/>
          </w:p>
        </w:tc>
        <w:tc>
          <w:tcPr>
            <w:tcW w:w="0" w:type="auto"/>
            <w:tcBorders>
              <w:top w:val="single" w:sz="4" w:space="0" w:color="auto"/>
            </w:tcBorders>
            <w:hideMark/>
          </w:tcPr>
          <w:p w14:paraId="0679A90F" w14:textId="77777777" w:rsidR="00756E06" w:rsidRPr="00756E06" w:rsidRDefault="00756E06" w:rsidP="00D81832">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i w:val="0"/>
                <w:iCs w:val="0"/>
              </w:rPr>
            </w:pPr>
            <w:r w:rsidRPr="00756E06">
              <w:rPr>
                <w:rFonts w:ascii="Times New Roman" w:hAnsi="Times New Roman" w:cs="Times New Roman"/>
                <w:b/>
                <w:bCs/>
                <w:i w:val="0"/>
                <w:iCs w:val="0"/>
              </w:rPr>
              <w:t>feature</w:t>
            </w:r>
          </w:p>
        </w:tc>
        <w:tc>
          <w:tcPr>
            <w:tcW w:w="0" w:type="auto"/>
            <w:tcBorders>
              <w:top w:val="single" w:sz="4" w:space="0" w:color="auto"/>
            </w:tcBorders>
            <w:hideMark/>
          </w:tcPr>
          <w:p w14:paraId="04575229" w14:textId="77777777" w:rsidR="00756E06" w:rsidRPr="00756E06" w:rsidRDefault="00756E06" w:rsidP="00D81832">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i w:val="0"/>
                <w:iCs w:val="0"/>
              </w:rPr>
            </w:pPr>
            <w:r w:rsidRPr="00756E06">
              <w:rPr>
                <w:rFonts w:ascii="Times New Roman" w:hAnsi="Times New Roman" w:cs="Times New Roman"/>
                <w:b/>
                <w:bCs/>
                <w:i w:val="0"/>
                <w:iCs w:val="0"/>
              </w:rPr>
              <w:t>group_1</w:t>
            </w:r>
          </w:p>
        </w:tc>
        <w:tc>
          <w:tcPr>
            <w:tcW w:w="0" w:type="auto"/>
            <w:tcBorders>
              <w:top w:val="single" w:sz="4" w:space="0" w:color="auto"/>
            </w:tcBorders>
            <w:hideMark/>
          </w:tcPr>
          <w:p w14:paraId="24F79ABB" w14:textId="77777777" w:rsidR="00756E06" w:rsidRPr="00756E06" w:rsidRDefault="00756E06" w:rsidP="00D81832">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i w:val="0"/>
                <w:iCs w:val="0"/>
              </w:rPr>
            </w:pPr>
            <w:r w:rsidRPr="00756E06">
              <w:rPr>
                <w:rFonts w:ascii="Times New Roman" w:hAnsi="Times New Roman" w:cs="Times New Roman"/>
                <w:b/>
                <w:bCs/>
                <w:i w:val="0"/>
                <w:iCs w:val="0"/>
              </w:rPr>
              <w:t>group_2</w:t>
            </w:r>
          </w:p>
        </w:tc>
        <w:tc>
          <w:tcPr>
            <w:tcW w:w="0" w:type="auto"/>
            <w:tcBorders>
              <w:top w:val="single" w:sz="4" w:space="0" w:color="auto"/>
            </w:tcBorders>
            <w:hideMark/>
          </w:tcPr>
          <w:p w14:paraId="49F7B560" w14:textId="77777777" w:rsidR="00756E06" w:rsidRPr="00756E06" w:rsidRDefault="00756E06" w:rsidP="00D81832">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i w:val="0"/>
                <w:iCs w:val="0"/>
              </w:rPr>
            </w:pPr>
            <w:proofErr w:type="spellStart"/>
            <w:r w:rsidRPr="00756E06">
              <w:rPr>
                <w:rFonts w:ascii="Times New Roman" w:hAnsi="Times New Roman" w:cs="Times New Roman"/>
                <w:b/>
                <w:bCs/>
                <w:i w:val="0"/>
                <w:iCs w:val="0"/>
              </w:rPr>
              <w:t>p_value</w:t>
            </w:r>
            <w:proofErr w:type="spellEnd"/>
          </w:p>
        </w:tc>
        <w:tc>
          <w:tcPr>
            <w:tcW w:w="0" w:type="auto"/>
            <w:tcBorders>
              <w:top w:val="single" w:sz="4" w:space="0" w:color="auto"/>
            </w:tcBorders>
            <w:hideMark/>
          </w:tcPr>
          <w:p w14:paraId="3EF5FB9E" w14:textId="77777777" w:rsidR="00756E06" w:rsidRPr="00756E06" w:rsidRDefault="00756E06" w:rsidP="00D81832">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i w:val="0"/>
                <w:iCs w:val="0"/>
              </w:rPr>
            </w:pPr>
            <w:proofErr w:type="spellStart"/>
            <w:r w:rsidRPr="00756E06">
              <w:rPr>
                <w:rFonts w:ascii="Times New Roman" w:hAnsi="Times New Roman" w:cs="Times New Roman"/>
                <w:b/>
                <w:bCs/>
                <w:i w:val="0"/>
                <w:iCs w:val="0"/>
              </w:rPr>
              <w:t>padj_BH</w:t>
            </w:r>
            <w:proofErr w:type="spellEnd"/>
          </w:p>
        </w:tc>
        <w:tc>
          <w:tcPr>
            <w:tcW w:w="0" w:type="auto"/>
            <w:tcBorders>
              <w:top w:val="single" w:sz="4" w:space="0" w:color="auto"/>
            </w:tcBorders>
            <w:hideMark/>
          </w:tcPr>
          <w:p w14:paraId="7DC2AAC5" w14:textId="77777777" w:rsidR="00756E06" w:rsidRPr="00756E06" w:rsidRDefault="00756E06" w:rsidP="00D81832">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i w:val="0"/>
                <w:iCs w:val="0"/>
              </w:rPr>
            </w:pPr>
            <w:proofErr w:type="spellStart"/>
            <w:r w:rsidRPr="00756E06">
              <w:rPr>
                <w:rFonts w:ascii="Times New Roman" w:hAnsi="Times New Roman" w:cs="Times New Roman"/>
                <w:b/>
                <w:bCs/>
                <w:i w:val="0"/>
                <w:iCs w:val="0"/>
              </w:rPr>
              <w:t>label_padj</w:t>
            </w:r>
            <w:proofErr w:type="spellEnd"/>
          </w:p>
        </w:tc>
      </w:tr>
      <w:tr w:rsidR="008A7D19" w:rsidRPr="00756E06" w14:paraId="34815C2C" w14:textId="77777777" w:rsidTr="008A7D1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val="restart"/>
            <w:tcBorders>
              <w:top w:val="single" w:sz="4" w:space="0" w:color="7F7F7F" w:themeColor="text1" w:themeTint="80"/>
              <w:bottom w:val="single" w:sz="4" w:space="0" w:color="auto"/>
            </w:tcBorders>
            <w:vAlign w:val="center"/>
            <w:hideMark/>
          </w:tcPr>
          <w:p w14:paraId="14AE6293" w14:textId="77777777" w:rsidR="008A7D19" w:rsidRPr="00756E06" w:rsidRDefault="008A7D19" w:rsidP="00D81832">
            <w:pPr>
              <w:jc w:val="center"/>
              <w:rPr>
                <w:rFonts w:ascii="Times New Roman" w:hAnsi="Times New Roman" w:cs="Times New Roman"/>
              </w:rPr>
            </w:pPr>
            <w:r w:rsidRPr="00756E06">
              <w:rPr>
                <w:rFonts w:ascii="Times New Roman" w:hAnsi="Times New Roman" w:cs="Times New Roman"/>
              </w:rPr>
              <w:t>ZUMA-7 (</w:t>
            </w:r>
            <w:proofErr w:type="spellStart"/>
            <w:r w:rsidRPr="00756E06">
              <w:rPr>
                <w:rFonts w:ascii="Times New Roman" w:hAnsi="Times New Roman" w:cs="Times New Roman"/>
              </w:rPr>
              <w:t>Axi-cel</w:t>
            </w:r>
            <w:proofErr w:type="spellEnd"/>
            <w:r w:rsidRPr="00756E06">
              <w:rPr>
                <w:rFonts w:ascii="Times New Roman" w:hAnsi="Times New Roman" w:cs="Times New Roman"/>
              </w:rPr>
              <w:t>)</w:t>
            </w:r>
          </w:p>
        </w:tc>
        <w:tc>
          <w:tcPr>
            <w:tcW w:w="0" w:type="auto"/>
            <w:vMerge w:val="restart"/>
            <w:tcBorders>
              <w:top w:val="single" w:sz="4" w:space="0" w:color="7F7F7F" w:themeColor="text1" w:themeTint="80"/>
              <w:bottom w:val="single" w:sz="4" w:space="0" w:color="auto"/>
            </w:tcBorders>
            <w:vAlign w:val="center"/>
            <w:hideMark/>
          </w:tcPr>
          <w:p w14:paraId="010863A5" w14:textId="77777777" w:rsidR="008A7D19" w:rsidRPr="00756E06" w:rsidRDefault="008A7D19" w:rsidP="00D8183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T-</w:t>
            </w:r>
            <w:proofErr w:type="spellStart"/>
            <w:r w:rsidRPr="00756E06">
              <w:rPr>
                <w:rFonts w:ascii="Times New Roman" w:hAnsi="Times New Roman" w:cs="Times New Roman"/>
              </w:rPr>
              <w:t>cell</w:t>
            </w:r>
            <w:proofErr w:type="spellEnd"/>
            <w:r w:rsidRPr="00756E06">
              <w:rPr>
                <w:rFonts w:ascii="Times New Roman" w:hAnsi="Times New Roman" w:cs="Times New Roman"/>
              </w:rPr>
              <w:t xml:space="preserve"> </w:t>
            </w:r>
            <w:proofErr w:type="spellStart"/>
            <w:r w:rsidRPr="00756E06">
              <w:rPr>
                <w:rFonts w:ascii="Times New Roman" w:hAnsi="Times New Roman" w:cs="Times New Roman"/>
              </w:rPr>
              <w:t>Exhaustion</w:t>
            </w:r>
            <w:proofErr w:type="spellEnd"/>
          </w:p>
        </w:tc>
        <w:tc>
          <w:tcPr>
            <w:tcW w:w="0" w:type="auto"/>
            <w:hideMark/>
          </w:tcPr>
          <w:p w14:paraId="39E353EF"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PDCD1</w:t>
            </w:r>
          </w:p>
        </w:tc>
        <w:tc>
          <w:tcPr>
            <w:tcW w:w="0" w:type="auto"/>
            <w:hideMark/>
          </w:tcPr>
          <w:p w14:paraId="6117CAFE"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756E06">
              <w:rPr>
                <w:rFonts w:ascii="Times New Roman" w:hAnsi="Times New Roman" w:cs="Times New Roman"/>
              </w:rPr>
              <w:t>Sustained</w:t>
            </w:r>
            <w:proofErr w:type="spellEnd"/>
          </w:p>
        </w:tc>
        <w:tc>
          <w:tcPr>
            <w:tcW w:w="0" w:type="auto"/>
            <w:hideMark/>
          </w:tcPr>
          <w:p w14:paraId="68D36F67"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756E06">
              <w:rPr>
                <w:rFonts w:ascii="Times New Roman" w:hAnsi="Times New Roman" w:cs="Times New Roman"/>
              </w:rPr>
              <w:t>Failure</w:t>
            </w:r>
            <w:proofErr w:type="spellEnd"/>
          </w:p>
        </w:tc>
        <w:tc>
          <w:tcPr>
            <w:tcW w:w="0" w:type="auto"/>
            <w:hideMark/>
          </w:tcPr>
          <w:p w14:paraId="1265A94C"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0.2719692403</w:t>
            </w:r>
          </w:p>
        </w:tc>
        <w:tc>
          <w:tcPr>
            <w:tcW w:w="0" w:type="auto"/>
            <w:hideMark/>
          </w:tcPr>
          <w:p w14:paraId="611C8B25"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0.9866334126</w:t>
            </w:r>
          </w:p>
        </w:tc>
        <w:tc>
          <w:tcPr>
            <w:tcW w:w="0" w:type="auto"/>
            <w:hideMark/>
          </w:tcPr>
          <w:p w14:paraId="1F12EFAC"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0.99</w:t>
            </w:r>
          </w:p>
        </w:tc>
      </w:tr>
      <w:tr w:rsidR="008A7D19" w:rsidRPr="00756E06" w14:paraId="63E3DBFB" w14:textId="77777777" w:rsidTr="008A7D19">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61B9D0C9" w14:textId="1156EA93" w:rsidR="008A7D19" w:rsidRPr="00756E06" w:rsidRDefault="008A7D19" w:rsidP="00D81832">
            <w:pPr>
              <w:jc w:val="both"/>
              <w:rPr>
                <w:rFonts w:ascii="Times New Roman" w:hAnsi="Times New Roman" w:cs="Times New Roman"/>
              </w:rPr>
            </w:pPr>
          </w:p>
        </w:tc>
        <w:tc>
          <w:tcPr>
            <w:tcW w:w="0" w:type="auto"/>
            <w:vMerge/>
            <w:tcBorders>
              <w:bottom w:val="single" w:sz="4" w:space="0" w:color="auto"/>
            </w:tcBorders>
          </w:tcPr>
          <w:p w14:paraId="308B8FD4" w14:textId="60D8B902"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75198590"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HAVCR2</w:t>
            </w:r>
          </w:p>
        </w:tc>
        <w:tc>
          <w:tcPr>
            <w:tcW w:w="0" w:type="auto"/>
            <w:hideMark/>
          </w:tcPr>
          <w:p w14:paraId="6F25E570"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756E06">
              <w:rPr>
                <w:rFonts w:ascii="Times New Roman" w:hAnsi="Times New Roman" w:cs="Times New Roman"/>
              </w:rPr>
              <w:t>Sustained</w:t>
            </w:r>
            <w:proofErr w:type="spellEnd"/>
          </w:p>
        </w:tc>
        <w:tc>
          <w:tcPr>
            <w:tcW w:w="0" w:type="auto"/>
            <w:hideMark/>
          </w:tcPr>
          <w:p w14:paraId="1BDFEAE8"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756E06">
              <w:rPr>
                <w:rFonts w:ascii="Times New Roman" w:hAnsi="Times New Roman" w:cs="Times New Roman"/>
              </w:rPr>
              <w:t>Failure</w:t>
            </w:r>
            <w:proofErr w:type="spellEnd"/>
          </w:p>
        </w:tc>
        <w:tc>
          <w:tcPr>
            <w:tcW w:w="0" w:type="auto"/>
            <w:hideMark/>
          </w:tcPr>
          <w:p w14:paraId="78438B70"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0.9408566095</w:t>
            </w:r>
          </w:p>
        </w:tc>
        <w:tc>
          <w:tcPr>
            <w:tcW w:w="0" w:type="auto"/>
            <w:hideMark/>
          </w:tcPr>
          <w:p w14:paraId="52493AA0"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0.9866334126</w:t>
            </w:r>
          </w:p>
        </w:tc>
        <w:tc>
          <w:tcPr>
            <w:tcW w:w="0" w:type="auto"/>
            <w:hideMark/>
          </w:tcPr>
          <w:p w14:paraId="5E5AFE8A"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0.99</w:t>
            </w:r>
          </w:p>
        </w:tc>
      </w:tr>
      <w:tr w:rsidR="008A7D19" w:rsidRPr="00756E06" w14:paraId="2DA71C29" w14:textId="77777777" w:rsidTr="008A7D1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377B22F2" w14:textId="4E71C233" w:rsidR="008A7D19" w:rsidRPr="00756E06" w:rsidRDefault="008A7D19" w:rsidP="00D81832">
            <w:pPr>
              <w:jc w:val="both"/>
              <w:rPr>
                <w:rFonts w:ascii="Times New Roman" w:hAnsi="Times New Roman" w:cs="Times New Roman"/>
              </w:rPr>
            </w:pPr>
          </w:p>
        </w:tc>
        <w:tc>
          <w:tcPr>
            <w:tcW w:w="0" w:type="auto"/>
            <w:vMerge/>
            <w:tcBorders>
              <w:bottom w:val="single" w:sz="4" w:space="0" w:color="auto"/>
            </w:tcBorders>
          </w:tcPr>
          <w:p w14:paraId="09F873EF" w14:textId="753E7989"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1B845F62"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LAG3</w:t>
            </w:r>
          </w:p>
        </w:tc>
        <w:tc>
          <w:tcPr>
            <w:tcW w:w="0" w:type="auto"/>
            <w:hideMark/>
          </w:tcPr>
          <w:p w14:paraId="404BF7FC"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756E06">
              <w:rPr>
                <w:rFonts w:ascii="Times New Roman" w:hAnsi="Times New Roman" w:cs="Times New Roman"/>
              </w:rPr>
              <w:t>Sustained</w:t>
            </w:r>
            <w:proofErr w:type="spellEnd"/>
          </w:p>
        </w:tc>
        <w:tc>
          <w:tcPr>
            <w:tcW w:w="0" w:type="auto"/>
            <w:hideMark/>
          </w:tcPr>
          <w:p w14:paraId="3D756007"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756E06">
              <w:rPr>
                <w:rFonts w:ascii="Times New Roman" w:hAnsi="Times New Roman" w:cs="Times New Roman"/>
              </w:rPr>
              <w:t>Failure</w:t>
            </w:r>
            <w:proofErr w:type="spellEnd"/>
          </w:p>
        </w:tc>
        <w:tc>
          <w:tcPr>
            <w:tcW w:w="0" w:type="auto"/>
            <w:hideMark/>
          </w:tcPr>
          <w:p w14:paraId="5AF1D272"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0.8688339197</w:t>
            </w:r>
          </w:p>
        </w:tc>
        <w:tc>
          <w:tcPr>
            <w:tcW w:w="0" w:type="auto"/>
            <w:hideMark/>
          </w:tcPr>
          <w:p w14:paraId="0A233A75"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0.9866334126</w:t>
            </w:r>
          </w:p>
        </w:tc>
        <w:tc>
          <w:tcPr>
            <w:tcW w:w="0" w:type="auto"/>
            <w:hideMark/>
          </w:tcPr>
          <w:p w14:paraId="04864238"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0.99</w:t>
            </w:r>
          </w:p>
        </w:tc>
      </w:tr>
      <w:tr w:rsidR="008A7D19" w:rsidRPr="00756E06" w14:paraId="5E5DB1F9" w14:textId="77777777" w:rsidTr="008A7D19">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7EF0251C" w14:textId="7D33EC39" w:rsidR="008A7D19" w:rsidRPr="00756E06" w:rsidRDefault="008A7D19" w:rsidP="00D81832">
            <w:pPr>
              <w:jc w:val="both"/>
              <w:rPr>
                <w:rFonts w:ascii="Times New Roman" w:hAnsi="Times New Roman" w:cs="Times New Roman"/>
              </w:rPr>
            </w:pPr>
          </w:p>
        </w:tc>
        <w:tc>
          <w:tcPr>
            <w:tcW w:w="0" w:type="auto"/>
            <w:vMerge/>
            <w:tcBorders>
              <w:bottom w:val="single" w:sz="4" w:space="0" w:color="auto"/>
            </w:tcBorders>
          </w:tcPr>
          <w:p w14:paraId="5DCCA9AB" w14:textId="78C9679D"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0F95E0C3"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TIGIT</w:t>
            </w:r>
          </w:p>
        </w:tc>
        <w:tc>
          <w:tcPr>
            <w:tcW w:w="0" w:type="auto"/>
            <w:hideMark/>
          </w:tcPr>
          <w:p w14:paraId="03DC51F0"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756E06">
              <w:rPr>
                <w:rFonts w:ascii="Times New Roman" w:hAnsi="Times New Roman" w:cs="Times New Roman"/>
              </w:rPr>
              <w:t>Sustained</w:t>
            </w:r>
            <w:proofErr w:type="spellEnd"/>
          </w:p>
        </w:tc>
        <w:tc>
          <w:tcPr>
            <w:tcW w:w="0" w:type="auto"/>
            <w:hideMark/>
          </w:tcPr>
          <w:p w14:paraId="36402766"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756E06">
              <w:rPr>
                <w:rFonts w:ascii="Times New Roman" w:hAnsi="Times New Roman" w:cs="Times New Roman"/>
              </w:rPr>
              <w:t>Failure</w:t>
            </w:r>
            <w:proofErr w:type="spellEnd"/>
          </w:p>
        </w:tc>
        <w:tc>
          <w:tcPr>
            <w:tcW w:w="0" w:type="auto"/>
            <w:hideMark/>
          </w:tcPr>
          <w:p w14:paraId="56344B45"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0.9866334126</w:t>
            </w:r>
          </w:p>
        </w:tc>
        <w:tc>
          <w:tcPr>
            <w:tcW w:w="0" w:type="auto"/>
            <w:hideMark/>
          </w:tcPr>
          <w:p w14:paraId="2F388064"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0.9866334126</w:t>
            </w:r>
          </w:p>
        </w:tc>
        <w:tc>
          <w:tcPr>
            <w:tcW w:w="0" w:type="auto"/>
            <w:hideMark/>
          </w:tcPr>
          <w:p w14:paraId="25A24C81"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0.99</w:t>
            </w:r>
          </w:p>
        </w:tc>
      </w:tr>
      <w:tr w:rsidR="008A7D19" w:rsidRPr="00756E06" w14:paraId="09AB99C2" w14:textId="77777777" w:rsidTr="008A7D1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4B8197BD" w14:textId="4BFA54C5" w:rsidR="008A7D19" w:rsidRPr="00756E06" w:rsidRDefault="008A7D19" w:rsidP="00D81832">
            <w:pPr>
              <w:jc w:val="both"/>
              <w:rPr>
                <w:rFonts w:ascii="Times New Roman" w:hAnsi="Times New Roman" w:cs="Times New Roman"/>
              </w:rPr>
            </w:pPr>
          </w:p>
        </w:tc>
        <w:tc>
          <w:tcPr>
            <w:tcW w:w="0" w:type="auto"/>
            <w:vMerge/>
            <w:tcBorders>
              <w:bottom w:val="single" w:sz="4" w:space="0" w:color="auto"/>
            </w:tcBorders>
          </w:tcPr>
          <w:p w14:paraId="45A71848" w14:textId="6198F323"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365B6E34"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CTLA4</w:t>
            </w:r>
          </w:p>
        </w:tc>
        <w:tc>
          <w:tcPr>
            <w:tcW w:w="0" w:type="auto"/>
            <w:hideMark/>
          </w:tcPr>
          <w:p w14:paraId="6C9F97E1"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756E06">
              <w:rPr>
                <w:rFonts w:ascii="Times New Roman" w:hAnsi="Times New Roman" w:cs="Times New Roman"/>
              </w:rPr>
              <w:t>Sustained</w:t>
            </w:r>
            <w:proofErr w:type="spellEnd"/>
          </w:p>
        </w:tc>
        <w:tc>
          <w:tcPr>
            <w:tcW w:w="0" w:type="auto"/>
            <w:hideMark/>
          </w:tcPr>
          <w:p w14:paraId="41928E85"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756E06">
              <w:rPr>
                <w:rFonts w:ascii="Times New Roman" w:hAnsi="Times New Roman" w:cs="Times New Roman"/>
              </w:rPr>
              <w:t>Failure</w:t>
            </w:r>
            <w:proofErr w:type="spellEnd"/>
          </w:p>
        </w:tc>
        <w:tc>
          <w:tcPr>
            <w:tcW w:w="0" w:type="auto"/>
            <w:hideMark/>
          </w:tcPr>
          <w:p w14:paraId="2E7260DB"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0.5673178455</w:t>
            </w:r>
          </w:p>
        </w:tc>
        <w:tc>
          <w:tcPr>
            <w:tcW w:w="0" w:type="auto"/>
            <w:hideMark/>
          </w:tcPr>
          <w:p w14:paraId="74FA718B"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0.9866334126</w:t>
            </w:r>
          </w:p>
        </w:tc>
        <w:tc>
          <w:tcPr>
            <w:tcW w:w="0" w:type="auto"/>
            <w:hideMark/>
          </w:tcPr>
          <w:p w14:paraId="46E2E658"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0.99</w:t>
            </w:r>
          </w:p>
        </w:tc>
      </w:tr>
      <w:tr w:rsidR="008A7D19" w:rsidRPr="00756E06" w14:paraId="53C88B00" w14:textId="77777777" w:rsidTr="008A7D19">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17366E83" w14:textId="5D92F264" w:rsidR="008A7D19" w:rsidRPr="00756E06" w:rsidRDefault="008A7D19" w:rsidP="00D81832">
            <w:pPr>
              <w:jc w:val="both"/>
              <w:rPr>
                <w:rFonts w:ascii="Times New Roman" w:hAnsi="Times New Roman" w:cs="Times New Roman"/>
              </w:rPr>
            </w:pPr>
          </w:p>
        </w:tc>
        <w:tc>
          <w:tcPr>
            <w:tcW w:w="0" w:type="auto"/>
            <w:vMerge/>
            <w:tcBorders>
              <w:bottom w:val="single" w:sz="4" w:space="0" w:color="auto"/>
            </w:tcBorders>
          </w:tcPr>
          <w:p w14:paraId="1E3A5290" w14:textId="43B45E5B"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3E7E0FEA"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EOMES</w:t>
            </w:r>
          </w:p>
        </w:tc>
        <w:tc>
          <w:tcPr>
            <w:tcW w:w="0" w:type="auto"/>
            <w:hideMark/>
          </w:tcPr>
          <w:p w14:paraId="0535674B"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756E06">
              <w:rPr>
                <w:rFonts w:ascii="Times New Roman" w:hAnsi="Times New Roman" w:cs="Times New Roman"/>
              </w:rPr>
              <w:t>Sustained</w:t>
            </w:r>
            <w:proofErr w:type="spellEnd"/>
          </w:p>
        </w:tc>
        <w:tc>
          <w:tcPr>
            <w:tcW w:w="0" w:type="auto"/>
            <w:hideMark/>
          </w:tcPr>
          <w:p w14:paraId="6CC84F35"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756E06">
              <w:rPr>
                <w:rFonts w:ascii="Times New Roman" w:hAnsi="Times New Roman" w:cs="Times New Roman"/>
              </w:rPr>
              <w:t>Failure</w:t>
            </w:r>
            <w:proofErr w:type="spellEnd"/>
          </w:p>
        </w:tc>
        <w:tc>
          <w:tcPr>
            <w:tcW w:w="0" w:type="auto"/>
            <w:hideMark/>
          </w:tcPr>
          <w:p w14:paraId="5B938F7A"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0.8537887177</w:t>
            </w:r>
          </w:p>
        </w:tc>
        <w:tc>
          <w:tcPr>
            <w:tcW w:w="0" w:type="auto"/>
            <w:hideMark/>
          </w:tcPr>
          <w:p w14:paraId="46F41276"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0.9866334126</w:t>
            </w:r>
          </w:p>
        </w:tc>
        <w:tc>
          <w:tcPr>
            <w:tcW w:w="0" w:type="auto"/>
            <w:hideMark/>
          </w:tcPr>
          <w:p w14:paraId="1C751C39"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0.99</w:t>
            </w:r>
          </w:p>
        </w:tc>
      </w:tr>
      <w:tr w:rsidR="008A7D19" w:rsidRPr="00756E06" w14:paraId="1A5AEDDC" w14:textId="77777777" w:rsidTr="008A7D1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4F89661A" w14:textId="6969C496" w:rsidR="008A7D19" w:rsidRPr="00756E06" w:rsidRDefault="008A7D19" w:rsidP="00D81832">
            <w:pPr>
              <w:jc w:val="both"/>
              <w:rPr>
                <w:rFonts w:ascii="Times New Roman" w:hAnsi="Times New Roman" w:cs="Times New Roman"/>
              </w:rPr>
            </w:pPr>
          </w:p>
        </w:tc>
        <w:tc>
          <w:tcPr>
            <w:tcW w:w="0" w:type="auto"/>
            <w:vMerge/>
            <w:tcBorders>
              <w:bottom w:val="single" w:sz="4" w:space="0" w:color="auto"/>
            </w:tcBorders>
          </w:tcPr>
          <w:p w14:paraId="651ECAE2" w14:textId="79949E53"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695A3F54"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ENTPD1</w:t>
            </w:r>
          </w:p>
        </w:tc>
        <w:tc>
          <w:tcPr>
            <w:tcW w:w="0" w:type="auto"/>
            <w:hideMark/>
          </w:tcPr>
          <w:p w14:paraId="463C63B0"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756E06">
              <w:rPr>
                <w:rFonts w:ascii="Times New Roman" w:hAnsi="Times New Roman" w:cs="Times New Roman"/>
              </w:rPr>
              <w:t>Sustained</w:t>
            </w:r>
            <w:proofErr w:type="spellEnd"/>
          </w:p>
        </w:tc>
        <w:tc>
          <w:tcPr>
            <w:tcW w:w="0" w:type="auto"/>
            <w:hideMark/>
          </w:tcPr>
          <w:p w14:paraId="15C93F8A"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756E06">
              <w:rPr>
                <w:rFonts w:ascii="Times New Roman" w:hAnsi="Times New Roman" w:cs="Times New Roman"/>
              </w:rPr>
              <w:t>Failure</w:t>
            </w:r>
            <w:proofErr w:type="spellEnd"/>
          </w:p>
        </w:tc>
        <w:tc>
          <w:tcPr>
            <w:tcW w:w="0" w:type="auto"/>
            <w:hideMark/>
          </w:tcPr>
          <w:p w14:paraId="64975A7C"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0.5935402521</w:t>
            </w:r>
          </w:p>
        </w:tc>
        <w:tc>
          <w:tcPr>
            <w:tcW w:w="0" w:type="auto"/>
            <w:hideMark/>
          </w:tcPr>
          <w:p w14:paraId="1D774095"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0.9866334126</w:t>
            </w:r>
          </w:p>
        </w:tc>
        <w:tc>
          <w:tcPr>
            <w:tcW w:w="0" w:type="auto"/>
            <w:hideMark/>
          </w:tcPr>
          <w:p w14:paraId="02F55F70"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0.99</w:t>
            </w:r>
          </w:p>
        </w:tc>
      </w:tr>
      <w:tr w:rsidR="008A7D19" w:rsidRPr="00756E06" w14:paraId="736B5A3C" w14:textId="77777777" w:rsidTr="008A7D19">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2D63BDCF" w14:textId="19A79BAA" w:rsidR="008A7D19" w:rsidRPr="00756E06" w:rsidRDefault="008A7D19" w:rsidP="00D81832">
            <w:pPr>
              <w:jc w:val="both"/>
              <w:rPr>
                <w:rFonts w:ascii="Times New Roman" w:hAnsi="Times New Roman" w:cs="Times New Roman"/>
              </w:rPr>
            </w:pPr>
          </w:p>
        </w:tc>
        <w:tc>
          <w:tcPr>
            <w:tcW w:w="0" w:type="auto"/>
            <w:vMerge/>
            <w:tcBorders>
              <w:bottom w:val="single" w:sz="4" w:space="0" w:color="auto"/>
            </w:tcBorders>
          </w:tcPr>
          <w:p w14:paraId="6675711C" w14:textId="558ACB1D"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428120E1"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CXCL13</w:t>
            </w:r>
          </w:p>
        </w:tc>
        <w:tc>
          <w:tcPr>
            <w:tcW w:w="0" w:type="auto"/>
            <w:hideMark/>
          </w:tcPr>
          <w:p w14:paraId="6ED72C2E"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756E06">
              <w:rPr>
                <w:rFonts w:ascii="Times New Roman" w:hAnsi="Times New Roman" w:cs="Times New Roman"/>
              </w:rPr>
              <w:t>Sustained</w:t>
            </w:r>
            <w:proofErr w:type="spellEnd"/>
          </w:p>
        </w:tc>
        <w:tc>
          <w:tcPr>
            <w:tcW w:w="0" w:type="auto"/>
            <w:hideMark/>
          </w:tcPr>
          <w:p w14:paraId="4FC6D5C0"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756E06">
              <w:rPr>
                <w:rFonts w:ascii="Times New Roman" w:hAnsi="Times New Roman" w:cs="Times New Roman"/>
              </w:rPr>
              <w:t>Failure</w:t>
            </w:r>
            <w:proofErr w:type="spellEnd"/>
          </w:p>
        </w:tc>
        <w:tc>
          <w:tcPr>
            <w:tcW w:w="0" w:type="auto"/>
            <w:hideMark/>
          </w:tcPr>
          <w:p w14:paraId="1A02F61A"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0.6510243896</w:t>
            </w:r>
          </w:p>
        </w:tc>
        <w:tc>
          <w:tcPr>
            <w:tcW w:w="0" w:type="auto"/>
            <w:hideMark/>
          </w:tcPr>
          <w:p w14:paraId="7EA804A1"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0.9866334126</w:t>
            </w:r>
          </w:p>
        </w:tc>
        <w:tc>
          <w:tcPr>
            <w:tcW w:w="0" w:type="auto"/>
            <w:hideMark/>
          </w:tcPr>
          <w:p w14:paraId="0EC695BE"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0.99</w:t>
            </w:r>
          </w:p>
        </w:tc>
      </w:tr>
      <w:tr w:rsidR="008A7D19" w:rsidRPr="00756E06" w14:paraId="0C5363E4" w14:textId="77777777" w:rsidTr="008A7D1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7871A32F" w14:textId="4E0B952F" w:rsidR="008A7D19" w:rsidRPr="00756E06" w:rsidRDefault="008A7D19" w:rsidP="00D81832">
            <w:pPr>
              <w:jc w:val="both"/>
              <w:rPr>
                <w:rFonts w:ascii="Times New Roman" w:hAnsi="Times New Roman" w:cs="Times New Roman"/>
              </w:rPr>
            </w:pPr>
          </w:p>
        </w:tc>
        <w:tc>
          <w:tcPr>
            <w:tcW w:w="0" w:type="auto"/>
            <w:vMerge/>
            <w:tcBorders>
              <w:bottom w:val="single" w:sz="4" w:space="0" w:color="auto"/>
            </w:tcBorders>
          </w:tcPr>
          <w:p w14:paraId="3A8E37CA" w14:textId="489F0634"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7CFF01A4"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CTLA4.IO360</w:t>
            </w:r>
          </w:p>
        </w:tc>
        <w:tc>
          <w:tcPr>
            <w:tcW w:w="0" w:type="auto"/>
            <w:hideMark/>
          </w:tcPr>
          <w:p w14:paraId="5DEEF8CC"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756E06">
              <w:rPr>
                <w:rFonts w:ascii="Times New Roman" w:hAnsi="Times New Roman" w:cs="Times New Roman"/>
              </w:rPr>
              <w:t>Sustained</w:t>
            </w:r>
            <w:proofErr w:type="spellEnd"/>
          </w:p>
        </w:tc>
        <w:tc>
          <w:tcPr>
            <w:tcW w:w="0" w:type="auto"/>
            <w:hideMark/>
          </w:tcPr>
          <w:p w14:paraId="33CB8CA4"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756E06">
              <w:rPr>
                <w:rFonts w:ascii="Times New Roman" w:hAnsi="Times New Roman" w:cs="Times New Roman"/>
              </w:rPr>
              <w:t>Failure</w:t>
            </w:r>
            <w:proofErr w:type="spellEnd"/>
          </w:p>
        </w:tc>
        <w:tc>
          <w:tcPr>
            <w:tcW w:w="0" w:type="auto"/>
            <w:hideMark/>
          </w:tcPr>
          <w:p w14:paraId="22DF43F3"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0.5150549128</w:t>
            </w:r>
          </w:p>
        </w:tc>
        <w:tc>
          <w:tcPr>
            <w:tcW w:w="0" w:type="auto"/>
            <w:hideMark/>
          </w:tcPr>
          <w:p w14:paraId="6A3E88FB"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0.9866334126</w:t>
            </w:r>
          </w:p>
        </w:tc>
        <w:tc>
          <w:tcPr>
            <w:tcW w:w="0" w:type="auto"/>
            <w:hideMark/>
          </w:tcPr>
          <w:p w14:paraId="7C19FEDD"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0.99</w:t>
            </w:r>
          </w:p>
        </w:tc>
      </w:tr>
      <w:tr w:rsidR="008A7D19" w:rsidRPr="00756E06" w14:paraId="2A47A004" w14:textId="77777777" w:rsidTr="008A7D19">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762BE230" w14:textId="2D671068" w:rsidR="008A7D19" w:rsidRPr="00756E06" w:rsidRDefault="008A7D19" w:rsidP="00D81832">
            <w:pPr>
              <w:jc w:val="both"/>
              <w:rPr>
                <w:rFonts w:ascii="Times New Roman" w:hAnsi="Times New Roman" w:cs="Times New Roman"/>
              </w:rPr>
            </w:pPr>
          </w:p>
        </w:tc>
        <w:tc>
          <w:tcPr>
            <w:tcW w:w="0" w:type="auto"/>
            <w:vMerge/>
            <w:tcBorders>
              <w:bottom w:val="single" w:sz="4" w:space="0" w:color="auto"/>
            </w:tcBorders>
          </w:tcPr>
          <w:p w14:paraId="0C914CC4" w14:textId="17BDDD99"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3D3AC276"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PD-L1.IO360</w:t>
            </w:r>
          </w:p>
        </w:tc>
        <w:tc>
          <w:tcPr>
            <w:tcW w:w="0" w:type="auto"/>
            <w:hideMark/>
          </w:tcPr>
          <w:p w14:paraId="1242F8BE"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756E06">
              <w:rPr>
                <w:rFonts w:ascii="Times New Roman" w:hAnsi="Times New Roman" w:cs="Times New Roman"/>
              </w:rPr>
              <w:t>Sustained</w:t>
            </w:r>
            <w:proofErr w:type="spellEnd"/>
          </w:p>
        </w:tc>
        <w:tc>
          <w:tcPr>
            <w:tcW w:w="0" w:type="auto"/>
            <w:hideMark/>
          </w:tcPr>
          <w:p w14:paraId="2E4D5CA1"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756E06">
              <w:rPr>
                <w:rFonts w:ascii="Times New Roman" w:hAnsi="Times New Roman" w:cs="Times New Roman"/>
              </w:rPr>
              <w:t>Failure</w:t>
            </w:r>
            <w:proofErr w:type="spellEnd"/>
          </w:p>
        </w:tc>
        <w:tc>
          <w:tcPr>
            <w:tcW w:w="0" w:type="auto"/>
            <w:hideMark/>
          </w:tcPr>
          <w:p w14:paraId="68E74A87"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0.9427607212</w:t>
            </w:r>
          </w:p>
        </w:tc>
        <w:tc>
          <w:tcPr>
            <w:tcW w:w="0" w:type="auto"/>
            <w:hideMark/>
          </w:tcPr>
          <w:p w14:paraId="0C23062C"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0.9866334126</w:t>
            </w:r>
          </w:p>
        </w:tc>
        <w:tc>
          <w:tcPr>
            <w:tcW w:w="0" w:type="auto"/>
            <w:hideMark/>
          </w:tcPr>
          <w:p w14:paraId="36B07364"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0.99</w:t>
            </w:r>
          </w:p>
        </w:tc>
      </w:tr>
      <w:tr w:rsidR="008A7D19" w:rsidRPr="00756E06" w14:paraId="5F20F4BC" w14:textId="77777777" w:rsidTr="008A7D1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18D28762" w14:textId="65ED2192" w:rsidR="008A7D19" w:rsidRPr="00756E06" w:rsidRDefault="008A7D19" w:rsidP="00D81832">
            <w:pPr>
              <w:jc w:val="both"/>
              <w:rPr>
                <w:rFonts w:ascii="Times New Roman" w:hAnsi="Times New Roman" w:cs="Times New Roman"/>
              </w:rPr>
            </w:pPr>
          </w:p>
        </w:tc>
        <w:tc>
          <w:tcPr>
            <w:tcW w:w="0" w:type="auto"/>
            <w:vMerge/>
            <w:tcBorders>
              <w:bottom w:val="single" w:sz="4" w:space="0" w:color="auto"/>
            </w:tcBorders>
          </w:tcPr>
          <w:p w14:paraId="5FA06A7B" w14:textId="69EAEEDA"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2821CD26"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PD-L2.IO360</w:t>
            </w:r>
          </w:p>
        </w:tc>
        <w:tc>
          <w:tcPr>
            <w:tcW w:w="0" w:type="auto"/>
            <w:hideMark/>
          </w:tcPr>
          <w:p w14:paraId="33C7E3D4"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756E06">
              <w:rPr>
                <w:rFonts w:ascii="Times New Roman" w:hAnsi="Times New Roman" w:cs="Times New Roman"/>
              </w:rPr>
              <w:t>Sustained</w:t>
            </w:r>
            <w:proofErr w:type="spellEnd"/>
          </w:p>
        </w:tc>
        <w:tc>
          <w:tcPr>
            <w:tcW w:w="0" w:type="auto"/>
            <w:hideMark/>
          </w:tcPr>
          <w:p w14:paraId="167BF843"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756E06">
              <w:rPr>
                <w:rFonts w:ascii="Times New Roman" w:hAnsi="Times New Roman" w:cs="Times New Roman"/>
              </w:rPr>
              <w:t>Failure</w:t>
            </w:r>
            <w:proofErr w:type="spellEnd"/>
          </w:p>
        </w:tc>
        <w:tc>
          <w:tcPr>
            <w:tcW w:w="0" w:type="auto"/>
            <w:hideMark/>
          </w:tcPr>
          <w:p w14:paraId="2CEFD751"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0.2556070809</w:t>
            </w:r>
          </w:p>
        </w:tc>
        <w:tc>
          <w:tcPr>
            <w:tcW w:w="0" w:type="auto"/>
            <w:hideMark/>
          </w:tcPr>
          <w:p w14:paraId="08240204"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0.9866334126</w:t>
            </w:r>
          </w:p>
        </w:tc>
        <w:tc>
          <w:tcPr>
            <w:tcW w:w="0" w:type="auto"/>
            <w:hideMark/>
          </w:tcPr>
          <w:p w14:paraId="686E00C8"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0.99</w:t>
            </w:r>
          </w:p>
        </w:tc>
      </w:tr>
      <w:tr w:rsidR="008A7D19" w:rsidRPr="00756E06" w14:paraId="533589F3" w14:textId="77777777" w:rsidTr="008A7D19">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0E59C8B6" w14:textId="552DDC4B" w:rsidR="008A7D19" w:rsidRPr="00756E06" w:rsidRDefault="008A7D19" w:rsidP="00D81832">
            <w:pPr>
              <w:jc w:val="both"/>
              <w:rPr>
                <w:rFonts w:ascii="Times New Roman" w:hAnsi="Times New Roman" w:cs="Times New Roman"/>
              </w:rPr>
            </w:pPr>
          </w:p>
        </w:tc>
        <w:tc>
          <w:tcPr>
            <w:tcW w:w="0" w:type="auto"/>
            <w:vMerge/>
            <w:tcBorders>
              <w:bottom w:val="single" w:sz="4" w:space="0" w:color="auto"/>
            </w:tcBorders>
          </w:tcPr>
          <w:p w14:paraId="25759DA0" w14:textId="74DA0AD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2C2CBCBF"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TIGIT.IO360</w:t>
            </w:r>
          </w:p>
        </w:tc>
        <w:tc>
          <w:tcPr>
            <w:tcW w:w="0" w:type="auto"/>
            <w:hideMark/>
          </w:tcPr>
          <w:p w14:paraId="4B51B903"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756E06">
              <w:rPr>
                <w:rFonts w:ascii="Times New Roman" w:hAnsi="Times New Roman" w:cs="Times New Roman"/>
              </w:rPr>
              <w:t>Sustained</w:t>
            </w:r>
            <w:proofErr w:type="spellEnd"/>
          </w:p>
        </w:tc>
        <w:tc>
          <w:tcPr>
            <w:tcW w:w="0" w:type="auto"/>
            <w:hideMark/>
          </w:tcPr>
          <w:p w14:paraId="193388D3"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756E06">
              <w:rPr>
                <w:rFonts w:ascii="Times New Roman" w:hAnsi="Times New Roman" w:cs="Times New Roman"/>
              </w:rPr>
              <w:t>Failure</w:t>
            </w:r>
            <w:proofErr w:type="spellEnd"/>
          </w:p>
        </w:tc>
        <w:tc>
          <w:tcPr>
            <w:tcW w:w="0" w:type="auto"/>
            <w:hideMark/>
          </w:tcPr>
          <w:p w14:paraId="6914CD3C"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0.8895972964</w:t>
            </w:r>
          </w:p>
        </w:tc>
        <w:tc>
          <w:tcPr>
            <w:tcW w:w="0" w:type="auto"/>
            <w:hideMark/>
          </w:tcPr>
          <w:p w14:paraId="5E1254AE"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0.9866334126</w:t>
            </w:r>
          </w:p>
        </w:tc>
        <w:tc>
          <w:tcPr>
            <w:tcW w:w="0" w:type="auto"/>
            <w:hideMark/>
          </w:tcPr>
          <w:p w14:paraId="004787E8"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0.99</w:t>
            </w:r>
          </w:p>
        </w:tc>
      </w:tr>
      <w:tr w:rsidR="008A7D19" w:rsidRPr="00756E06" w14:paraId="2330060B" w14:textId="77777777" w:rsidTr="008A7D1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47FA11BC" w14:textId="5B69058E" w:rsidR="008A7D19" w:rsidRPr="00756E06" w:rsidRDefault="008A7D19" w:rsidP="00D81832">
            <w:pPr>
              <w:jc w:val="both"/>
              <w:rPr>
                <w:rFonts w:ascii="Times New Roman" w:hAnsi="Times New Roman" w:cs="Times New Roman"/>
              </w:rPr>
            </w:pPr>
          </w:p>
        </w:tc>
        <w:tc>
          <w:tcPr>
            <w:tcW w:w="0" w:type="auto"/>
            <w:vMerge/>
            <w:tcBorders>
              <w:bottom w:val="single" w:sz="4" w:space="0" w:color="auto"/>
            </w:tcBorders>
          </w:tcPr>
          <w:p w14:paraId="5F873515" w14:textId="6BDEDEA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610C5406"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Treg.IO360</w:t>
            </w:r>
          </w:p>
        </w:tc>
        <w:tc>
          <w:tcPr>
            <w:tcW w:w="0" w:type="auto"/>
            <w:hideMark/>
          </w:tcPr>
          <w:p w14:paraId="31004B83"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756E06">
              <w:rPr>
                <w:rFonts w:ascii="Times New Roman" w:hAnsi="Times New Roman" w:cs="Times New Roman"/>
              </w:rPr>
              <w:t>Sustained</w:t>
            </w:r>
            <w:proofErr w:type="spellEnd"/>
          </w:p>
        </w:tc>
        <w:tc>
          <w:tcPr>
            <w:tcW w:w="0" w:type="auto"/>
            <w:hideMark/>
          </w:tcPr>
          <w:p w14:paraId="735DB88E"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756E06">
              <w:rPr>
                <w:rFonts w:ascii="Times New Roman" w:hAnsi="Times New Roman" w:cs="Times New Roman"/>
              </w:rPr>
              <w:t>Failure</w:t>
            </w:r>
            <w:proofErr w:type="spellEnd"/>
          </w:p>
        </w:tc>
        <w:tc>
          <w:tcPr>
            <w:tcW w:w="0" w:type="auto"/>
            <w:hideMark/>
          </w:tcPr>
          <w:p w14:paraId="6D7E02DD"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0.4654097293</w:t>
            </w:r>
          </w:p>
        </w:tc>
        <w:tc>
          <w:tcPr>
            <w:tcW w:w="0" w:type="auto"/>
            <w:hideMark/>
          </w:tcPr>
          <w:p w14:paraId="1640CC0D"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0.9866334126</w:t>
            </w:r>
          </w:p>
        </w:tc>
        <w:tc>
          <w:tcPr>
            <w:tcW w:w="0" w:type="auto"/>
            <w:hideMark/>
          </w:tcPr>
          <w:p w14:paraId="4EE0DAA0"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0.99</w:t>
            </w:r>
          </w:p>
        </w:tc>
      </w:tr>
      <w:tr w:rsidR="008A7D19" w:rsidRPr="00756E06" w14:paraId="3DD4B2C2" w14:textId="77777777" w:rsidTr="008A7D19">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04648647" w14:textId="67071065" w:rsidR="008A7D19" w:rsidRPr="00756E06" w:rsidRDefault="008A7D19" w:rsidP="00D81832">
            <w:pPr>
              <w:jc w:val="both"/>
              <w:rPr>
                <w:rFonts w:ascii="Times New Roman" w:hAnsi="Times New Roman" w:cs="Times New Roman"/>
              </w:rPr>
            </w:pPr>
          </w:p>
        </w:tc>
        <w:tc>
          <w:tcPr>
            <w:tcW w:w="0" w:type="auto"/>
            <w:vMerge/>
            <w:tcBorders>
              <w:bottom w:val="single" w:sz="4" w:space="0" w:color="auto"/>
            </w:tcBorders>
          </w:tcPr>
          <w:p w14:paraId="1F8000B3" w14:textId="601092F2"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0CA7A1A1"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756E06">
              <w:rPr>
                <w:rFonts w:ascii="Times New Roman" w:hAnsi="Times New Roman" w:cs="Times New Roman"/>
              </w:rPr>
              <w:t>Exhausted</w:t>
            </w:r>
            <w:proofErr w:type="spellEnd"/>
            <w:r w:rsidRPr="00756E06">
              <w:rPr>
                <w:rFonts w:ascii="Times New Roman" w:hAnsi="Times New Roman" w:cs="Times New Roman"/>
              </w:rPr>
              <w:t xml:space="preserve"> CD8.IO360</w:t>
            </w:r>
          </w:p>
        </w:tc>
        <w:tc>
          <w:tcPr>
            <w:tcW w:w="0" w:type="auto"/>
            <w:hideMark/>
          </w:tcPr>
          <w:p w14:paraId="15F065B9"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756E06">
              <w:rPr>
                <w:rFonts w:ascii="Times New Roman" w:hAnsi="Times New Roman" w:cs="Times New Roman"/>
              </w:rPr>
              <w:t>Sustained</w:t>
            </w:r>
            <w:proofErr w:type="spellEnd"/>
          </w:p>
        </w:tc>
        <w:tc>
          <w:tcPr>
            <w:tcW w:w="0" w:type="auto"/>
            <w:hideMark/>
          </w:tcPr>
          <w:p w14:paraId="427B2194"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756E06">
              <w:rPr>
                <w:rFonts w:ascii="Times New Roman" w:hAnsi="Times New Roman" w:cs="Times New Roman"/>
              </w:rPr>
              <w:t>Failure</w:t>
            </w:r>
            <w:proofErr w:type="spellEnd"/>
          </w:p>
        </w:tc>
        <w:tc>
          <w:tcPr>
            <w:tcW w:w="0" w:type="auto"/>
            <w:hideMark/>
          </w:tcPr>
          <w:p w14:paraId="08C40D86"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0.8631859034</w:t>
            </w:r>
          </w:p>
        </w:tc>
        <w:tc>
          <w:tcPr>
            <w:tcW w:w="0" w:type="auto"/>
            <w:hideMark/>
          </w:tcPr>
          <w:p w14:paraId="64479097"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0.9866334126</w:t>
            </w:r>
          </w:p>
        </w:tc>
        <w:tc>
          <w:tcPr>
            <w:tcW w:w="0" w:type="auto"/>
            <w:hideMark/>
          </w:tcPr>
          <w:p w14:paraId="2882D290"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0.99</w:t>
            </w:r>
          </w:p>
        </w:tc>
      </w:tr>
      <w:tr w:rsidR="008A7D19" w:rsidRPr="00756E06" w14:paraId="4C6EE57D" w14:textId="77777777" w:rsidTr="008A7D1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val="restart"/>
            <w:tcBorders>
              <w:top w:val="single" w:sz="4" w:space="0" w:color="auto"/>
              <w:bottom w:val="single" w:sz="4" w:space="0" w:color="auto"/>
            </w:tcBorders>
            <w:vAlign w:val="center"/>
            <w:hideMark/>
          </w:tcPr>
          <w:p w14:paraId="23DA8B27" w14:textId="77777777" w:rsidR="008A7D19" w:rsidRPr="00756E06" w:rsidRDefault="008A7D19" w:rsidP="00D81832">
            <w:pPr>
              <w:jc w:val="center"/>
              <w:rPr>
                <w:rFonts w:ascii="Times New Roman" w:hAnsi="Times New Roman" w:cs="Times New Roman"/>
              </w:rPr>
            </w:pPr>
            <w:r w:rsidRPr="00756E06">
              <w:rPr>
                <w:rFonts w:ascii="Times New Roman" w:hAnsi="Times New Roman" w:cs="Times New Roman"/>
              </w:rPr>
              <w:t>ZUMA-7 (SOC)</w:t>
            </w:r>
          </w:p>
        </w:tc>
        <w:tc>
          <w:tcPr>
            <w:tcW w:w="0" w:type="auto"/>
            <w:vMerge w:val="restart"/>
            <w:tcBorders>
              <w:top w:val="single" w:sz="4" w:space="0" w:color="auto"/>
              <w:bottom w:val="single" w:sz="4" w:space="0" w:color="auto"/>
            </w:tcBorders>
            <w:vAlign w:val="center"/>
            <w:hideMark/>
          </w:tcPr>
          <w:p w14:paraId="1219265F" w14:textId="77777777" w:rsidR="008A7D19" w:rsidRPr="00756E06" w:rsidRDefault="008A7D19" w:rsidP="00D8183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T-</w:t>
            </w:r>
            <w:proofErr w:type="spellStart"/>
            <w:r w:rsidRPr="00756E06">
              <w:rPr>
                <w:rFonts w:ascii="Times New Roman" w:hAnsi="Times New Roman" w:cs="Times New Roman"/>
              </w:rPr>
              <w:t>cell</w:t>
            </w:r>
            <w:proofErr w:type="spellEnd"/>
            <w:r w:rsidRPr="00756E06">
              <w:rPr>
                <w:rFonts w:ascii="Times New Roman" w:hAnsi="Times New Roman" w:cs="Times New Roman"/>
              </w:rPr>
              <w:t xml:space="preserve"> </w:t>
            </w:r>
            <w:proofErr w:type="spellStart"/>
            <w:r w:rsidRPr="00756E06">
              <w:rPr>
                <w:rFonts w:ascii="Times New Roman" w:hAnsi="Times New Roman" w:cs="Times New Roman"/>
              </w:rPr>
              <w:t>Exhaustion</w:t>
            </w:r>
            <w:proofErr w:type="spellEnd"/>
          </w:p>
        </w:tc>
        <w:tc>
          <w:tcPr>
            <w:tcW w:w="0" w:type="auto"/>
            <w:hideMark/>
          </w:tcPr>
          <w:p w14:paraId="69E1BDC3"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PDCD1</w:t>
            </w:r>
          </w:p>
        </w:tc>
        <w:tc>
          <w:tcPr>
            <w:tcW w:w="0" w:type="auto"/>
            <w:hideMark/>
          </w:tcPr>
          <w:p w14:paraId="1439C4F9"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756E06">
              <w:rPr>
                <w:rFonts w:ascii="Times New Roman" w:hAnsi="Times New Roman" w:cs="Times New Roman"/>
              </w:rPr>
              <w:t>Sustained</w:t>
            </w:r>
            <w:proofErr w:type="spellEnd"/>
          </w:p>
        </w:tc>
        <w:tc>
          <w:tcPr>
            <w:tcW w:w="0" w:type="auto"/>
            <w:hideMark/>
          </w:tcPr>
          <w:p w14:paraId="074643DA"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756E06">
              <w:rPr>
                <w:rFonts w:ascii="Times New Roman" w:hAnsi="Times New Roman" w:cs="Times New Roman"/>
              </w:rPr>
              <w:t>Failure</w:t>
            </w:r>
            <w:proofErr w:type="spellEnd"/>
          </w:p>
        </w:tc>
        <w:tc>
          <w:tcPr>
            <w:tcW w:w="0" w:type="auto"/>
            <w:hideMark/>
          </w:tcPr>
          <w:p w14:paraId="2DA5A8EF"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0.3063178545</w:t>
            </w:r>
          </w:p>
        </w:tc>
        <w:tc>
          <w:tcPr>
            <w:tcW w:w="0" w:type="auto"/>
            <w:hideMark/>
          </w:tcPr>
          <w:p w14:paraId="474EAF24"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0.6126357091</w:t>
            </w:r>
          </w:p>
        </w:tc>
        <w:tc>
          <w:tcPr>
            <w:tcW w:w="0" w:type="auto"/>
            <w:hideMark/>
          </w:tcPr>
          <w:p w14:paraId="30A1DB82"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0.61</w:t>
            </w:r>
          </w:p>
        </w:tc>
      </w:tr>
      <w:tr w:rsidR="008A7D19" w:rsidRPr="00756E06" w14:paraId="30BAA4C0" w14:textId="77777777" w:rsidTr="008A7D19">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5566CF64" w14:textId="419D242B" w:rsidR="008A7D19" w:rsidRPr="00756E06" w:rsidRDefault="008A7D19" w:rsidP="00D81832">
            <w:pPr>
              <w:jc w:val="both"/>
              <w:rPr>
                <w:rFonts w:ascii="Times New Roman" w:hAnsi="Times New Roman" w:cs="Times New Roman"/>
              </w:rPr>
            </w:pPr>
          </w:p>
        </w:tc>
        <w:tc>
          <w:tcPr>
            <w:tcW w:w="0" w:type="auto"/>
            <w:vMerge/>
            <w:tcBorders>
              <w:bottom w:val="single" w:sz="4" w:space="0" w:color="auto"/>
            </w:tcBorders>
          </w:tcPr>
          <w:p w14:paraId="642F0724" w14:textId="14C9E564"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7B31EBC8"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HAVCR2</w:t>
            </w:r>
          </w:p>
        </w:tc>
        <w:tc>
          <w:tcPr>
            <w:tcW w:w="0" w:type="auto"/>
            <w:hideMark/>
          </w:tcPr>
          <w:p w14:paraId="452F5396"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756E06">
              <w:rPr>
                <w:rFonts w:ascii="Times New Roman" w:hAnsi="Times New Roman" w:cs="Times New Roman"/>
              </w:rPr>
              <w:t>Sustained</w:t>
            </w:r>
            <w:proofErr w:type="spellEnd"/>
          </w:p>
        </w:tc>
        <w:tc>
          <w:tcPr>
            <w:tcW w:w="0" w:type="auto"/>
            <w:hideMark/>
          </w:tcPr>
          <w:p w14:paraId="43A68C1E"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756E06">
              <w:rPr>
                <w:rFonts w:ascii="Times New Roman" w:hAnsi="Times New Roman" w:cs="Times New Roman"/>
              </w:rPr>
              <w:t>Failure</w:t>
            </w:r>
            <w:proofErr w:type="spellEnd"/>
          </w:p>
        </w:tc>
        <w:tc>
          <w:tcPr>
            <w:tcW w:w="0" w:type="auto"/>
            <w:hideMark/>
          </w:tcPr>
          <w:p w14:paraId="675A2094"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0.1563394684</w:t>
            </w:r>
          </w:p>
        </w:tc>
        <w:tc>
          <w:tcPr>
            <w:tcW w:w="0" w:type="auto"/>
            <w:hideMark/>
          </w:tcPr>
          <w:p w14:paraId="07A0CB20"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0.6126357091</w:t>
            </w:r>
          </w:p>
        </w:tc>
        <w:tc>
          <w:tcPr>
            <w:tcW w:w="0" w:type="auto"/>
            <w:hideMark/>
          </w:tcPr>
          <w:p w14:paraId="3E9D39AE"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0.61</w:t>
            </w:r>
          </w:p>
        </w:tc>
      </w:tr>
      <w:tr w:rsidR="008A7D19" w:rsidRPr="00756E06" w14:paraId="4414617E" w14:textId="77777777" w:rsidTr="008A7D1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034F19BE" w14:textId="44815053" w:rsidR="008A7D19" w:rsidRPr="00756E06" w:rsidRDefault="008A7D19" w:rsidP="00D81832">
            <w:pPr>
              <w:jc w:val="both"/>
              <w:rPr>
                <w:rFonts w:ascii="Times New Roman" w:hAnsi="Times New Roman" w:cs="Times New Roman"/>
              </w:rPr>
            </w:pPr>
          </w:p>
        </w:tc>
        <w:tc>
          <w:tcPr>
            <w:tcW w:w="0" w:type="auto"/>
            <w:vMerge/>
            <w:tcBorders>
              <w:bottom w:val="single" w:sz="4" w:space="0" w:color="auto"/>
            </w:tcBorders>
          </w:tcPr>
          <w:p w14:paraId="0C9B4626" w14:textId="2071F244"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3BDED528"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LAG3</w:t>
            </w:r>
          </w:p>
        </w:tc>
        <w:tc>
          <w:tcPr>
            <w:tcW w:w="0" w:type="auto"/>
            <w:hideMark/>
          </w:tcPr>
          <w:p w14:paraId="6EA43696"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756E06">
              <w:rPr>
                <w:rFonts w:ascii="Times New Roman" w:hAnsi="Times New Roman" w:cs="Times New Roman"/>
              </w:rPr>
              <w:t>Sustained</w:t>
            </w:r>
            <w:proofErr w:type="spellEnd"/>
          </w:p>
        </w:tc>
        <w:tc>
          <w:tcPr>
            <w:tcW w:w="0" w:type="auto"/>
            <w:hideMark/>
          </w:tcPr>
          <w:p w14:paraId="2CCF0BF5"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756E06">
              <w:rPr>
                <w:rFonts w:ascii="Times New Roman" w:hAnsi="Times New Roman" w:cs="Times New Roman"/>
              </w:rPr>
              <w:t>Failure</w:t>
            </w:r>
            <w:proofErr w:type="spellEnd"/>
          </w:p>
        </w:tc>
        <w:tc>
          <w:tcPr>
            <w:tcW w:w="0" w:type="auto"/>
            <w:hideMark/>
          </w:tcPr>
          <w:p w14:paraId="1E0A8C66"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0.2384186045</w:t>
            </w:r>
          </w:p>
        </w:tc>
        <w:tc>
          <w:tcPr>
            <w:tcW w:w="0" w:type="auto"/>
            <w:hideMark/>
          </w:tcPr>
          <w:p w14:paraId="15B8E918"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0.6126357091</w:t>
            </w:r>
          </w:p>
        </w:tc>
        <w:tc>
          <w:tcPr>
            <w:tcW w:w="0" w:type="auto"/>
            <w:hideMark/>
          </w:tcPr>
          <w:p w14:paraId="71D2EE7F"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0.61</w:t>
            </w:r>
          </w:p>
        </w:tc>
      </w:tr>
      <w:tr w:rsidR="008A7D19" w:rsidRPr="00756E06" w14:paraId="684BF5B7" w14:textId="77777777" w:rsidTr="008A7D19">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5CECF337" w14:textId="2FF35DAA" w:rsidR="008A7D19" w:rsidRPr="00756E06" w:rsidRDefault="008A7D19" w:rsidP="00D81832">
            <w:pPr>
              <w:jc w:val="both"/>
              <w:rPr>
                <w:rFonts w:ascii="Times New Roman" w:hAnsi="Times New Roman" w:cs="Times New Roman"/>
              </w:rPr>
            </w:pPr>
          </w:p>
        </w:tc>
        <w:tc>
          <w:tcPr>
            <w:tcW w:w="0" w:type="auto"/>
            <w:vMerge/>
            <w:tcBorders>
              <w:bottom w:val="single" w:sz="4" w:space="0" w:color="auto"/>
            </w:tcBorders>
          </w:tcPr>
          <w:p w14:paraId="093B7A06" w14:textId="4E67D260"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49C4E104"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TIGIT</w:t>
            </w:r>
          </w:p>
        </w:tc>
        <w:tc>
          <w:tcPr>
            <w:tcW w:w="0" w:type="auto"/>
            <w:hideMark/>
          </w:tcPr>
          <w:p w14:paraId="20F93012"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756E06">
              <w:rPr>
                <w:rFonts w:ascii="Times New Roman" w:hAnsi="Times New Roman" w:cs="Times New Roman"/>
              </w:rPr>
              <w:t>Sustained</w:t>
            </w:r>
            <w:proofErr w:type="spellEnd"/>
          </w:p>
        </w:tc>
        <w:tc>
          <w:tcPr>
            <w:tcW w:w="0" w:type="auto"/>
            <w:hideMark/>
          </w:tcPr>
          <w:p w14:paraId="12B5DF4F"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756E06">
              <w:rPr>
                <w:rFonts w:ascii="Times New Roman" w:hAnsi="Times New Roman" w:cs="Times New Roman"/>
              </w:rPr>
              <w:t>Failure</w:t>
            </w:r>
            <w:proofErr w:type="spellEnd"/>
          </w:p>
        </w:tc>
        <w:tc>
          <w:tcPr>
            <w:tcW w:w="0" w:type="auto"/>
            <w:hideMark/>
          </w:tcPr>
          <w:p w14:paraId="66449916"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0.656339371</w:t>
            </w:r>
          </w:p>
        </w:tc>
        <w:tc>
          <w:tcPr>
            <w:tcW w:w="0" w:type="auto"/>
            <w:hideMark/>
          </w:tcPr>
          <w:p w14:paraId="70B1D474"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0.7239191114</w:t>
            </w:r>
          </w:p>
        </w:tc>
        <w:tc>
          <w:tcPr>
            <w:tcW w:w="0" w:type="auto"/>
            <w:hideMark/>
          </w:tcPr>
          <w:p w14:paraId="713062D2"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0.72</w:t>
            </w:r>
          </w:p>
        </w:tc>
      </w:tr>
      <w:tr w:rsidR="008A7D19" w:rsidRPr="00756E06" w14:paraId="4CD25B70" w14:textId="77777777" w:rsidTr="008A7D1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451E6F2E" w14:textId="265D109C" w:rsidR="008A7D19" w:rsidRPr="00756E06" w:rsidRDefault="008A7D19" w:rsidP="00D81832">
            <w:pPr>
              <w:jc w:val="both"/>
              <w:rPr>
                <w:rFonts w:ascii="Times New Roman" w:hAnsi="Times New Roman" w:cs="Times New Roman"/>
              </w:rPr>
            </w:pPr>
          </w:p>
        </w:tc>
        <w:tc>
          <w:tcPr>
            <w:tcW w:w="0" w:type="auto"/>
            <w:vMerge/>
            <w:tcBorders>
              <w:bottom w:val="single" w:sz="4" w:space="0" w:color="auto"/>
            </w:tcBorders>
          </w:tcPr>
          <w:p w14:paraId="3B9C21A9" w14:textId="7FFE8523"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6FC42416"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CTLA4</w:t>
            </w:r>
          </w:p>
        </w:tc>
        <w:tc>
          <w:tcPr>
            <w:tcW w:w="0" w:type="auto"/>
            <w:hideMark/>
          </w:tcPr>
          <w:p w14:paraId="52A95C13"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756E06">
              <w:rPr>
                <w:rFonts w:ascii="Times New Roman" w:hAnsi="Times New Roman" w:cs="Times New Roman"/>
              </w:rPr>
              <w:t>Sustained</w:t>
            </w:r>
            <w:proofErr w:type="spellEnd"/>
          </w:p>
        </w:tc>
        <w:tc>
          <w:tcPr>
            <w:tcW w:w="0" w:type="auto"/>
            <w:hideMark/>
          </w:tcPr>
          <w:p w14:paraId="463E16F3"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756E06">
              <w:rPr>
                <w:rFonts w:ascii="Times New Roman" w:hAnsi="Times New Roman" w:cs="Times New Roman"/>
              </w:rPr>
              <w:t>Failure</w:t>
            </w:r>
            <w:proofErr w:type="spellEnd"/>
          </w:p>
        </w:tc>
        <w:tc>
          <w:tcPr>
            <w:tcW w:w="0" w:type="auto"/>
            <w:hideMark/>
          </w:tcPr>
          <w:p w14:paraId="57033E25"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0.6763501953</w:t>
            </w:r>
          </w:p>
        </w:tc>
        <w:tc>
          <w:tcPr>
            <w:tcW w:w="0" w:type="auto"/>
            <w:hideMark/>
          </w:tcPr>
          <w:p w14:paraId="3273F16D"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0.7239191114</w:t>
            </w:r>
          </w:p>
        </w:tc>
        <w:tc>
          <w:tcPr>
            <w:tcW w:w="0" w:type="auto"/>
            <w:hideMark/>
          </w:tcPr>
          <w:p w14:paraId="2501B03A"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0.72</w:t>
            </w:r>
          </w:p>
        </w:tc>
      </w:tr>
      <w:tr w:rsidR="008A7D19" w:rsidRPr="00756E06" w14:paraId="1B4CA2AB" w14:textId="77777777" w:rsidTr="008A7D19">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3D0AC4A2" w14:textId="5B52FFF2" w:rsidR="008A7D19" w:rsidRPr="00756E06" w:rsidRDefault="008A7D19" w:rsidP="00D81832">
            <w:pPr>
              <w:jc w:val="both"/>
              <w:rPr>
                <w:rFonts w:ascii="Times New Roman" w:hAnsi="Times New Roman" w:cs="Times New Roman"/>
              </w:rPr>
            </w:pPr>
          </w:p>
        </w:tc>
        <w:tc>
          <w:tcPr>
            <w:tcW w:w="0" w:type="auto"/>
            <w:vMerge/>
            <w:tcBorders>
              <w:bottom w:val="single" w:sz="4" w:space="0" w:color="auto"/>
            </w:tcBorders>
          </w:tcPr>
          <w:p w14:paraId="612658BC" w14:textId="62468EDE"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172714FE"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EOMES</w:t>
            </w:r>
          </w:p>
        </w:tc>
        <w:tc>
          <w:tcPr>
            <w:tcW w:w="0" w:type="auto"/>
            <w:hideMark/>
          </w:tcPr>
          <w:p w14:paraId="515D0EF1"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756E06">
              <w:rPr>
                <w:rFonts w:ascii="Times New Roman" w:hAnsi="Times New Roman" w:cs="Times New Roman"/>
              </w:rPr>
              <w:t>Sustained</w:t>
            </w:r>
            <w:proofErr w:type="spellEnd"/>
          </w:p>
        </w:tc>
        <w:tc>
          <w:tcPr>
            <w:tcW w:w="0" w:type="auto"/>
            <w:hideMark/>
          </w:tcPr>
          <w:p w14:paraId="7A131601"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756E06">
              <w:rPr>
                <w:rFonts w:ascii="Times New Roman" w:hAnsi="Times New Roman" w:cs="Times New Roman"/>
              </w:rPr>
              <w:t>Failure</w:t>
            </w:r>
            <w:proofErr w:type="spellEnd"/>
          </w:p>
        </w:tc>
        <w:tc>
          <w:tcPr>
            <w:tcW w:w="0" w:type="auto"/>
            <w:hideMark/>
          </w:tcPr>
          <w:p w14:paraId="49401821"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0.1849245518</w:t>
            </w:r>
          </w:p>
        </w:tc>
        <w:tc>
          <w:tcPr>
            <w:tcW w:w="0" w:type="auto"/>
            <w:hideMark/>
          </w:tcPr>
          <w:p w14:paraId="3AEA75E4"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0.6126357091</w:t>
            </w:r>
          </w:p>
        </w:tc>
        <w:tc>
          <w:tcPr>
            <w:tcW w:w="0" w:type="auto"/>
            <w:hideMark/>
          </w:tcPr>
          <w:p w14:paraId="4FB985BE"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0.61</w:t>
            </w:r>
          </w:p>
        </w:tc>
      </w:tr>
      <w:tr w:rsidR="008A7D19" w:rsidRPr="00756E06" w14:paraId="7544EF8C" w14:textId="77777777" w:rsidTr="008A7D1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66092906" w14:textId="1A31C780" w:rsidR="008A7D19" w:rsidRPr="00756E06" w:rsidRDefault="008A7D19" w:rsidP="00D81832">
            <w:pPr>
              <w:jc w:val="both"/>
              <w:rPr>
                <w:rFonts w:ascii="Times New Roman" w:hAnsi="Times New Roman" w:cs="Times New Roman"/>
              </w:rPr>
            </w:pPr>
          </w:p>
        </w:tc>
        <w:tc>
          <w:tcPr>
            <w:tcW w:w="0" w:type="auto"/>
            <w:vMerge/>
            <w:tcBorders>
              <w:bottom w:val="single" w:sz="4" w:space="0" w:color="auto"/>
            </w:tcBorders>
          </w:tcPr>
          <w:p w14:paraId="0877C025" w14:textId="47E3BDEE"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751313AB"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ENTPD1</w:t>
            </w:r>
          </w:p>
        </w:tc>
        <w:tc>
          <w:tcPr>
            <w:tcW w:w="0" w:type="auto"/>
            <w:hideMark/>
          </w:tcPr>
          <w:p w14:paraId="77E68B37"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756E06">
              <w:rPr>
                <w:rFonts w:ascii="Times New Roman" w:hAnsi="Times New Roman" w:cs="Times New Roman"/>
              </w:rPr>
              <w:t>Sustained</w:t>
            </w:r>
            <w:proofErr w:type="spellEnd"/>
          </w:p>
        </w:tc>
        <w:tc>
          <w:tcPr>
            <w:tcW w:w="0" w:type="auto"/>
            <w:hideMark/>
          </w:tcPr>
          <w:p w14:paraId="6277C62C"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756E06">
              <w:rPr>
                <w:rFonts w:ascii="Times New Roman" w:hAnsi="Times New Roman" w:cs="Times New Roman"/>
              </w:rPr>
              <w:t>Failure</w:t>
            </w:r>
            <w:proofErr w:type="spellEnd"/>
          </w:p>
        </w:tc>
        <w:tc>
          <w:tcPr>
            <w:tcW w:w="0" w:type="auto"/>
            <w:hideMark/>
          </w:tcPr>
          <w:p w14:paraId="27FA764E"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0.7239191114</w:t>
            </w:r>
          </w:p>
        </w:tc>
        <w:tc>
          <w:tcPr>
            <w:tcW w:w="0" w:type="auto"/>
            <w:hideMark/>
          </w:tcPr>
          <w:p w14:paraId="4E994C87"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0.7239191114</w:t>
            </w:r>
          </w:p>
        </w:tc>
        <w:tc>
          <w:tcPr>
            <w:tcW w:w="0" w:type="auto"/>
            <w:hideMark/>
          </w:tcPr>
          <w:p w14:paraId="6A19A7BD"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0.72</w:t>
            </w:r>
          </w:p>
        </w:tc>
      </w:tr>
      <w:tr w:rsidR="008A7D19" w:rsidRPr="00756E06" w14:paraId="733BB00F" w14:textId="77777777" w:rsidTr="008A7D19">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70A6D1A8" w14:textId="02BF3226" w:rsidR="008A7D19" w:rsidRPr="00756E06" w:rsidRDefault="008A7D19" w:rsidP="00D81832">
            <w:pPr>
              <w:jc w:val="both"/>
              <w:rPr>
                <w:rFonts w:ascii="Times New Roman" w:hAnsi="Times New Roman" w:cs="Times New Roman"/>
              </w:rPr>
            </w:pPr>
          </w:p>
        </w:tc>
        <w:tc>
          <w:tcPr>
            <w:tcW w:w="0" w:type="auto"/>
            <w:vMerge/>
            <w:tcBorders>
              <w:bottom w:val="single" w:sz="4" w:space="0" w:color="auto"/>
            </w:tcBorders>
          </w:tcPr>
          <w:p w14:paraId="4AC6075A" w14:textId="06FA20CA"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2A14E223"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CXCL13</w:t>
            </w:r>
          </w:p>
        </w:tc>
        <w:tc>
          <w:tcPr>
            <w:tcW w:w="0" w:type="auto"/>
            <w:hideMark/>
          </w:tcPr>
          <w:p w14:paraId="7E341567"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756E06">
              <w:rPr>
                <w:rFonts w:ascii="Times New Roman" w:hAnsi="Times New Roman" w:cs="Times New Roman"/>
              </w:rPr>
              <w:t>Sustained</w:t>
            </w:r>
            <w:proofErr w:type="spellEnd"/>
          </w:p>
        </w:tc>
        <w:tc>
          <w:tcPr>
            <w:tcW w:w="0" w:type="auto"/>
            <w:hideMark/>
          </w:tcPr>
          <w:p w14:paraId="2F261591"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756E06">
              <w:rPr>
                <w:rFonts w:ascii="Times New Roman" w:hAnsi="Times New Roman" w:cs="Times New Roman"/>
              </w:rPr>
              <w:t>Failure</w:t>
            </w:r>
            <w:proofErr w:type="spellEnd"/>
          </w:p>
        </w:tc>
        <w:tc>
          <w:tcPr>
            <w:tcW w:w="0" w:type="auto"/>
            <w:hideMark/>
          </w:tcPr>
          <w:p w14:paraId="63162CF9"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0.5000949844</w:t>
            </w:r>
          </w:p>
        </w:tc>
        <w:tc>
          <w:tcPr>
            <w:tcW w:w="0" w:type="auto"/>
            <w:hideMark/>
          </w:tcPr>
          <w:p w14:paraId="64C8295E"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0.7239191114</w:t>
            </w:r>
          </w:p>
        </w:tc>
        <w:tc>
          <w:tcPr>
            <w:tcW w:w="0" w:type="auto"/>
            <w:hideMark/>
          </w:tcPr>
          <w:p w14:paraId="6DE7DDFA"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0.72</w:t>
            </w:r>
          </w:p>
        </w:tc>
      </w:tr>
      <w:tr w:rsidR="008A7D19" w:rsidRPr="00756E06" w14:paraId="3399D662" w14:textId="77777777" w:rsidTr="008A7D1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val="restart"/>
            <w:tcBorders>
              <w:top w:val="single" w:sz="4" w:space="0" w:color="auto"/>
              <w:bottom w:val="single" w:sz="4" w:space="0" w:color="auto"/>
            </w:tcBorders>
            <w:vAlign w:val="center"/>
            <w:hideMark/>
          </w:tcPr>
          <w:p w14:paraId="53DE338C" w14:textId="77777777" w:rsidR="008A7D19" w:rsidRPr="00756E06" w:rsidRDefault="008A7D19" w:rsidP="00D81832">
            <w:pPr>
              <w:jc w:val="center"/>
              <w:rPr>
                <w:rFonts w:ascii="Times New Roman" w:hAnsi="Times New Roman" w:cs="Times New Roman"/>
              </w:rPr>
            </w:pPr>
            <w:r w:rsidRPr="00756E06">
              <w:rPr>
                <w:rFonts w:ascii="Times New Roman" w:hAnsi="Times New Roman" w:cs="Times New Roman"/>
              </w:rPr>
              <w:t>ZUMA-1 (Baseline)</w:t>
            </w:r>
          </w:p>
        </w:tc>
        <w:tc>
          <w:tcPr>
            <w:tcW w:w="0" w:type="auto"/>
            <w:vMerge w:val="restart"/>
            <w:tcBorders>
              <w:top w:val="single" w:sz="4" w:space="0" w:color="auto"/>
              <w:bottom w:val="single" w:sz="4" w:space="0" w:color="auto"/>
            </w:tcBorders>
            <w:vAlign w:val="center"/>
            <w:hideMark/>
          </w:tcPr>
          <w:p w14:paraId="0E6C64B1" w14:textId="77777777" w:rsidR="008A7D19" w:rsidRPr="00756E06" w:rsidRDefault="008A7D19" w:rsidP="00D8183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T-</w:t>
            </w:r>
            <w:proofErr w:type="spellStart"/>
            <w:r w:rsidRPr="00756E06">
              <w:rPr>
                <w:rFonts w:ascii="Times New Roman" w:hAnsi="Times New Roman" w:cs="Times New Roman"/>
              </w:rPr>
              <w:t>cell</w:t>
            </w:r>
            <w:proofErr w:type="spellEnd"/>
            <w:r w:rsidRPr="00756E06">
              <w:rPr>
                <w:rFonts w:ascii="Times New Roman" w:hAnsi="Times New Roman" w:cs="Times New Roman"/>
              </w:rPr>
              <w:t xml:space="preserve"> </w:t>
            </w:r>
            <w:proofErr w:type="spellStart"/>
            <w:r w:rsidRPr="00756E06">
              <w:rPr>
                <w:rFonts w:ascii="Times New Roman" w:hAnsi="Times New Roman" w:cs="Times New Roman"/>
              </w:rPr>
              <w:t>Exhaustion</w:t>
            </w:r>
            <w:proofErr w:type="spellEnd"/>
          </w:p>
        </w:tc>
        <w:tc>
          <w:tcPr>
            <w:tcW w:w="0" w:type="auto"/>
            <w:hideMark/>
          </w:tcPr>
          <w:p w14:paraId="6F5FA42D"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PDCD1</w:t>
            </w:r>
          </w:p>
        </w:tc>
        <w:tc>
          <w:tcPr>
            <w:tcW w:w="0" w:type="auto"/>
            <w:hideMark/>
          </w:tcPr>
          <w:p w14:paraId="432A564C"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CR</w:t>
            </w:r>
          </w:p>
        </w:tc>
        <w:tc>
          <w:tcPr>
            <w:tcW w:w="0" w:type="auto"/>
            <w:hideMark/>
          </w:tcPr>
          <w:p w14:paraId="4A3D7681"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Non-CR</w:t>
            </w:r>
          </w:p>
        </w:tc>
        <w:tc>
          <w:tcPr>
            <w:tcW w:w="0" w:type="auto"/>
            <w:hideMark/>
          </w:tcPr>
          <w:p w14:paraId="32F804FC"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0.9890860763</w:t>
            </w:r>
          </w:p>
        </w:tc>
        <w:tc>
          <w:tcPr>
            <w:tcW w:w="0" w:type="auto"/>
            <w:hideMark/>
          </w:tcPr>
          <w:p w14:paraId="6FE41461"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0.9890860763</w:t>
            </w:r>
          </w:p>
        </w:tc>
        <w:tc>
          <w:tcPr>
            <w:tcW w:w="0" w:type="auto"/>
            <w:hideMark/>
          </w:tcPr>
          <w:p w14:paraId="1BEECF77"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0.99</w:t>
            </w:r>
          </w:p>
        </w:tc>
      </w:tr>
      <w:tr w:rsidR="008A7D19" w:rsidRPr="00756E06" w14:paraId="2AD1CD4D" w14:textId="77777777" w:rsidTr="008A7D19">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2FC23263" w14:textId="26355B56" w:rsidR="008A7D19" w:rsidRPr="00756E06" w:rsidRDefault="008A7D19" w:rsidP="00D81832">
            <w:pPr>
              <w:jc w:val="both"/>
              <w:rPr>
                <w:rFonts w:ascii="Times New Roman" w:hAnsi="Times New Roman" w:cs="Times New Roman"/>
              </w:rPr>
            </w:pPr>
          </w:p>
        </w:tc>
        <w:tc>
          <w:tcPr>
            <w:tcW w:w="0" w:type="auto"/>
            <w:vMerge/>
            <w:tcBorders>
              <w:bottom w:val="single" w:sz="4" w:space="0" w:color="auto"/>
            </w:tcBorders>
          </w:tcPr>
          <w:p w14:paraId="4813D010" w14:textId="263827BE"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3B21D652"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HAVCR2</w:t>
            </w:r>
          </w:p>
        </w:tc>
        <w:tc>
          <w:tcPr>
            <w:tcW w:w="0" w:type="auto"/>
            <w:hideMark/>
          </w:tcPr>
          <w:p w14:paraId="1C27DFD5"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CR</w:t>
            </w:r>
          </w:p>
        </w:tc>
        <w:tc>
          <w:tcPr>
            <w:tcW w:w="0" w:type="auto"/>
            <w:hideMark/>
          </w:tcPr>
          <w:p w14:paraId="40C2B244"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Non-CR</w:t>
            </w:r>
          </w:p>
        </w:tc>
        <w:tc>
          <w:tcPr>
            <w:tcW w:w="0" w:type="auto"/>
            <w:hideMark/>
          </w:tcPr>
          <w:p w14:paraId="083DA3E9"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0.08540005721</w:t>
            </w:r>
          </w:p>
        </w:tc>
        <w:tc>
          <w:tcPr>
            <w:tcW w:w="0" w:type="auto"/>
            <w:hideMark/>
          </w:tcPr>
          <w:p w14:paraId="3FC5E6E1"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0.5984377774</w:t>
            </w:r>
          </w:p>
        </w:tc>
        <w:tc>
          <w:tcPr>
            <w:tcW w:w="0" w:type="auto"/>
            <w:hideMark/>
          </w:tcPr>
          <w:p w14:paraId="26371949"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0.6</w:t>
            </w:r>
          </w:p>
        </w:tc>
      </w:tr>
      <w:tr w:rsidR="008A7D19" w:rsidRPr="00756E06" w14:paraId="56F23132" w14:textId="77777777" w:rsidTr="008A7D1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4DBDDD43" w14:textId="67FDC8EF" w:rsidR="008A7D19" w:rsidRPr="00756E06" w:rsidRDefault="008A7D19" w:rsidP="00D81832">
            <w:pPr>
              <w:jc w:val="both"/>
              <w:rPr>
                <w:rFonts w:ascii="Times New Roman" w:hAnsi="Times New Roman" w:cs="Times New Roman"/>
              </w:rPr>
            </w:pPr>
          </w:p>
        </w:tc>
        <w:tc>
          <w:tcPr>
            <w:tcW w:w="0" w:type="auto"/>
            <w:vMerge/>
            <w:tcBorders>
              <w:bottom w:val="single" w:sz="4" w:space="0" w:color="auto"/>
            </w:tcBorders>
          </w:tcPr>
          <w:p w14:paraId="07DE2876" w14:textId="535976AB"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70C2F787"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LAG3</w:t>
            </w:r>
          </w:p>
        </w:tc>
        <w:tc>
          <w:tcPr>
            <w:tcW w:w="0" w:type="auto"/>
            <w:hideMark/>
          </w:tcPr>
          <w:p w14:paraId="029EECE2"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CR</w:t>
            </w:r>
          </w:p>
        </w:tc>
        <w:tc>
          <w:tcPr>
            <w:tcW w:w="0" w:type="auto"/>
            <w:hideMark/>
          </w:tcPr>
          <w:p w14:paraId="25F250E0"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Non-CR</w:t>
            </w:r>
          </w:p>
        </w:tc>
        <w:tc>
          <w:tcPr>
            <w:tcW w:w="0" w:type="auto"/>
            <w:hideMark/>
          </w:tcPr>
          <w:p w14:paraId="5C1572C0"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0.4488283331</w:t>
            </w:r>
          </w:p>
        </w:tc>
        <w:tc>
          <w:tcPr>
            <w:tcW w:w="0" w:type="auto"/>
            <w:hideMark/>
          </w:tcPr>
          <w:p w14:paraId="3DE00445"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0.5984377774</w:t>
            </w:r>
          </w:p>
        </w:tc>
        <w:tc>
          <w:tcPr>
            <w:tcW w:w="0" w:type="auto"/>
            <w:hideMark/>
          </w:tcPr>
          <w:p w14:paraId="5610A0B5"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0.6</w:t>
            </w:r>
          </w:p>
        </w:tc>
      </w:tr>
      <w:tr w:rsidR="008A7D19" w:rsidRPr="00756E06" w14:paraId="3511AC97" w14:textId="77777777" w:rsidTr="008A7D19">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24562528" w14:textId="0E1258BC" w:rsidR="008A7D19" w:rsidRPr="00756E06" w:rsidRDefault="008A7D19" w:rsidP="00D81832">
            <w:pPr>
              <w:jc w:val="both"/>
              <w:rPr>
                <w:rFonts w:ascii="Times New Roman" w:hAnsi="Times New Roman" w:cs="Times New Roman"/>
              </w:rPr>
            </w:pPr>
          </w:p>
        </w:tc>
        <w:tc>
          <w:tcPr>
            <w:tcW w:w="0" w:type="auto"/>
            <w:vMerge/>
            <w:tcBorders>
              <w:bottom w:val="single" w:sz="4" w:space="0" w:color="auto"/>
            </w:tcBorders>
          </w:tcPr>
          <w:p w14:paraId="17DC28C7" w14:textId="2A2A6560"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74152B70"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TIGIT</w:t>
            </w:r>
          </w:p>
        </w:tc>
        <w:tc>
          <w:tcPr>
            <w:tcW w:w="0" w:type="auto"/>
            <w:hideMark/>
          </w:tcPr>
          <w:p w14:paraId="6B305D06"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CR</w:t>
            </w:r>
          </w:p>
        </w:tc>
        <w:tc>
          <w:tcPr>
            <w:tcW w:w="0" w:type="auto"/>
            <w:hideMark/>
          </w:tcPr>
          <w:p w14:paraId="396D9A67"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Non-CR</w:t>
            </w:r>
          </w:p>
        </w:tc>
        <w:tc>
          <w:tcPr>
            <w:tcW w:w="0" w:type="auto"/>
            <w:hideMark/>
          </w:tcPr>
          <w:p w14:paraId="3CC9388F"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0.3208014374</w:t>
            </w:r>
          </w:p>
        </w:tc>
        <w:tc>
          <w:tcPr>
            <w:tcW w:w="0" w:type="auto"/>
            <w:hideMark/>
          </w:tcPr>
          <w:p w14:paraId="0E8BA94F"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0.5984377774</w:t>
            </w:r>
          </w:p>
        </w:tc>
        <w:tc>
          <w:tcPr>
            <w:tcW w:w="0" w:type="auto"/>
            <w:hideMark/>
          </w:tcPr>
          <w:p w14:paraId="1EEAE9A2"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0.6</w:t>
            </w:r>
          </w:p>
        </w:tc>
      </w:tr>
      <w:tr w:rsidR="008A7D19" w:rsidRPr="00756E06" w14:paraId="37899D1E" w14:textId="77777777" w:rsidTr="008A7D1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0216F44D" w14:textId="70E2EAF4" w:rsidR="008A7D19" w:rsidRPr="00756E06" w:rsidRDefault="008A7D19" w:rsidP="00D81832">
            <w:pPr>
              <w:jc w:val="both"/>
              <w:rPr>
                <w:rFonts w:ascii="Times New Roman" w:hAnsi="Times New Roman" w:cs="Times New Roman"/>
              </w:rPr>
            </w:pPr>
          </w:p>
        </w:tc>
        <w:tc>
          <w:tcPr>
            <w:tcW w:w="0" w:type="auto"/>
            <w:vMerge/>
            <w:tcBorders>
              <w:bottom w:val="single" w:sz="4" w:space="0" w:color="auto"/>
            </w:tcBorders>
          </w:tcPr>
          <w:p w14:paraId="45A6E079" w14:textId="377FD2E4"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2DFE6C22"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CTLA4</w:t>
            </w:r>
          </w:p>
        </w:tc>
        <w:tc>
          <w:tcPr>
            <w:tcW w:w="0" w:type="auto"/>
            <w:hideMark/>
          </w:tcPr>
          <w:p w14:paraId="14872D98"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CR</w:t>
            </w:r>
          </w:p>
        </w:tc>
        <w:tc>
          <w:tcPr>
            <w:tcW w:w="0" w:type="auto"/>
            <w:hideMark/>
          </w:tcPr>
          <w:p w14:paraId="20ECE082"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Non-CR</w:t>
            </w:r>
          </w:p>
        </w:tc>
        <w:tc>
          <w:tcPr>
            <w:tcW w:w="0" w:type="auto"/>
            <w:hideMark/>
          </w:tcPr>
          <w:p w14:paraId="3A6DAF39"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0.2094087821</w:t>
            </w:r>
          </w:p>
        </w:tc>
        <w:tc>
          <w:tcPr>
            <w:tcW w:w="0" w:type="auto"/>
            <w:hideMark/>
          </w:tcPr>
          <w:p w14:paraId="1CE7E8F0"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0.5984377774</w:t>
            </w:r>
          </w:p>
        </w:tc>
        <w:tc>
          <w:tcPr>
            <w:tcW w:w="0" w:type="auto"/>
            <w:hideMark/>
          </w:tcPr>
          <w:p w14:paraId="07E000C1"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0.6</w:t>
            </w:r>
          </w:p>
        </w:tc>
      </w:tr>
      <w:tr w:rsidR="008A7D19" w:rsidRPr="00756E06" w14:paraId="0F7A8DB9" w14:textId="77777777" w:rsidTr="008A7D19">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355D59CC" w14:textId="4C5C777E" w:rsidR="008A7D19" w:rsidRPr="00756E06" w:rsidRDefault="008A7D19" w:rsidP="00D81832">
            <w:pPr>
              <w:jc w:val="both"/>
              <w:rPr>
                <w:rFonts w:ascii="Times New Roman" w:hAnsi="Times New Roman" w:cs="Times New Roman"/>
              </w:rPr>
            </w:pPr>
          </w:p>
        </w:tc>
        <w:tc>
          <w:tcPr>
            <w:tcW w:w="0" w:type="auto"/>
            <w:vMerge/>
            <w:tcBorders>
              <w:bottom w:val="single" w:sz="4" w:space="0" w:color="auto"/>
            </w:tcBorders>
          </w:tcPr>
          <w:p w14:paraId="594AAF0A" w14:textId="3DCA4574"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2129FADC"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EOMES</w:t>
            </w:r>
          </w:p>
        </w:tc>
        <w:tc>
          <w:tcPr>
            <w:tcW w:w="0" w:type="auto"/>
            <w:hideMark/>
          </w:tcPr>
          <w:p w14:paraId="628996CC"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CR</w:t>
            </w:r>
          </w:p>
        </w:tc>
        <w:tc>
          <w:tcPr>
            <w:tcW w:w="0" w:type="auto"/>
            <w:hideMark/>
          </w:tcPr>
          <w:p w14:paraId="536AF7E2"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Non-CR</w:t>
            </w:r>
          </w:p>
        </w:tc>
        <w:tc>
          <w:tcPr>
            <w:tcW w:w="0" w:type="auto"/>
            <w:hideMark/>
          </w:tcPr>
          <w:p w14:paraId="49B488E5"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0.4277861069</w:t>
            </w:r>
          </w:p>
        </w:tc>
        <w:tc>
          <w:tcPr>
            <w:tcW w:w="0" w:type="auto"/>
            <w:hideMark/>
          </w:tcPr>
          <w:p w14:paraId="2DF49355"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0.5984377774</w:t>
            </w:r>
          </w:p>
        </w:tc>
        <w:tc>
          <w:tcPr>
            <w:tcW w:w="0" w:type="auto"/>
            <w:hideMark/>
          </w:tcPr>
          <w:p w14:paraId="1AC4EB10"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0.6</w:t>
            </w:r>
          </w:p>
        </w:tc>
      </w:tr>
      <w:tr w:rsidR="008A7D19" w:rsidRPr="00756E06" w14:paraId="5BA830EE" w14:textId="77777777" w:rsidTr="008A7D1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6B9B9B91" w14:textId="1261097F" w:rsidR="008A7D19" w:rsidRPr="00756E06" w:rsidRDefault="008A7D19" w:rsidP="00D81832">
            <w:pPr>
              <w:jc w:val="both"/>
              <w:rPr>
                <w:rFonts w:ascii="Times New Roman" w:hAnsi="Times New Roman" w:cs="Times New Roman"/>
              </w:rPr>
            </w:pPr>
          </w:p>
        </w:tc>
        <w:tc>
          <w:tcPr>
            <w:tcW w:w="0" w:type="auto"/>
            <w:vMerge/>
            <w:tcBorders>
              <w:bottom w:val="single" w:sz="4" w:space="0" w:color="auto"/>
            </w:tcBorders>
          </w:tcPr>
          <w:p w14:paraId="4BABEDB4" w14:textId="13D737B4"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1DCAFF1D"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ENTPD1</w:t>
            </w:r>
          </w:p>
        </w:tc>
        <w:tc>
          <w:tcPr>
            <w:tcW w:w="0" w:type="auto"/>
            <w:hideMark/>
          </w:tcPr>
          <w:p w14:paraId="0FA9C485"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CR</w:t>
            </w:r>
          </w:p>
        </w:tc>
        <w:tc>
          <w:tcPr>
            <w:tcW w:w="0" w:type="auto"/>
            <w:hideMark/>
          </w:tcPr>
          <w:p w14:paraId="7EE4D2A4"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Non-CR</w:t>
            </w:r>
          </w:p>
        </w:tc>
        <w:tc>
          <w:tcPr>
            <w:tcW w:w="0" w:type="auto"/>
            <w:hideMark/>
          </w:tcPr>
          <w:p w14:paraId="2B71E3DA"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0.2735956697</w:t>
            </w:r>
          </w:p>
        </w:tc>
        <w:tc>
          <w:tcPr>
            <w:tcW w:w="0" w:type="auto"/>
            <w:hideMark/>
          </w:tcPr>
          <w:p w14:paraId="4B3EE8DA"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0.5984377774</w:t>
            </w:r>
          </w:p>
        </w:tc>
        <w:tc>
          <w:tcPr>
            <w:tcW w:w="0" w:type="auto"/>
            <w:hideMark/>
          </w:tcPr>
          <w:p w14:paraId="4777D80C"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0.6</w:t>
            </w:r>
          </w:p>
        </w:tc>
      </w:tr>
      <w:tr w:rsidR="008A7D19" w:rsidRPr="00756E06" w14:paraId="19DAE1CD" w14:textId="77777777" w:rsidTr="008A7D19">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5E69FBDE" w14:textId="2FB6161E" w:rsidR="008A7D19" w:rsidRPr="00756E06" w:rsidRDefault="008A7D19" w:rsidP="00D81832">
            <w:pPr>
              <w:jc w:val="both"/>
              <w:rPr>
                <w:rFonts w:ascii="Times New Roman" w:hAnsi="Times New Roman" w:cs="Times New Roman"/>
              </w:rPr>
            </w:pPr>
          </w:p>
        </w:tc>
        <w:tc>
          <w:tcPr>
            <w:tcW w:w="0" w:type="auto"/>
            <w:vMerge/>
            <w:tcBorders>
              <w:bottom w:val="single" w:sz="4" w:space="0" w:color="auto"/>
            </w:tcBorders>
          </w:tcPr>
          <w:p w14:paraId="22F05296" w14:textId="4280AF96"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789CFD49"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CXCL13</w:t>
            </w:r>
          </w:p>
        </w:tc>
        <w:tc>
          <w:tcPr>
            <w:tcW w:w="0" w:type="auto"/>
            <w:hideMark/>
          </w:tcPr>
          <w:p w14:paraId="39ADCD96"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CR</w:t>
            </w:r>
          </w:p>
        </w:tc>
        <w:tc>
          <w:tcPr>
            <w:tcW w:w="0" w:type="auto"/>
            <w:hideMark/>
          </w:tcPr>
          <w:p w14:paraId="5BB4B4E7"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Non-CR</w:t>
            </w:r>
          </w:p>
        </w:tc>
        <w:tc>
          <w:tcPr>
            <w:tcW w:w="0" w:type="auto"/>
            <w:hideMark/>
          </w:tcPr>
          <w:p w14:paraId="3E8CF1B6"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0.6586315234</w:t>
            </w:r>
          </w:p>
        </w:tc>
        <w:tc>
          <w:tcPr>
            <w:tcW w:w="0" w:type="auto"/>
            <w:hideMark/>
          </w:tcPr>
          <w:p w14:paraId="4021AD42"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0.752721741</w:t>
            </w:r>
          </w:p>
        </w:tc>
        <w:tc>
          <w:tcPr>
            <w:tcW w:w="0" w:type="auto"/>
            <w:hideMark/>
          </w:tcPr>
          <w:p w14:paraId="67008428"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0.75</w:t>
            </w:r>
          </w:p>
        </w:tc>
      </w:tr>
      <w:tr w:rsidR="008A7D19" w:rsidRPr="00756E06" w14:paraId="7844B72E" w14:textId="77777777" w:rsidTr="008A7D1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val="restart"/>
            <w:tcBorders>
              <w:top w:val="single" w:sz="4" w:space="0" w:color="auto"/>
              <w:bottom w:val="single" w:sz="4" w:space="0" w:color="auto"/>
            </w:tcBorders>
            <w:vAlign w:val="center"/>
            <w:hideMark/>
          </w:tcPr>
          <w:p w14:paraId="7D154531" w14:textId="083460CE" w:rsidR="008A7D19" w:rsidRPr="00756E06" w:rsidRDefault="008A7D19" w:rsidP="00D81832">
            <w:pPr>
              <w:jc w:val="center"/>
              <w:rPr>
                <w:rFonts w:ascii="Times New Roman" w:hAnsi="Times New Roman" w:cs="Times New Roman"/>
              </w:rPr>
            </w:pPr>
            <w:r w:rsidRPr="00756E06">
              <w:rPr>
                <w:rFonts w:ascii="Times New Roman" w:hAnsi="Times New Roman" w:cs="Times New Roman"/>
              </w:rPr>
              <w:t>ZUMA-1(Time point)</w:t>
            </w:r>
          </w:p>
        </w:tc>
        <w:tc>
          <w:tcPr>
            <w:tcW w:w="0" w:type="auto"/>
            <w:vMerge w:val="restart"/>
            <w:tcBorders>
              <w:top w:val="single" w:sz="4" w:space="0" w:color="auto"/>
              <w:bottom w:val="single" w:sz="4" w:space="0" w:color="auto"/>
            </w:tcBorders>
            <w:vAlign w:val="center"/>
            <w:hideMark/>
          </w:tcPr>
          <w:p w14:paraId="340C7332" w14:textId="77777777" w:rsidR="008A7D19" w:rsidRPr="00756E06" w:rsidRDefault="008A7D19" w:rsidP="00D8183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T-</w:t>
            </w:r>
            <w:proofErr w:type="spellStart"/>
            <w:r w:rsidRPr="00756E06">
              <w:rPr>
                <w:rFonts w:ascii="Times New Roman" w:hAnsi="Times New Roman" w:cs="Times New Roman"/>
              </w:rPr>
              <w:t>cell</w:t>
            </w:r>
            <w:proofErr w:type="spellEnd"/>
            <w:r w:rsidRPr="00756E06">
              <w:rPr>
                <w:rFonts w:ascii="Times New Roman" w:hAnsi="Times New Roman" w:cs="Times New Roman"/>
              </w:rPr>
              <w:t xml:space="preserve"> </w:t>
            </w:r>
            <w:proofErr w:type="spellStart"/>
            <w:r w:rsidRPr="00756E06">
              <w:rPr>
                <w:rFonts w:ascii="Times New Roman" w:hAnsi="Times New Roman" w:cs="Times New Roman"/>
              </w:rPr>
              <w:t>Exhaustion</w:t>
            </w:r>
            <w:proofErr w:type="spellEnd"/>
          </w:p>
        </w:tc>
        <w:tc>
          <w:tcPr>
            <w:tcW w:w="0" w:type="auto"/>
            <w:hideMark/>
          </w:tcPr>
          <w:p w14:paraId="5CAC0B85"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PDCD1</w:t>
            </w:r>
          </w:p>
        </w:tc>
        <w:tc>
          <w:tcPr>
            <w:tcW w:w="0" w:type="auto"/>
            <w:hideMark/>
          </w:tcPr>
          <w:p w14:paraId="4F42DCA9"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Baseline</w:t>
            </w:r>
          </w:p>
        </w:tc>
        <w:tc>
          <w:tcPr>
            <w:tcW w:w="0" w:type="auto"/>
            <w:hideMark/>
          </w:tcPr>
          <w:p w14:paraId="53181616"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756E06">
              <w:rPr>
                <w:rFonts w:ascii="Times New Roman" w:hAnsi="Times New Roman" w:cs="Times New Roman"/>
              </w:rPr>
              <w:t>Post-CAR</w:t>
            </w:r>
            <w:proofErr w:type="spellEnd"/>
            <w:r w:rsidRPr="00756E06">
              <w:rPr>
                <w:rFonts w:ascii="Times New Roman" w:hAnsi="Times New Roman" w:cs="Times New Roman"/>
              </w:rPr>
              <w:t xml:space="preserve"> T</w:t>
            </w:r>
          </w:p>
        </w:tc>
        <w:tc>
          <w:tcPr>
            <w:tcW w:w="0" w:type="auto"/>
            <w:hideMark/>
          </w:tcPr>
          <w:p w14:paraId="5E1429E6"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0.0625</w:t>
            </w:r>
          </w:p>
        </w:tc>
        <w:tc>
          <w:tcPr>
            <w:tcW w:w="0" w:type="auto"/>
            <w:hideMark/>
          </w:tcPr>
          <w:p w14:paraId="46984993"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0.2291666667</w:t>
            </w:r>
          </w:p>
        </w:tc>
        <w:tc>
          <w:tcPr>
            <w:tcW w:w="0" w:type="auto"/>
            <w:hideMark/>
          </w:tcPr>
          <w:p w14:paraId="5B4B7141"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0.23</w:t>
            </w:r>
          </w:p>
        </w:tc>
      </w:tr>
      <w:tr w:rsidR="008A7D19" w:rsidRPr="00756E06" w14:paraId="64FDF052" w14:textId="77777777" w:rsidTr="008A7D19">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7F34677A" w14:textId="159DDD42" w:rsidR="008A7D19" w:rsidRPr="00756E06" w:rsidRDefault="008A7D19" w:rsidP="00D81832">
            <w:pPr>
              <w:jc w:val="both"/>
              <w:rPr>
                <w:rFonts w:ascii="Times New Roman" w:hAnsi="Times New Roman" w:cs="Times New Roman"/>
              </w:rPr>
            </w:pPr>
          </w:p>
        </w:tc>
        <w:tc>
          <w:tcPr>
            <w:tcW w:w="0" w:type="auto"/>
            <w:vMerge/>
            <w:tcBorders>
              <w:bottom w:val="single" w:sz="4" w:space="0" w:color="auto"/>
            </w:tcBorders>
          </w:tcPr>
          <w:p w14:paraId="1872B89F" w14:textId="59899776"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042164A3"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HAVCR2</w:t>
            </w:r>
          </w:p>
        </w:tc>
        <w:tc>
          <w:tcPr>
            <w:tcW w:w="0" w:type="auto"/>
            <w:hideMark/>
          </w:tcPr>
          <w:p w14:paraId="101E6F86"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Baseline</w:t>
            </w:r>
          </w:p>
        </w:tc>
        <w:tc>
          <w:tcPr>
            <w:tcW w:w="0" w:type="auto"/>
            <w:hideMark/>
          </w:tcPr>
          <w:p w14:paraId="7AA924E5"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756E06">
              <w:rPr>
                <w:rFonts w:ascii="Times New Roman" w:hAnsi="Times New Roman" w:cs="Times New Roman"/>
              </w:rPr>
              <w:t>Post-CAR</w:t>
            </w:r>
            <w:proofErr w:type="spellEnd"/>
            <w:r w:rsidRPr="00756E06">
              <w:rPr>
                <w:rFonts w:ascii="Times New Roman" w:hAnsi="Times New Roman" w:cs="Times New Roman"/>
              </w:rPr>
              <w:t xml:space="preserve"> T</w:t>
            </w:r>
          </w:p>
        </w:tc>
        <w:tc>
          <w:tcPr>
            <w:tcW w:w="0" w:type="auto"/>
            <w:hideMark/>
          </w:tcPr>
          <w:p w14:paraId="45F94E64"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0.49609375</w:t>
            </w:r>
          </w:p>
        </w:tc>
        <w:tc>
          <w:tcPr>
            <w:tcW w:w="0" w:type="auto"/>
            <w:hideMark/>
          </w:tcPr>
          <w:p w14:paraId="08412D12"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0.65234375</w:t>
            </w:r>
          </w:p>
        </w:tc>
        <w:tc>
          <w:tcPr>
            <w:tcW w:w="0" w:type="auto"/>
            <w:hideMark/>
          </w:tcPr>
          <w:p w14:paraId="476ABDBE"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0.65</w:t>
            </w:r>
          </w:p>
        </w:tc>
      </w:tr>
      <w:tr w:rsidR="008A7D19" w:rsidRPr="00756E06" w14:paraId="21C84688" w14:textId="77777777" w:rsidTr="008A7D1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7CF972DF" w14:textId="643DF368" w:rsidR="008A7D19" w:rsidRPr="00756E06" w:rsidRDefault="008A7D19" w:rsidP="00D81832">
            <w:pPr>
              <w:jc w:val="both"/>
              <w:rPr>
                <w:rFonts w:ascii="Times New Roman" w:hAnsi="Times New Roman" w:cs="Times New Roman"/>
              </w:rPr>
            </w:pPr>
          </w:p>
        </w:tc>
        <w:tc>
          <w:tcPr>
            <w:tcW w:w="0" w:type="auto"/>
            <w:vMerge/>
            <w:tcBorders>
              <w:bottom w:val="single" w:sz="4" w:space="0" w:color="auto"/>
            </w:tcBorders>
          </w:tcPr>
          <w:p w14:paraId="08B8C33C" w14:textId="0E847B89"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33268FC4"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LAG3</w:t>
            </w:r>
          </w:p>
        </w:tc>
        <w:tc>
          <w:tcPr>
            <w:tcW w:w="0" w:type="auto"/>
            <w:hideMark/>
          </w:tcPr>
          <w:p w14:paraId="69662A2B"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Baseline</w:t>
            </w:r>
          </w:p>
        </w:tc>
        <w:tc>
          <w:tcPr>
            <w:tcW w:w="0" w:type="auto"/>
            <w:hideMark/>
          </w:tcPr>
          <w:p w14:paraId="0F6C96E8"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756E06">
              <w:rPr>
                <w:rFonts w:ascii="Times New Roman" w:hAnsi="Times New Roman" w:cs="Times New Roman"/>
              </w:rPr>
              <w:t>Post-CAR</w:t>
            </w:r>
            <w:proofErr w:type="spellEnd"/>
            <w:r w:rsidRPr="00756E06">
              <w:rPr>
                <w:rFonts w:ascii="Times New Roman" w:hAnsi="Times New Roman" w:cs="Times New Roman"/>
              </w:rPr>
              <w:t xml:space="preserve"> T</w:t>
            </w:r>
          </w:p>
        </w:tc>
        <w:tc>
          <w:tcPr>
            <w:tcW w:w="0" w:type="auto"/>
            <w:hideMark/>
          </w:tcPr>
          <w:p w14:paraId="53E5E93E"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0.328125</w:t>
            </w:r>
          </w:p>
        </w:tc>
        <w:tc>
          <w:tcPr>
            <w:tcW w:w="0" w:type="auto"/>
            <w:hideMark/>
          </w:tcPr>
          <w:p w14:paraId="3631DABF"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0.525</w:t>
            </w:r>
          </w:p>
        </w:tc>
        <w:tc>
          <w:tcPr>
            <w:tcW w:w="0" w:type="auto"/>
            <w:hideMark/>
          </w:tcPr>
          <w:p w14:paraId="31A1A874"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0.52</w:t>
            </w:r>
          </w:p>
        </w:tc>
      </w:tr>
      <w:tr w:rsidR="008A7D19" w:rsidRPr="00756E06" w14:paraId="344B3C36" w14:textId="77777777" w:rsidTr="008A7D19">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1B468176" w14:textId="37AFD318" w:rsidR="008A7D19" w:rsidRPr="00756E06" w:rsidRDefault="008A7D19" w:rsidP="00D81832">
            <w:pPr>
              <w:jc w:val="both"/>
              <w:rPr>
                <w:rFonts w:ascii="Times New Roman" w:hAnsi="Times New Roman" w:cs="Times New Roman"/>
              </w:rPr>
            </w:pPr>
          </w:p>
        </w:tc>
        <w:tc>
          <w:tcPr>
            <w:tcW w:w="0" w:type="auto"/>
            <w:vMerge/>
            <w:tcBorders>
              <w:bottom w:val="single" w:sz="4" w:space="0" w:color="auto"/>
            </w:tcBorders>
          </w:tcPr>
          <w:p w14:paraId="7AE14C3A" w14:textId="0B83FF4E"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30364E66"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TIGIT</w:t>
            </w:r>
          </w:p>
        </w:tc>
        <w:tc>
          <w:tcPr>
            <w:tcW w:w="0" w:type="auto"/>
            <w:hideMark/>
          </w:tcPr>
          <w:p w14:paraId="2E6A6650"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Baseline</w:t>
            </w:r>
          </w:p>
        </w:tc>
        <w:tc>
          <w:tcPr>
            <w:tcW w:w="0" w:type="auto"/>
            <w:hideMark/>
          </w:tcPr>
          <w:p w14:paraId="42E3DAF0"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756E06">
              <w:rPr>
                <w:rFonts w:ascii="Times New Roman" w:hAnsi="Times New Roman" w:cs="Times New Roman"/>
              </w:rPr>
              <w:t>Post-CAR</w:t>
            </w:r>
            <w:proofErr w:type="spellEnd"/>
            <w:r w:rsidRPr="00756E06">
              <w:rPr>
                <w:rFonts w:ascii="Times New Roman" w:hAnsi="Times New Roman" w:cs="Times New Roman"/>
              </w:rPr>
              <w:t xml:space="preserve"> T</w:t>
            </w:r>
          </w:p>
        </w:tc>
        <w:tc>
          <w:tcPr>
            <w:tcW w:w="0" w:type="auto"/>
            <w:hideMark/>
          </w:tcPr>
          <w:p w14:paraId="3A52F4CA"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0.2734375</w:t>
            </w:r>
          </w:p>
        </w:tc>
        <w:tc>
          <w:tcPr>
            <w:tcW w:w="0" w:type="auto"/>
            <w:hideMark/>
          </w:tcPr>
          <w:p w14:paraId="1B85CDCA"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0.525</w:t>
            </w:r>
          </w:p>
        </w:tc>
        <w:tc>
          <w:tcPr>
            <w:tcW w:w="0" w:type="auto"/>
            <w:hideMark/>
          </w:tcPr>
          <w:p w14:paraId="77348124"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0.52</w:t>
            </w:r>
          </w:p>
        </w:tc>
      </w:tr>
      <w:tr w:rsidR="008A7D19" w:rsidRPr="00756E06" w14:paraId="2485A532" w14:textId="77777777" w:rsidTr="008A7D1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4551C074" w14:textId="6F42124A" w:rsidR="008A7D19" w:rsidRPr="00756E06" w:rsidRDefault="008A7D19" w:rsidP="00D81832">
            <w:pPr>
              <w:jc w:val="both"/>
              <w:rPr>
                <w:rFonts w:ascii="Times New Roman" w:hAnsi="Times New Roman" w:cs="Times New Roman"/>
              </w:rPr>
            </w:pPr>
          </w:p>
        </w:tc>
        <w:tc>
          <w:tcPr>
            <w:tcW w:w="0" w:type="auto"/>
            <w:vMerge/>
            <w:tcBorders>
              <w:bottom w:val="single" w:sz="4" w:space="0" w:color="auto"/>
            </w:tcBorders>
          </w:tcPr>
          <w:p w14:paraId="6C50FE00" w14:textId="61E6003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7A2D3A5C"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CTLA4</w:t>
            </w:r>
          </w:p>
        </w:tc>
        <w:tc>
          <w:tcPr>
            <w:tcW w:w="0" w:type="auto"/>
            <w:hideMark/>
          </w:tcPr>
          <w:p w14:paraId="3424DF12"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Baseline</w:t>
            </w:r>
          </w:p>
        </w:tc>
        <w:tc>
          <w:tcPr>
            <w:tcW w:w="0" w:type="auto"/>
            <w:hideMark/>
          </w:tcPr>
          <w:p w14:paraId="058E94ED"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756E06">
              <w:rPr>
                <w:rFonts w:ascii="Times New Roman" w:hAnsi="Times New Roman" w:cs="Times New Roman"/>
              </w:rPr>
              <w:t>Post-CAR</w:t>
            </w:r>
            <w:proofErr w:type="spellEnd"/>
            <w:r w:rsidRPr="00756E06">
              <w:rPr>
                <w:rFonts w:ascii="Times New Roman" w:hAnsi="Times New Roman" w:cs="Times New Roman"/>
              </w:rPr>
              <w:t xml:space="preserve"> T</w:t>
            </w:r>
          </w:p>
        </w:tc>
        <w:tc>
          <w:tcPr>
            <w:tcW w:w="0" w:type="auto"/>
            <w:hideMark/>
          </w:tcPr>
          <w:p w14:paraId="49F40457"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0.65234375</w:t>
            </w:r>
          </w:p>
        </w:tc>
        <w:tc>
          <w:tcPr>
            <w:tcW w:w="0" w:type="auto"/>
            <w:hideMark/>
          </w:tcPr>
          <w:p w14:paraId="315758F2"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0.65234375</w:t>
            </w:r>
          </w:p>
        </w:tc>
        <w:tc>
          <w:tcPr>
            <w:tcW w:w="0" w:type="auto"/>
            <w:hideMark/>
          </w:tcPr>
          <w:p w14:paraId="7EFBFF7F"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0.65</w:t>
            </w:r>
          </w:p>
        </w:tc>
      </w:tr>
      <w:tr w:rsidR="008A7D19" w:rsidRPr="00756E06" w14:paraId="3A110CF9" w14:textId="77777777" w:rsidTr="008A7D19">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361F44F5" w14:textId="54C4812A" w:rsidR="008A7D19" w:rsidRPr="00756E06" w:rsidRDefault="008A7D19" w:rsidP="00D81832">
            <w:pPr>
              <w:jc w:val="both"/>
              <w:rPr>
                <w:rFonts w:ascii="Times New Roman" w:hAnsi="Times New Roman" w:cs="Times New Roman"/>
              </w:rPr>
            </w:pPr>
          </w:p>
        </w:tc>
        <w:tc>
          <w:tcPr>
            <w:tcW w:w="0" w:type="auto"/>
            <w:vMerge/>
            <w:tcBorders>
              <w:bottom w:val="single" w:sz="4" w:space="0" w:color="auto"/>
            </w:tcBorders>
          </w:tcPr>
          <w:p w14:paraId="68A54404" w14:textId="4FA3369D"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272F4591"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EOMES</w:t>
            </w:r>
          </w:p>
        </w:tc>
        <w:tc>
          <w:tcPr>
            <w:tcW w:w="0" w:type="auto"/>
            <w:hideMark/>
          </w:tcPr>
          <w:p w14:paraId="5B8C85AB"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Baseline</w:t>
            </w:r>
          </w:p>
        </w:tc>
        <w:tc>
          <w:tcPr>
            <w:tcW w:w="0" w:type="auto"/>
            <w:hideMark/>
          </w:tcPr>
          <w:p w14:paraId="38F0E197"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756E06">
              <w:rPr>
                <w:rFonts w:ascii="Times New Roman" w:hAnsi="Times New Roman" w:cs="Times New Roman"/>
              </w:rPr>
              <w:t>Post-CAR</w:t>
            </w:r>
            <w:proofErr w:type="spellEnd"/>
            <w:r w:rsidRPr="00756E06">
              <w:rPr>
                <w:rFonts w:ascii="Times New Roman" w:hAnsi="Times New Roman" w:cs="Times New Roman"/>
              </w:rPr>
              <w:t xml:space="preserve"> T</w:t>
            </w:r>
          </w:p>
        </w:tc>
        <w:tc>
          <w:tcPr>
            <w:tcW w:w="0" w:type="auto"/>
            <w:hideMark/>
          </w:tcPr>
          <w:p w14:paraId="0C0B29FC"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0.609375</w:t>
            </w:r>
          </w:p>
        </w:tc>
        <w:tc>
          <w:tcPr>
            <w:tcW w:w="0" w:type="auto"/>
            <w:hideMark/>
          </w:tcPr>
          <w:p w14:paraId="23567101"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0.65234375</w:t>
            </w:r>
          </w:p>
        </w:tc>
        <w:tc>
          <w:tcPr>
            <w:tcW w:w="0" w:type="auto"/>
            <w:hideMark/>
          </w:tcPr>
          <w:p w14:paraId="4639FFA4"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0.65</w:t>
            </w:r>
          </w:p>
        </w:tc>
      </w:tr>
      <w:tr w:rsidR="008A7D19" w:rsidRPr="00756E06" w14:paraId="7ED38CF1" w14:textId="77777777" w:rsidTr="008A7D1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3B2B707E" w14:textId="119C11D6" w:rsidR="008A7D19" w:rsidRPr="00756E06" w:rsidRDefault="008A7D19" w:rsidP="00D81832">
            <w:pPr>
              <w:jc w:val="both"/>
              <w:rPr>
                <w:rFonts w:ascii="Times New Roman" w:hAnsi="Times New Roman" w:cs="Times New Roman"/>
              </w:rPr>
            </w:pPr>
          </w:p>
        </w:tc>
        <w:tc>
          <w:tcPr>
            <w:tcW w:w="0" w:type="auto"/>
            <w:vMerge/>
            <w:tcBorders>
              <w:bottom w:val="single" w:sz="4" w:space="0" w:color="auto"/>
            </w:tcBorders>
          </w:tcPr>
          <w:p w14:paraId="0C8768EB" w14:textId="43730FCF"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41D0BC5D"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ENTPD1</w:t>
            </w:r>
          </w:p>
        </w:tc>
        <w:tc>
          <w:tcPr>
            <w:tcW w:w="0" w:type="auto"/>
            <w:hideMark/>
          </w:tcPr>
          <w:p w14:paraId="7FD71013"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Baseline</w:t>
            </w:r>
          </w:p>
        </w:tc>
        <w:tc>
          <w:tcPr>
            <w:tcW w:w="0" w:type="auto"/>
            <w:hideMark/>
          </w:tcPr>
          <w:p w14:paraId="7890B65D"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756E06">
              <w:rPr>
                <w:rFonts w:ascii="Times New Roman" w:hAnsi="Times New Roman" w:cs="Times New Roman"/>
              </w:rPr>
              <w:t>Post-CAR</w:t>
            </w:r>
            <w:proofErr w:type="spellEnd"/>
            <w:r w:rsidRPr="00756E06">
              <w:rPr>
                <w:rFonts w:ascii="Times New Roman" w:hAnsi="Times New Roman" w:cs="Times New Roman"/>
              </w:rPr>
              <w:t xml:space="preserve"> T</w:t>
            </w:r>
          </w:p>
        </w:tc>
        <w:tc>
          <w:tcPr>
            <w:tcW w:w="0" w:type="auto"/>
            <w:hideMark/>
          </w:tcPr>
          <w:p w14:paraId="62B10B97"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0.00390625</w:t>
            </w:r>
          </w:p>
        </w:tc>
        <w:tc>
          <w:tcPr>
            <w:tcW w:w="0" w:type="auto"/>
            <w:hideMark/>
          </w:tcPr>
          <w:p w14:paraId="3D1678CC"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0.03125</w:t>
            </w:r>
          </w:p>
        </w:tc>
        <w:tc>
          <w:tcPr>
            <w:tcW w:w="0" w:type="auto"/>
            <w:hideMark/>
          </w:tcPr>
          <w:p w14:paraId="2224F4E4" w14:textId="77777777" w:rsidR="008A7D19" w:rsidRPr="00756E06" w:rsidRDefault="008A7D19"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0.031</w:t>
            </w:r>
          </w:p>
        </w:tc>
      </w:tr>
      <w:tr w:rsidR="008A7D19" w:rsidRPr="00756E06" w14:paraId="5DF60D73" w14:textId="77777777" w:rsidTr="00E96F36">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14D2E9A5" w14:textId="2B64EF99" w:rsidR="008A7D19" w:rsidRPr="00756E06" w:rsidRDefault="008A7D19" w:rsidP="00D81832">
            <w:pPr>
              <w:jc w:val="both"/>
              <w:rPr>
                <w:rFonts w:ascii="Times New Roman" w:hAnsi="Times New Roman" w:cs="Times New Roman"/>
              </w:rPr>
            </w:pPr>
          </w:p>
        </w:tc>
        <w:tc>
          <w:tcPr>
            <w:tcW w:w="0" w:type="auto"/>
            <w:vMerge/>
            <w:tcBorders>
              <w:bottom w:val="single" w:sz="4" w:space="0" w:color="auto"/>
            </w:tcBorders>
          </w:tcPr>
          <w:p w14:paraId="7A5A2E96" w14:textId="30324BD2"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70BA33EA"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CXCL13</w:t>
            </w:r>
          </w:p>
        </w:tc>
        <w:tc>
          <w:tcPr>
            <w:tcW w:w="0" w:type="auto"/>
            <w:hideMark/>
          </w:tcPr>
          <w:p w14:paraId="326688ED"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Baseline</w:t>
            </w:r>
          </w:p>
        </w:tc>
        <w:tc>
          <w:tcPr>
            <w:tcW w:w="0" w:type="auto"/>
            <w:hideMark/>
          </w:tcPr>
          <w:p w14:paraId="229FBBC0"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756E06">
              <w:rPr>
                <w:rFonts w:ascii="Times New Roman" w:hAnsi="Times New Roman" w:cs="Times New Roman"/>
              </w:rPr>
              <w:t>Post-CAR</w:t>
            </w:r>
            <w:proofErr w:type="spellEnd"/>
            <w:r w:rsidRPr="00756E06">
              <w:rPr>
                <w:rFonts w:ascii="Times New Roman" w:hAnsi="Times New Roman" w:cs="Times New Roman"/>
              </w:rPr>
              <w:t xml:space="preserve"> T</w:t>
            </w:r>
          </w:p>
        </w:tc>
        <w:tc>
          <w:tcPr>
            <w:tcW w:w="0" w:type="auto"/>
            <w:hideMark/>
          </w:tcPr>
          <w:p w14:paraId="64F26B72"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0.0859375</w:t>
            </w:r>
          </w:p>
        </w:tc>
        <w:tc>
          <w:tcPr>
            <w:tcW w:w="0" w:type="auto"/>
            <w:hideMark/>
          </w:tcPr>
          <w:p w14:paraId="4310E52E"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0.2291666667</w:t>
            </w:r>
          </w:p>
        </w:tc>
        <w:tc>
          <w:tcPr>
            <w:tcW w:w="0" w:type="auto"/>
            <w:hideMark/>
          </w:tcPr>
          <w:p w14:paraId="7A34FDB5" w14:textId="77777777" w:rsidR="008A7D19" w:rsidRPr="00756E06" w:rsidRDefault="008A7D19"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0.23</w:t>
            </w:r>
          </w:p>
        </w:tc>
      </w:tr>
      <w:tr w:rsidR="00E96F36" w:rsidRPr="00756E06" w14:paraId="4F064ED4" w14:textId="77777777" w:rsidTr="00E96F3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val="restart"/>
            <w:tcBorders>
              <w:top w:val="single" w:sz="4" w:space="0" w:color="auto"/>
              <w:bottom w:val="single" w:sz="4" w:space="0" w:color="auto"/>
            </w:tcBorders>
            <w:vAlign w:val="center"/>
            <w:hideMark/>
          </w:tcPr>
          <w:p w14:paraId="436EE8FE" w14:textId="77777777" w:rsidR="00E96F36" w:rsidRPr="00756E06" w:rsidRDefault="00E96F36" w:rsidP="00D81832">
            <w:pPr>
              <w:jc w:val="center"/>
              <w:rPr>
                <w:rFonts w:ascii="Times New Roman" w:hAnsi="Times New Roman" w:cs="Times New Roman"/>
              </w:rPr>
            </w:pPr>
            <w:r w:rsidRPr="00756E06">
              <w:rPr>
                <w:rFonts w:ascii="Times New Roman" w:hAnsi="Times New Roman" w:cs="Times New Roman"/>
              </w:rPr>
              <w:t>ZUMA-7 (</w:t>
            </w:r>
            <w:proofErr w:type="spellStart"/>
            <w:r w:rsidRPr="00756E06">
              <w:rPr>
                <w:rFonts w:ascii="Times New Roman" w:hAnsi="Times New Roman" w:cs="Times New Roman"/>
              </w:rPr>
              <w:t>Axi-cel</w:t>
            </w:r>
            <w:proofErr w:type="spellEnd"/>
            <w:r w:rsidRPr="00756E06">
              <w:rPr>
                <w:rFonts w:ascii="Times New Roman" w:hAnsi="Times New Roman" w:cs="Times New Roman"/>
              </w:rPr>
              <w:t>)</w:t>
            </w:r>
          </w:p>
        </w:tc>
        <w:tc>
          <w:tcPr>
            <w:tcW w:w="0" w:type="auto"/>
            <w:vMerge w:val="restart"/>
            <w:tcBorders>
              <w:top w:val="single" w:sz="4" w:space="0" w:color="auto"/>
              <w:bottom w:val="single" w:sz="4" w:space="0" w:color="auto"/>
            </w:tcBorders>
            <w:vAlign w:val="center"/>
            <w:hideMark/>
          </w:tcPr>
          <w:p w14:paraId="10ED278D" w14:textId="77777777" w:rsidR="00E96F36" w:rsidRPr="00756E06" w:rsidRDefault="00E96F36" w:rsidP="00D8183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HLA</w:t>
            </w:r>
          </w:p>
        </w:tc>
        <w:tc>
          <w:tcPr>
            <w:tcW w:w="0" w:type="auto"/>
            <w:hideMark/>
          </w:tcPr>
          <w:p w14:paraId="75130670"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HLA-A</w:t>
            </w:r>
          </w:p>
        </w:tc>
        <w:tc>
          <w:tcPr>
            <w:tcW w:w="0" w:type="auto"/>
            <w:hideMark/>
          </w:tcPr>
          <w:p w14:paraId="75EAFC0F"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756E06">
              <w:rPr>
                <w:rFonts w:ascii="Times New Roman" w:hAnsi="Times New Roman" w:cs="Times New Roman"/>
              </w:rPr>
              <w:t>Ongoing</w:t>
            </w:r>
            <w:proofErr w:type="spellEnd"/>
          </w:p>
        </w:tc>
        <w:tc>
          <w:tcPr>
            <w:tcW w:w="0" w:type="auto"/>
            <w:hideMark/>
          </w:tcPr>
          <w:p w14:paraId="52D4B193"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756E06">
              <w:rPr>
                <w:rFonts w:ascii="Times New Roman" w:hAnsi="Times New Roman" w:cs="Times New Roman"/>
              </w:rPr>
              <w:t>Failure</w:t>
            </w:r>
            <w:proofErr w:type="spellEnd"/>
          </w:p>
        </w:tc>
        <w:tc>
          <w:tcPr>
            <w:tcW w:w="0" w:type="auto"/>
            <w:hideMark/>
          </w:tcPr>
          <w:p w14:paraId="44AD446C"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0.1558275284</w:t>
            </w:r>
          </w:p>
        </w:tc>
        <w:tc>
          <w:tcPr>
            <w:tcW w:w="0" w:type="auto"/>
            <w:hideMark/>
          </w:tcPr>
          <w:p w14:paraId="4626ABEA"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0.8542864847</w:t>
            </w:r>
          </w:p>
        </w:tc>
        <w:tc>
          <w:tcPr>
            <w:tcW w:w="0" w:type="auto"/>
            <w:hideMark/>
          </w:tcPr>
          <w:p w14:paraId="549E1130"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0.85</w:t>
            </w:r>
          </w:p>
        </w:tc>
      </w:tr>
      <w:tr w:rsidR="00E96F36" w:rsidRPr="00756E06" w14:paraId="6F79F27C" w14:textId="77777777" w:rsidTr="00E96F36">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400B068A" w14:textId="4F42CD7E"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0206A8B7" w14:textId="5826D5A6"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54831A05"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HLA-B</w:t>
            </w:r>
          </w:p>
        </w:tc>
        <w:tc>
          <w:tcPr>
            <w:tcW w:w="0" w:type="auto"/>
            <w:hideMark/>
          </w:tcPr>
          <w:p w14:paraId="448A0BBC"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756E06">
              <w:rPr>
                <w:rFonts w:ascii="Times New Roman" w:hAnsi="Times New Roman" w:cs="Times New Roman"/>
              </w:rPr>
              <w:t>Ongoing</w:t>
            </w:r>
            <w:proofErr w:type="spellEnd"/>
          </w:p>
        </w:tc>
        <w:tc>
          <w:tcPr>
            <w:tcW w:w="0" w:type="auto"/>
            <w:hideMark/>
          </w:tcPr>
          <w:p w14:paraId="7EF0F493"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756E06">
              <w:rPr>
                <w:rFonts w:ascii="Times New Roman" w:hAnsi="Times New Roman" w:cs="Times New Roman"/>
              </w:rPr>
              <w:t>Failure</w:t>
            </w:r>
            <w:proofErr w:type="spellEnd"/>
          </w:p>
        </w:tc>
        <w:tc>
          <w:tcPr>
            <w:tcW w:w="0" w:type="auto"/>
            <w:hideMark/>
          </w:tcPr>
          <w:p w14:paraId="7CE39DF7"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0.4537893506</w:t>
            </w:r>
          </w:p>
        </w:tc>
        <w:tc>
          <w:tcPr>
            <w:tcW w:w="0" w:type="auto"/>
            <w:hideMark/>
          </w:tcPr>
          <w:p w14:paraId="43300298"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0.8542864847</w:t>
            </w:r>
          </w:p>
        </w:tc>
        <w:tc>
          <w:tcPr>
            <w:tcW w:w="0" w:type="auto"/>
            <w:hideMark/>
          </w:tcPr>
          <w:p w14:paraId="23E0506C"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0.85</w:t>
            </w:r>
          </w:p>
        </w:tc>
      </w:tr>
      <w:tr w:rsidR="00E96F36" w:rsidRPr="00756E06" w14:paraId="4EDA98EE" w14:textId="77777777" w:rsidTr="00E96F3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3458622E" w14:textId="50D22BC5"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3DBB3E2D" w14:textId="64DF1EF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534D186B"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HLA-C</w:t>
            </w:r>
          </w:p>
        </w:tc>
        <w:tc>
          <w:tcPr>
            <w:tcW w:w="0" w:type="auto"/>
            <w:hideMark/>
          </w:tcPr>
          <w:p w14:paraId="4FAE9311"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756E06">
              <w:rPr>
                <w:rFonts w:ascii="Times New Roman" w:hAnsi="Times New Roman" w:cs="Times New Roman"/>
              </w:rPr>
              <w:t>Ongoing</w:t>
            </w:r>
            <w:proofErr w:type="spellEnd"/>
          </w:p>
        </w:tc>
        <w:tc>
          <w:tcPr>
            <w:tcW w:w="0" w:type="auto"/>
            <w:hideMark/>
          </w:tcPr>
          <w:p w14:paraId="774CD6FA"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756E06">
              <w:rPr>
                <w:rFonts w:ascii="Times New Roman" w:hAnsi="Times New Roman" w:cs="Times New Roman"/>
              </w:rPr>
              <w:t>Failure</w:t>
            </w:r>
            <w:proofErr w:type="spellEnd"/>
          </w:p>
        </w:tc>
        <w:tc>
          <w:tcPr>
            <w:tcW w:w="0" w:type="auto"/>
            <w:hideMark/>
          </w:tcPr>
          <w:p w14:paraId="59E032EC"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0.9637300661</w:t>
            </w:r>
          </w:p>
        </w:tc>
        <w:tc>
          <w:tcPr>
            <w:tcW w:w="0" w:type="auto"/>
            <w:hideMark/>
          </w:tcPr>
          <w:p w14:paraId="090E7C8D"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0.9637300661</w:t>
            </w:r>
          </w:p>
        </w:tc>
        <w:tc>
          <w:tcPr>
            <w:tcW w:w="0" w:type="auto"/>
            <w:hideMark/>
          </w:tcPr>
          <w:p w14:paraId="0BCCE785"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0.96</w:t>
            </w:r>
          </w:p>
        </w:tc>
      </w:tr>
      <w:tr w:rsidR="00E96F36" w:rsidRPr="00756E06" w14:paraId="69C46AB4" w14:textId="77777777" w:rsidTr="00E96F36">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3329C478" w14:textId="29E60BF8"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6462F98C" w14:textId="5EB3C584"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440C546A"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B2M</w:t>
            </w:r>
          </w:p>
        </w:tc>
        <w:tc>
          <w:tcPr>
            <w:tcW w:w="0" w:type="auto"/>
            <w:hideMark/>
          </w:tcPr>
          <w:p w14:paraId="280F3735"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756E06">
              <w:rPr>
                <w:rFonts w:ascii="Times New Roman" w:hAnsi="Times New Roman" w:cs="Times New Roman"/>
              </w:rPr>
              <w:t>Ongoing</w:t>
            </w:r>
            <w:proofErr w:type="spellEnd"/>
          </w:p>
        </w:tc>
        <w:tc>
          <w:tcPr>
            <w:tcW w:w="0" w:type="auto"/>
            <w:hideMark/>
          </w:tcPr>
          <w:p w14:paraId="6AC5B7C8"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756E06">
              <w:rPr>
                <w:rFonts w:ascii="Times New Roman" w:hAnsi="Times New Roman" w:cs="Times New Roman"/>
              </w:rPr>
              <w:t>Failure</w:t>
            </w:r>
            <w:proofErr w:type="spellEnd"/>
          </w:p>
        </w:tc>
        <w:tc>
          <w:tcPr>
            <w:tcW w:w="0" w:type="auto"/>
            <w:hideMark/>
          </w:tcPr>
          <w:p w14:paraId="3E285118"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0.6407148636</w:t>
            </w:r>
          </w:p>
        </w:tc>
        <w:tc>
          <w:tcPr>
            <w:tcW w:w="0" w:type="auto"/>
            <w:hideMark/>
          </w:tcPr>
          <w:p w14:paraId="2BBBCCAD"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0.8542864847</w:t>
            </w:r>
          </w:p>
        </w:tc>
        <w:tc>
          <w:tcPr>
            <w:tcW w:w="0" w:type="auto"/>
            <w:hideMark/>
          </w:tcPr>
          <w:p w14:paraId="5EA7E336"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0.85</w:t>
            </w:r>
          </w:p>
        </w:tc>
      </w:tr>
      <w:tr w:rsidR="00E96F36" w:rsidRPr="00756E06" w14:paraId="0693DB13" w14:textId="77777777" w:rsidTr="00E96F3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2F3E5E4C" w14:textId="7965F60B"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06B45A76" w14:textId="31AD465A"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4FFF13F8"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TAP1</w:t>
            </w:r>
          </w:p>
        </w:tc>
        <w:tc>
          <w:tcPr>
            <w:tcW w:w="0" w:type="auto"/>
            <w:hideMark/>
          </w:tcPr>
          <w:p w14:paraId="07ADE64A"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756E06">
              <w:rPr>
                <w:rFonts w:ascii="Times New Roman" w:hAnsi="Times New Roman" w:cs="Times New Roman"/>
              </w:rPr>
              <w:t>Ongoing</w:t>
            </w:r>
            <w:proofErr w:type="spellEnd"/>
          </w:p>
        </w:tc>
        <w:tc>
          <w:tcPr>
            <w:tcW w:w="0" w:type="auto"/>
            <w:hideMark/>
          </w:tcPr>
          <w:p w14:paraId="35686C84"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756E06">
              <w:rPr>
                <w:rFonts w:ascii="Times New Roman" w:hAnsi="Times New Roman" w:cs="Times New Roman"/>
              </w:rPr>
              <w:t>Failure</w:t>
            </w:r>
            <w:proofErr w:type="spellEnd"/>
          </w:p>
        </w:tc>
        <w:tc>
          <w:tcPr>
            <w:tcW w:w="0" w:type="auto"/>
            <w:hideMark/>
          </w:tcPr>
          <w:p w14:paraId="0217D04F"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0.3068034716</w:t>
            </w:r>
          </w:p>
        </w:tc>
        <w:tc>
          <w:tcPr>
            <w:tcW w:w="0" w:type="auto"/>
            <w:hideMark/>
          </w:tcPr>
          <w:p w14:paraId="669F1DB2"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0.8542864847</w:t>
            </w:r>
          </w:p>
        </w:tc>
        <w:tc>
          <w:tcPr>
            <w:tcW w:w="0" w:type="auto"/>
            <w:hideMark/>
          </w:tcPr>
          <w:p w14:paraId="01431BF3"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0.85</w:t>
            </w:r>
          </w:p>
        </w:tc>
      </w:tr>
      <w:tr w:rsidR="00E96F36" w:rsidRPr="00756E06" w14:paraId="6F7CBAB6" w14:textId="77777777" w:rsidTr="00E96F36">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7148184E" w14:textId="579CF2BD"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75D95AB5" w14:textId="5F70A5AA"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2E79C1C6"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TAP2</w:t>
            </w:r>
          </w:p>
        </w:tc>
        <w:tc>
          <w:tcPr>
            <w:tcW w:w="0" w:type="auto"/>
            <w:hideMark/>
          </w:tcPr>
          <w:p w14:paraId="100B91B0"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756E06">
              <w:rPr>
                <w:rFonts w:ascii="Times New Roman" w:hAnsi="Times New Roman" w:cs="Times New Roman"/>
              </w:rPr>
              <w:t>Ongoing</w:t>
            </w:r>
            <w:proofErr w:type="spellEnd"/>
          </w:p>
        </w:tc>
        <w:tc>
          <w:tcPr>
            <w:tcW w:w="0" w:type="auto"/>
            <w:hideMark/>
          </w:tcPr>
          <w:p w14:paraId="26E0CEBA"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756E06">
              <w:rPr>
                <w:rFonts w:ascii="Times New Roman" w:hAnsi="Times New Roman" w:cs="Times New Roman"/>
              </w:rPr>
              <w:t>Failure</w:t>
            </w:r>
            <w:proofErr w:type="spellEnd"/>
          </w:p>
        </w:tc>
        <w:tc>
          <w:tcPr>
            <w:tcW w:w="0" w:type="auto"/>
            <w:hideMark/>
          </w:tcPr>
          <w:p w14:paraId="19677B7B"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0.3469206171</w:t>
            </w:r>
          </w:p>
        </w:tc>
        <w:tc>
          <w:tcPr>
            <w:tcW w:w="0" w:type="auto"/>
            <w:hideMark/>
          </w:tcPr>
          <w:p w14:paraId="31F8E338"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0.8542864847</w:t>
            </w:r>
          </w:p>
        </w:tc>
        <w:tc>
          <w:tcPr>
            <w:tcW w:w="0" w:type="auto"/>
            <w:hideMark/>
          </w:tcPr>
          <w:p w14:paraId="3431A466"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0.85</w:t>
            </w:r>
          </w:p>
        </w:tc>
      </w:tr>
      <w:tr w:rsidR="00E96F36" w:rsidRPr="00756E06" w14:paraId="1F0C03AA" w14:textId="77777777" w:rsidTr="00E96F3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1F13DA45" w14:textId="3B19287C"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57A9502C" w14:textId="7F9042B8"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1575904A"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TAPBP</w:t>
            </w:r>
          </w:p>
        </w:tc>
        <w:tc>
          <w:tcPr>
            <w:tcW w:w="0" w:type="auto"/>
            <w:hideMark/>
          </w:tcPr>
          <w:p w14:paraId="5A2D145D"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756E06">
              <w:rPr>
                <w:rFonts w:ascii="Times New Roman" w:hAnsi="Times New Roman" w:cs="Times New Roman"/>
              </w:rPr>
              <w:t>Ongoing</w:t>
            </w:r>
            <w:proofErr w:type="spellEnd"/>
          </w:p>
        </w:tc>
        <w:tc>
          <w:tcPr>
            <w:tcW w:w="0" w:type="auto"/>
            <w:hideMark/>
          </w:tcPr>
          <w:p w14:paraId="0E731771"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756E06">
              <w:rPr>
                <w:rFonts w:ascii="Times New Roman" w:hAnsi="Times New Roman" w:cs="Times New Roman"/>
              </w:rPr>
              <w:t>Failure</w:t>
            </w:r>
            <w:proofErr w:type="spellEnd"/>
          </w:p>
        </w:tc>
        <w:tc>
          <w:tcPr>
            <w:tcW w:w="0" w:type="auto"/>
            <w:hideMark/>
          </w:tcPr>
          <w:p w14:paraId="705713DA"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0.5869328169</w:t>
            </w:r>
          </w:p>
        </w:tc>
        <w:tc>
          <w:tcPr>
            <w:tcW w:w="0" w:type="auto"/>
            <w:hideMark/>
          </w:tcPr>
          <w:p w14:paraId="57A18F2D"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0.8542864847</w:t>
            </w:r>
          </w:p>
        </w:tc>
        <w:tc>
          <w:tcPr>
            <w:tcW w:w="0" w:type="auto"/>
            <w:hideMark/>
          </w:tcPr>
          <w:p w14:paraId="6BFE8A49"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0.85</w:t>
            </w:r>
          </w:p>
        </w:tc>
      </w:tr>
      <w:tr w:rsidR="00E96F36" w:rsidRPr="00756E06" w14:paraId="14FA910D" w14:textId="77777777" w:rsidTr="00E96F36">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2AF54F06" w14:textId="4F32DF22"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1FE570D9" w14:textId="5C5C967C"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4026FC3D"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PSMB8</w:t>
            </w:r>
          </w:p>
        </w:tc>
        <w:tc>
          <w:tcPr>
            <w:tcW w:w="0" w:type="auto"/>
            <w:hideMark/>
          </w:tcPr>
          <w:p w14:paraId="32A78DF9"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756E06">
              <w:rPr>
                <w:rFonts w:ascii="Times New Roman" w:hAnsi="Times New Roman" w:cs="Times New Roman"/>
              </w:rPr>
              <w:t>Ongoing</w:t>
            </w:r>
            <w:proofErr w:type="spellEnd"/>
          </w:p>
        </w:tc>
        <w:tc>
          <w:tcPr>
            <w:tcW w:w="0" w:type="auto"/>
            <w:hideMark/>
          </w:tcPr>
          <w:p w14:paraId="60FE4CD1"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756E06">
              <w:rPr>
                <w:rFonts w:ascii="Times New Roman" w:hAnsi="Times New Roman" w:cs="Times New Roman"/>
              </w:rPr>
              <w:t>Failure</w:t>
            </w:r>
            <w:proofErr w:type="spellEnd"/>
          </w:p>
        </w:tc>
        <w:tc>
          <w:tcPr>
            <w:tcW w:w="0" w:type="auto"/>
            <w:hideMark/>
          </w:tcPr>
          <w:p w14:paraId="16D5D315"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0.9142337549</w:t>
            </w:r>
          </w:p>
        </w:tc>
        <w:tc>
          <w:tcPr>
            <w:tcW w:w="0" w:type="auto"/>
            <w:hideMark/>
          </w:tcPr>
          <w:p w14:paraId="240F8859"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0.9637300661</w:t>
            </w:r>
          </w:p>
        </w:tc>
        <w:tc>
          <w:tcPr>
            <w:tcW w:w="0" w:type="auto"/>
            <w:hideMark/>
          </w:tcPr>
          <w:p w14:paraId="02EE8F42"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0.96</w:t>
            </w:r>
          </w:p>
        </w:tc>
      </w:tr>
      <w:tr w:rsidR="00E96F36" w:rsidRPr="00756E06" w14:paraId="274BC8C0" w14:textId="77777777" w:rsidTr="00E96F3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6B9B4A6F" w14:textId="6DA6FD21"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3F836355" w14:textId="670606CF"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2E869A02"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PSMB9</w:t>
            </w:r>
          </w:p>
        </w:tc>
        <w:tc>
          <w:tcPr>
            <w:tcW w:w="0" w:type="auto"/>
            <w:hideMark/>
          </w:tcPr>
          <w:p w14:paraId="7CCF084E"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756E06">
              <w:rPr>
                <w:rFonts w:ascii="Times New Roman" w:hAnsi="Times New Roman" w:cs="Times New Roman"/>
              </w:rPr>
              <w:t>Ongoing</w:t>
            </w:r>
            <w:proofErr w:type="spellEnd"/>
          </w:p>
        </w:tc>
        <w:tc>
          <w:tcPr>
            <w:tcW w:w="0" w:type="auto"/>
            <w:hideMark/>
          </w:tcPr>
          <w:p w14:paraId="2D7E806A"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756E06">
              <w:rPr>
                <w:rFonts w:ascii="Times New Roman" w:hAnsi="Times New Roman" w:cs="Times New Roman"/>
              </w:rPr>
              <w:t>Failure</w:t>
            </w:r>
            <w:proofErr w:type="spellEnd"/>
          </w:p>
        </w:tc>
        <w:tc>
          <w:tcPr>
            <w:tcW w:w="0" w:type="auto"/>
            <w:hideMark/>
          </w:tcPr>
          <w:p w14:paraId="69112185"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0.5290570863</w:t>
            </w:r>
          </w:p>
        </w:tc>
        <w:tc>
          <w:tcPr>
            <w:tcW w:w="0" w:type="auto"/>
            <w:hideMark/>
          </w:tcPr>
          <w:p w14:paraId="513FE24D"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0.8542864847</w:t>
            </w:r>
          </w:p>
        </w:tc>
        <w:tc>
          <w:tcPr>
            <w:tcW w:w="0" w:type="auto"/>
            <w:hideMark/>
          </w:tcPr>
          <w:p w14:paraId="1AD98EE6"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0.85</w:t>
            </w:r>
          </w:p>
        </w:tc>
      </w:tr>
      <w:tr w:rsidR="00E96F36" w:rsidRPr="00756E06" w14:paraId="1F7F9AB4" w14:textId="77777777" w:rsidTr="00E96F36">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21613442" w14:textId="3A49DCC4"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291E9EE5" w14:textId="6D402563"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16C285A5"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PSMB10</w:t>
            </w:r>
          </w:p>
        </w:tc>
        <w:tc>
          <w:tcPr>
            <w:tcW w:w="0" w:type="auto"/>
            <w:hideMark/>
          </w:tcPr>
          <w:p w14:paraId="3F8DC53C"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756E06">
              <w:rPr>
                <w:rFonts w:ascii="Times New Roman" w:hAnsi="Times New Roman" w:cs="Times New Roman"/>
              </w:rPr>
              <w:t>Ongoing</w:t>
            </w:r>
            <w:proofErr w:type="spellEnd"/>
          </w:p>
        </w:tc>
        <w:tc>
          <w:tcPr>
            <w:tcW w:w="0" w:type="auto"/>
            <w:hideMark/>
          </w:tcPr>
          <w:p w14:paraId="3CD474C6"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756E06">
              <w:rPr>
                <w:rFonts w:ascii="Times New Roman" w:hAnsi="Times New Roman" w:cs="Times New Roman"/>
              </w:rPr>
              <w:t>Failure</w:t>
            </w:r>
            <w:proofErr w:type="spellEnd"/>
          </w:p>
        </w:tc>
        <w:tc>
          <w:tcPr>
            <w:tcW w:w="0" w:type="auto"/>
            <w:hideMark/>
          </w:tcPr>
          <w:p w14:paraId="3D90B1F0"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0.6035147298</w:t>
            </w:r>
          </w:p>
        </w:tc>
        <w:tc>
          <w:tcPr>
            <w:tcW w:w="0" w:type="auto"/>
            <w:hideMark/>
          </w:tcPr>
          <w:p w14:paraId="73070E24"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0.8542864847</w:t>
            </w:r>
          </w:p>
        </w:tc>
        <w:tc>
          <w:tcPr>
            <w:tcW w:w="0" w:type="auto"/>
            <w:hideMark/>
          </w:tcPr>
          <w:p w14:paraId="70B65FA1"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0.85</w:t>
            </w:r>
          </w:p>
        </w:tc>
      </w:tr>
      <w:tr w:rsidR="00E96F36" w:rsidRPr="00756E06" w14:paraId="3691306E" w14:textId="77777777" w:rsidTr="00E96F3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7D5E9E90" w14:textId="3EA715C2"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31F5FCD7" w14:textId="50E74046"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44F187C4"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NLRC5</w:t>
            </w:r>
          </w:p>
        </w:tc>
        <w:tc>
          <w:tcPr>
            <w:tcW w:w="0" w:type="auto"/>
            <w:hideMark/>
          </w:tcPr>
          <w:p w14:paraId="00F244DF"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756E06">
              <w:rPr>
                <w:rFonts w:ascii="Times New Roman" w:hAnsi="Times New Roman" w:cs="Times New Roman"/>
              </w:rPr>
              <w:t>Ongoing</w:t>
            </w:r>
            <w:proofErr w:type="spellEnd"/>
          </w:p>
        </w:tc>
        <w:tc>
          <w:tcPr>
            <w:tcW w:w="0" w:type="auto"/>
            <w:hideMark/>
          </w:tcPr>
          <w:p w14:paraId="6948CA3E"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756E06">
              <w:rPr>
                <w:rFonts w:ascii="Times New Roman" w:hAnsi="Times New Roman" w:cs="Times New Roman"/>
              </w:rPr>
              <w:t>Failure</w:t>
            </w:r>
            <w:proofErr w:type="spellEnd"/>
          </w:p>
        </w:tc>
        <w:tc>
          <w:tcPr>
            <w:tcW w:w="0" w:type="auto"/>
            <w:hideMark/>
          </w:tcPr>
          <w:p w14:paraId="2883A550"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0.5640794632</w:t>
            </w:r>
          </w:p>
        </w:tc>
        <w:tc>
          <w:tcPr>
            <w:tcW w:w="0" w:type="auto"/>
            <w:hideMark/>
          </w:tcPr>
          <w:p w14:paraId="5D69A582"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0.8542864847</w:t>
            </w:r>
          </w:p>
        </w:tc>
        <w:tc>
          <w:tcPr>
            <w:tcW w:w="0" w:type="auto"/>
            <w:hideMark/>
          </w:tcPr>
          <w:p w14:paraId="38FF55F3"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0.85</w:t>
            </w:r>
          </w:p>
        </w:tc>
      </w:tr>
      <w:tr w:rsidR="00E96F36" w:rsidRPr="00756E06" w14:paraId="47C33050" w14:textId="77777777" w:rsidTr="00E96F36">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7AFBCE0A" w14:textId="2AFA830D"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291C4CEC" w14:textId="52999A44"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3DBFB3CE"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HLA-DRA</w:t>
            </w:r>
          </w:p>
        </w:tc>
        <w:tc>
          <w:tcPr>
            <w:tcW w:w="0" w:type="auto"/>
            <w:hideMark/>
          </w:tcPr>
          <w:p w14:paraId="7E61B6E8"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756E06">
              <w:rPr>
                <w:rFonts w:ascii="Times New Roman" w:hAnsi="Times New Roman" w:cs="Times New Roman"/>
              </w:rPr>
              <w:t>Ongoing</w:t>
            </w:r>
            <w:proofErr w:type="spellEnd"/>
          </w:p>
        </w:tc>
        <w:tc>
          <w:tcPr>
            <w:tcW w:w="0" w:type="auto"/>
            <w:hideMark/>
          </w:tcPr>
          <w:p w14:paraId="05B2D0A8"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756E06">
              <w:rPr>
                <w:rFonts w:ascii="Times New Roman" w:hAnsi="Times New Roman" w:cs="Times New Roman"/>
              </w:rPr>
              <w:t>Failure</w:t>
            </w:r>
            <w:proofErr w:type="spellEnd"/>
          </w:p>
        </w:tc>
        <w:tc>
          <w:tcPr>
            <w:tcW w:w="0" w:type="auto"/>
            <w:hideMark/>
          </w:tcPr>
          <w:p w14:paraId="37FB5F93"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0.8015823694</w:t>
            </w:r>
          </w:p>
        </w:tc>
        <w:tc>
          <w:tcPr>
            <w:tcW w:w="0" w:type="auto"/>
            <w:hideMark/>
          </w:tcPr>
          <w:p w14:paraId="418E5A20"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0.9637300661</w:t>
            </w:r>
          </w:p>
        </w:tc>
        <w:tc>
          <w:tcPr>
            <w:tcW w:w="0" w:type="auto"/>
            <w:hideMark/>
          </w:tcPr>
          <w:p w14:paraId="0D2461A8"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0.96</w:t>
            </w:r>
          </w:p>
        </w:tc>
      </w:tr>
      <w:tr w:rsidR="00E96F36" w:rsidRPr="00756E06" w14:paraId="1280687C" w14:textId="77777777" w:rsidTr="00E96F3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26215571" w14:textId="67825FD0"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67D78480" w14:textId="69BFFE90"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52030208"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HLA-DRB1</w:t>
            </w:r>
          </w:p>
        </w:tc>
        <w:tc>
          <w:tcPr>
            <w:tcW w:w="0" w:type="auto"/>
            <w:hideMark/>
          </w:tcPr>
          <w:p w14:paraId="5871DD73"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756E06">
              <w:rPr>
                <w:rFonts w:ascii="Times New Roman" w:hAnsi="Times New Roman" w:cs="Times New Roman"/>
              </w:rPr>
              <w:t>Ongoing</w:t>
            </w:r>
            <w:proofErr w:type="spellEnd"/>
          </w:p>
        </w:tc>
        <w:tc>
          <w:tcPr>
            <w:tcW w:w="0" w:type="auto"/>
            <w:hideMark/>
          </w:tcPr>
          <w:p w14:paraId="234957E0"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756E06">
              <w:rPr>
                <w:rFonts w:ascii="Times New Roman" w:hAnsi="Times New Roman" w:cs="Times New Roman"/>
              </w:rPr>
              <w:t>Failure</w:t>
            </w:r>
            <w:proofErr w:type="spellEnd"/>
          </w:p>
        </w:tc>
        <w:tc>
          <w:tcPr>
            <w:tcW w:w="0" w:type="auto"/>
            <w:hideMark/>
          </w:tcPr>
          <w:p w14:paraId="4FBCF0B5"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0.4771962257</w:t>
            </w:r>
          </w:p>
        </w:tc>
        <w:tc>
          <w:tcPr>
            <w:tcW w:w="0" w:type="auto"/>
            <w:hideMark/>
          </w:tcPr>
          <w:p w14:paraId="1E6B42C5"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0.8542864847</w:t>
            </w:r>
          </w:p>
        </w:tc>
        <w:tc>
          <w:tcPr>
            <w:tcW w:w="0" w:type="auto"/>
            <w:hideMark/>
          </w:tcPr>
          <w:p w14:paraId="13ED5271"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0.85</w:t>
            </w:r>
          </w:p>
        </w:tc>
      </w:tr>
      <w:tr w:rsidR="00E96F36" w:rsidRPr="00756E06" w14:paraId="04F358ED" w14:textId="77777777" w:rsidTr="00E96F36">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63350FB2" w14:textId="0FA2A374"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05A817C7" w14:textId="0595CEAE"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1CA4E74A"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HLA-DRB5</w:t>
            </w:r>
          </w:p>
        </w:tc>
        <w:tc>
          <w:tcPr>
            <w:tcW w:w="0" w:type="auto"/>
            <w:hideMark/>
          </w:tcPr>
          <w:p w14:paraId="7D49CBFC"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756E06">
              <w:rPr>
                <w:rFonts w:ascii="Times New Roman" w:hAnsi="Times New Roman" w:cs="Times New Roman"/>
              </w:rPr>
              <w:t>Ongoing</w:t>
            </w:r>
            <w:proofErr w:type="spellEnd"/>
          </w:p>
        </w:tc>
        <w:tc>
          <w:tcPr>
            <w:tcW w:w="0" w:type="auto"/>
            <w:hideMark/>
          </w:tcPr>
          <w:p w14:paraId="1323750A"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756E06">
              <w:rPr>
                <w:rFonts w:ascii="Times New Roman" w:hAnsi="Times New Roman" w:cs="Times New Roman"/>
              </w:rPr>
              <w:t>Failure</w:t>
            </w:r>
            <w:proofErr w:type="spellEnd"/>
          </w:p>
        </w:tc>
        <w:tc>
          <w:tcPr>
            <w:tcW w:w="0" w:type="auto"/>
            <w:hideMark/>
          </w:tcPr>
          <w:p w14:paraId="524DC916"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0.3022943929</w:t>
            </w:r>
          </w:p>
        </w:tc>
        <w:tc>
          <w:tcPr>
            <w:tcW w:w="0" w:type="auto"/>
            <w:hideMark/>
          </w:tcPr>
          <w:p w14:paraId="0D2843A3"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0.8542864847</w:t>
            </w:r>
          </w:p>
        </w:tc>
        <w:tc>
          <w:tcPr>
            <w:tcW w:w="0" w:type="auto"/>
            <w:hideMark/>
          </w:tcPr>
          <w:p w14:paraId="5CB7743E"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0.85</w:t>
            </w:r>
          </w:p>
        </w:tc>
      </w:tr>
      <w:tr w:rsidR="00E96F36" w:rsidRPr="00756E06" w14:paraId="175E6728" w14:textId="77777777" w:rsidTr="00E96F3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06A72CE1" w14:textId="6D655A67"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567170BB" w14:textId="5F26A00F"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58FE8A3A"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HLA-DPA1</w:t>
            </w:r>
          </w:p>
        </w:tc>
        <w:tc>
          <w:tcPr>
            <w:tcW w:w="0" w:type="auto"/>
            <w:hideMark/>
          </w:tcPr>
          <w:p w14:paraId="3809BA2C"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756E06">
              <w:rPr>
                <w:rFonts w:ascii="Times New Roman" w:hAnsi="Times New Roman" w:cs="Times New Roman"/>
              </w:rPr>
              <w:t>Ongoing</w:t>
            </w:r>
            <w:proofErr w:type="spellEnd"/>
          </w:p>
        </w:tc>
        <w:tc>
          <w:tcPr>
            <w:tcW w:w="0" w:type="auto"/>
            <w:hideMark/>
          </w:tcPr>
          <w:p w14:paraId="6838016C"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756E06">
              <w:rPr>
                <w:rFonts w:ascii="Times New Roman" w:hAnsi="Times New Roman" w:cs="Times New Roman"/>
              </w:rPr>
              <w:t>Failure</w:t>
            </w:r>
            <w:proofErr w:type="spellEnd"/>
          </w:p>
        </w:tc>
        <w:tc>
          <w:tcPr>
            <w:tcW w:w="0" w:type="auto"/>
            <w:hideMark/>
          </w:tcPr>
          <w:p w14:paraId="479B8B76"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0.6407148636</w:t>
            </w:r>
          </w:p>
        </w:tc>
        <w:tc>
          <w:tcPr>
            <w:tcW w:w="0" w:type="auto"/>
            <w:hideMark/>
          </w:tcPr>
          <w:p w14:paraId="3542180B"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0.8542864847</w:t>
            </w:r>
          </w:p>
        </w:tc>
        <w:tc>
          <w:tcPr>
            <w:tcW w:w="0" w:type="auto"/>
            <w:hideMark/>
          </w:tcPr>
          <w:p w14:paraId="43A1203C"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0.85</w:t>
            </w:r>
          </w:p>
        </w:tc>
      </w:tr>
      <w:tr w:rsidR="00E96F36" w:rsidRPr="00756E06" w14:paraId="7B2BDCCB" w14:textId="77777777" w:rsidTr="00E96F36">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1BA81657" w14:textId="644A0346"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1A6DD2E9" w14:textId="67D737CA"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0240FD2E"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HLA-DPB1</w:t>
            </w:r>
          </w:p>
        </w:tc>
        <w:tc>
          <w:tcPr>
            <w:tcW w:w="0" w:type="auto"/>
            <w:hideMark/>
          </w:tcPr>
          <w:p w14:paraId="123D7A99"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756E06">
              <w:rPr>
                <w:rFonts w:ascii="Times New Roman" w:hAnsi="Times New Roman" w:cs="Times New Roman"/>
              </w:rPr>
              <w:t>Ongoing</w:t>
            </w:r>
            <w:proofErr w:type="spellEnd"/>
          </w:p>
        </w:tc>
        <w:tc>
          <w:tcPr>
            <w:tcW w:w="0" w:type="auto"/>
            <w:hideMark/>
          </w:tcPr>
          <w:p w14:paraId="5B94EB7E"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756E06">
              <w:rPr>
                <w:rFonts w:ascii="Times New Roman" w:hAnsi="Times New Roman" w:cs="Times New Roman"/>
              </w:rPr>
              <w:t>Failure</w:t>
            </w:r>
            <w:proofErr w:type="spellEnd"/>
          </w:p>
        </w:tc>
        <w:tc>
          <w:tcPr>
            <w:tcW w:w="0" w:type="auto"/>
            <w:hideMark/>
          </w:tcPr>
          <w:p w14:paraId="7B1B1C2F"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0.5290570863</w:t>
            </w:r>
          </w:p>
        </w:tc>
        <w:tc>
          <w:tcPr>
            <w:tcW w:w="0" w:type="auto"/>
            <w:hideMark/>
          </w:tcPr>
          <w:p w14:paraId="5A1527FD"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0.8542864847</w:t>
            </w:r>
          </w:p>
        </w:tc>
        <w:tc>
          <w:tcPr>
            <w:tcW w:w="0" w:type="auto"/>
            <w:hideMark/>
          </w:tcPr>
          <w:p w14:paraId="78AC0AEB"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0.85</w:t>
            </w:r>
          </w:p>
        </w:tc>
      </w:tr>
      <w:tr w:rsidR="00E96F36" w:rsidRPr="00756E06" w14:paraId="1FFCAA6B" w14:textId="77777777" w:rsidTr="00E96F3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5CC248A9" w14:textId="066C76F7"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246A7169" w14:textId="46842024"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228D7FD8"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HLA-DQA1</w:t>
            </w:r>
          </w:p>
        </w:tc>
        <w:tc>
          <w:tcPr>
            <w:tcW w:w="0" w:type="auto"/>
            <w:hideMark/>
          </w:tcPr>
          <w:p w14:paraId="296E4BE0"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756E06">
              <w:rPr>
                <w:rFonts w:ascii="Times New Roman" w:hAnsi="Times New Roman" w:cs="Times New Roman"/>
              </w:rPr>
              <w:t>Ongoing</w:t>
            </w:r>
            <w:proofErr w:type="spellEnd"/>
          </w:p>
        </w:tc>
        <w:tc>
          <w:tcPr>
            <w:tcW w:w="0" w:type="auto"/>
            <w:hideMark/>
          </w:tcPr>
          <w:p w14:paraId="07619204"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756E06">
              <w:rPr>
                <w:rFonts w:ascii="Times New Roman" w:hAnsi="Times New Roman" w:cs="Times New Roman"/>
              </w:rPr>
              <w:t>Failure</w:t>
            </w:r>
            <w:proofErr w:type="spellEnd"/>
          </w:p>
        </w:tc>
        <w:tc>
          <w:tcPr>
            <w:tcW w:w="0" w:type="auto"/>
            <w:hideMark/>
          </w:tcPr>
          <w:p w14:paraId="452B5B6D"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0.9256335295</w:t>
            </w:r>
          </w:p>
        </w:tc>
        <w:tc>
          <w:tcPr>
            <w:tcW w:w="0" w:type="auto"/>
            <w:hideMark/>
          </w:tcPr>
          <w:p w14:paraId="2B5F3260"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0.9637300661</w:t>
            </w:r>
          </w:p>
        </w:tc>
        <w:tc>
          <w:tcPr>
            <w:tcW w:w="0" w:type="auto"/>
            <w:hideMark/>
          </w:tcPr>
          <w:p w14:paraId="7E1C552D"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0.96</w:t>
            </w:r>
          </w:p>
        </w:tc>
      </w:tr>
      <w:tr w:rsidR="00E96F36" w:rsidRPr="00756E06" w14:paraId="0481C576" w14:textId="77777777" w:rsidTr="00E96F36">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3B228325" w14:textId="0A1C8FBD"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360DE5BA" w14:textId="55D1E429"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4E32EEC1"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HLA-DQB1</w:t>
            </w:r>
          </w:p>
        </w:tc>
        <w:tc>
          <w:tcPr>
            <w:tcW w:w="0" w:type="auto"/>
            <w:hideMark/>
          </w:tcPr>
          <w:p w14:paraId="12FE4852"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756E06">
              <w:rPr>
                <w:rFonts w:ascii="Times New Roman" w:hAnsi="Times New Roman" w:cs="Times New Roman"/>
              </w:rPr>
              <w:t>Ongoing</w:t>
            </w:r>
            <w:proofErr w:type="spellEnd"/>
          </w:p>
        </w:tc>
        <w:tc>
          <w:tcPr>
            <w:tcW w:w="0" w:type="auto"/>
            <w:hideMark/>
          </w:tcPr>
          <w:p w14:paraId="40291BF9"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756E06">
              <w:rPr>
                <w:rFonts w:ascii="Times New Roman" w:hAnsi="Times New Roman" w:cs="Times New Roman"/>
              </w:rPr>
              <w:t>Failure</w:t>
            </w:r>
            <w:proofErr w:type="spellEnd"/>
          </w:p>
        </w:tc>
        <w:tc>
          <w:tcPr>
            <w:tcW w:w="0" w:type="auto"/>
            <w:hideMark/>
          </w:tcPr>
          <w:p w14:paraId="0423036A"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0.5608500093</w:t>
            </w:r>
          </w:p>
        </w:tc>
        <w:tc>
          <w:tcPr>
            <w:tcW w:w="0" w:type="auto"/>
            <w:hideMark/>
          </w:tcPr>
          <w:p w14:paraId="4E46B8D2"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0.8542864847</w:t>
            </w:r>
          </w:p>
        </w:tc>
        <w:tc>
          <w:tcPr>
            <w:tcW w:w="0" w:type="auto"/>
            <w:hideMark/>
          </w:tcPr>
          <w:p w14:paraId="0A2D3CCA"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0.85</w:t>
            </w:r>
          </w:p>
        </w:tc>
      </w:tr>
      <w:tr w:rsidR="00E96F36" w:rsidRPr="00756E06" w14:paraId="68CE7496" w14:textId="77777777" w:rsidTr="00E96F3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0180FC90" w14:textId="04C30D5F"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4C65D8BC" w14:textId="702AE5FD"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7A387584"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HLA-E</w:t>
            </w:r>
          </w:p>
        </w:tc>
        <w:tc>
          <w:tcPr>
            <w:tcW w:w="0" w:type="auto"/>
            <w:hideMark/>
          </w:tcPr>
          <w:p w14:paraId="630150B9"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756E06">
              <w:rPr>
                <w:rFonts w:ascii="Times New Roman" w:hAnsi="Times New Roman" w:cs="Times New Roman"/>
              </w:rPr>
              <w:t>Ongoing</w:t>
            </w:r>
            <w:proofErr w:type="spellEnd"/>
          </w:p>
        </w:tc>
        <w:tc>
          <w:tcPr>
            <w:tcW w:w="0" w:type="auto"/>
            <w:hideMark/>
          </w:tcPr>
          <w:p w14:paraId="4482A824"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756E06">
              <w:rPr>
                <w:rFonts w:ascii="Times New Roman" w:hAnsi="Times New Roman" w:cs="Times New Roman"/>
              </w:rPr>
              <w:t>Failure</w:t>
            </w:r>
            <w:proofErr w:type="spellEnd"/>
          </w:p>
        </w:tc>
        <w:tc>
          <w:tcPr>
            <w:tcW w:w="0" w:type="auto"/>
            <w:hideMark/>
          </w:tcPr>
          <w:p w14:paraId="63794C3C"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0.6135638729</w:t>
            </w:r>
          </w:p>
        </w:tc>
        <w:tc>
          <w:tcPr>
            <w:tcW w:w="0" w:type="auto"/>
            <w:hideMark/>
          </w:tcPr>
          <w:p w14:paraId="3F6E8DDC"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0.8542864847</w:t>
            </w:r>
          </w:p>
        </w:tc>
        <w:tc>
          <w:tcPr>
            <w:tcW w:w="0" w:type="auto"/>
            <w:hideMark/>
          </w:tcPr>
          <w:p w14:paraId="0F4518A0"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0.85</w:t>
            </w:r>
          </w:p>
        </w:tc>
      </w:tr>
      <w:tr w:rsidR="00E96F36" w:rsidRPr="00756E06" w14:paraId="460F1FF4" w14:textId="77777777" w:rsidTr="00E96F36">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535B7CC0" w14:textId="49E4A278"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77CDBEEB" w14:textId="38C606BC"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2B22302A"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HLA-F</w:t>
            </w:r>
          </w:p>
        </w:tc>
        <w:tc>
          <w:tcPr>
            <w:tcW w:w="0" w:type="auto"/>
            <w:hideMark/>
          </w:tcPr>
          <w:p w14:paraId="599E7939"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756E06">
              <w:rPr>
                <w:rFonts w:ascii="Times New Roman" w:hAnsi="Times New Roman" w:cs="Times New Roman"/>
              </w:rPr>
              <w:t>Ongoing</w:t>
            </w:r>
            <w:proofErr w:type="spellEnd"/>
          </w:p>
        </w:tc>
        <w:tc>
          <w:tcPr>
            <w:tcW w:w="0" w:type="auto"/>
            <w:hideMark/>
          </w:tcPr>
          <w:p w14:paraId="2F9D61DD"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756E06">
              <w:rPr>
                <w:rFonts w:ascii="Times New Roman" w:hAnsi="Times New Roman" w:cs="Times New Roman"/>
              </w:rPr>
              <w:t>Failure</w:t>
            </w:r>
            <w:proofErr w:type="spellEnd"/>
          </w:p>
        </w:tc>
        <w:tc>
          <w:tcPr>
            <w:tcW w:w="0" w:type="auto"/>
            <w:hideMark/>
          </w:tcPr>
          <w:p w14:paraId="43C0332D"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0.9599152389</w:t>
            </w:r>
          </w:p>
        </w:tc>
        <w:tc>
          <w:tcPr>
            <w:tcW w:w="0" w:type="auto"/>
            <w:hideMark/>
          </w:tcPr>
          <w:p w14:paraId="3F7821A9"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0.9637300661</w:t>
            </w:r>
          </w:p>
        </w:tc>
        <w:tc>
          <w:tcPr>
            <w:tcW w:w="0" w:type="auto"/>
            <w:hideMark/>
          </w:tcPr>
          <w:p w14:paraId="7EB021D7"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0.96</w:t>
            </w:r>
          </w:p>
        </w:tc>
      </w:tr>
      <w:tr w:rsidR="00E96F36" w:rsidRPr="00756E06" w14:paraId="0CDE6C5B" w14:textId="77777777" w:rsidTr="00E96F3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val="restart"/>
            <w:tcBorders>
              <w:top w:val="single" w:sz="4" w:space="0" w:color="auto"/>
              <w:bottom w:val="single" w:sz="4" w:space="0" w:color="auto"/>
            </w:tcBorders>
            <w:vAlign w:val="center"/>
            <w:hideMark/>
          </w:tcPr>
          <w:p w14:paraId="4D49AE61" w14:textId="77777777" w:rsidR="00E96F36" w:rsidRPr="00756E06" w:rsidRDefault="00E96F36" w:rsidP="00D81832">
            <w:pPr>
              <w:jc w:val="center"/>
              <w:rPr>
                <w:rFonts w:ascii="Times New Roman" w:hAnsi="Times New Roman" w:cs="Times New Roman"/>
              </w:rPr>
            </w:pPr>
            <w:r w:rsidRPr="00756E06">
              <w:rPr>
                <w:rFonts w:ascii="Times New Roman" w:hAnsi="Times New Roman" w:cs="Times New Roman"/>
              </w:rPr>
              <w:t>ZUMA-7 (SOC)</w:t>
            </w:r>
          </w:p>
        </w:tc>
        <w:tc>
          <w:tcPr>
            <w:tcW w:w="0" w:type="auto"/>
            <w:vMerge w:val="restart"/>
            <w:tcBorders>
              <w:top w:val="single" w:sz="4" w:space="0" w:color="auto"/>
              <w:bottom w:val="single" w:sz="4" w:space="0" w:color="auto"/>
            </w:tcBorders>
            <w:vAlign w:val="center"/>
            <w:hideMark/>
          </w:tcPr>
          <w:p w14:paraId="1EB397CE" w14:textId="77777777" w:rsidR="00E96F36" w:rsidRPr="00756E06" w:rsidRDefault="00E96F36" w:rsidP="00D8183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HLA</w:t>
            </w:r>
          </w:p>
        </w:tc>
        <w:tc>
          <w:tcPr>
            <w:tcW w:w="0" w:type="auto"/>
            <w:hideMark/>
          </w:tcPr>
          <w:p w14:paraId="6AD38822"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HLA-A</w:t>
            </w:r>
          </w:p>
        </w:tc>
        <w:tc>
          <w:tcPr>
            <w:tcW w:w="0" w:type="auto"/>
            <w:hideMark/>
          </w:tcPr>
          <w:p w14:paraId="501A796F"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756E06">
              <w:rPr>
                <w:rFonts w:ascii="Times New Roman" w:hAnsi="Times New Roman" w:cs="Times New Roman"/>
              </w:rPr>
              <w:t>Ongoing</w:t>
            </w:r>
            <w:proofErr w:type="spellEnd"/>
          </w:p>
        </w:tc>
        <w:tc>
          <w:tcPr>
            <w:tcW w:w="0" w:type="auto"/>
            <w:hideMark/>
          </w:tcPr>
          <w:p w14:paraId="22B1858C"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756E06">
              <w:rPr>
                <w:rFonts w:ascii="Times New Roman" w:hAnsi="Times New Roman" w:cs="Times New Roman"/>
              </w:rPr>
              <w:t>Failure</w:t>
            </w:r>
            <w:proofErr w:type="spellEnd"/>
          </w:p>
        </w:tc>
        <w:tc>
          <w:tcPr>
            <w:tcW w:w="0" w:type="auto"/>
            <w:hideMark/>
          </w:tcPr>
          <w:p w14:paraId="0F5D06C2"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0.1536763213</w:t>
            </w:r>
          </w:p>
        </w:tc>
        <w:tc>
          <w:tcPr>
            <w:tcW w:w="0" w:type="auto"/>
            <w:hideMark/>
          </w:tcPr>
          <w:p w14:paraId="7ED8EB1B"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0.6147052853</w:t>
            </w:r>
          </w:p>
        </w:tc>
        <w:tc>
          <w:tcPr>
            <w:tcW w:w="0" w:type="auto"/>
            <w:hideMark/>
          </w:tcPr>
          <w:p w14:paraId="62C07892"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0.61</w:t>
            </w:r>
          </w:p>
        </w:tc>
      </w:tr>
      <w:tr w:rsidR="00E96F36" w:rsidRPr="00756E06" w14:paraId="6938F62D" w14:textId="77777777" w:rsidTr="00E96F36">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4BEFA770" w14:textId="6FD0E4A0"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43F75F5C" w14:textId="0DFE2A55"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041226F0"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HLA-B</w:t>
            </w:r>
          </w:p>
        </w:tc>
        <w:tc>
          <w:tcPr>
            <w:tcW w:w="0" w:type="auto"/>
            <w:hideMark/>
          </w:tcPr>
          <w:p w14:paraId="476C88D9"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756E06">
              <w:rPr>
                <w:rFonts w:ascii="Times New Roman" w:hAnsi="Times New Roman" w:cs="Times New Roman"/>
              </w:rPr>
              <w:t>Ongoing</w:t>
            </w:r>
            <w:proofErr w:type="spellEnd"/>
          </w:p>
        </w:tc>
        <w:tc>
          <w:tcPr>
            <w:tcW w:w="0" w:type="auto"/>
            <w:hideMark/>
          </w:tcPr>
          <w:p w14:paraId="29CAC77F"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756E06">
              <w:rPr>
                <w:rFonts w:ascii="Times New Roman" w:hAnsi="Times New Roman" w:cs="Times New Roman"/>
              </w:rPr>
              <w:t>Failure</w:t>
            </w:r>
            <w:proofErr w:type="spellEnd"/>
          </w:p>
        </w:tc>
        <w:tc>
          <w:tcPr>
            <w:tcW w:w="0" w:type="auto"/>
            <w:hideMark/>
          </w:tcPr>
          <w:p w14:paraId="635424BB"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0.1199195598</w:t>
            </w:r>
          </w:p>
        </w:tc>
        <w:tc>
          <w:tcPr>
            <w:tcW w:w="0" w:type="auto"/>
            <w:hideMark/>
          </w:tcPr>
          <w:p w14:paraId="2E1212B8"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0.6147052853</w:t>
            </w:r>
          </w:p>
        </w:tc>
        <w:tc>
          <w:tcPr>
            <w:tcW w:w="0" w:type="auto"/>
            <w:hideMark/>
          </w:tcPr>
          <w:p w14:paraId="0664EF32"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0.61</w:t>
            </w:r>
          </w:p>
        </w:tc>
      </w:tr>
      <w:tr w:rsidR="00E96F36" w:rsidRPr="00756E06" w14:paraId="204F7FBD" w14:textId="77777777" w:rsidTr="00E96F3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49491236" w14:textId="3BDFCB55"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134C70BF" w14:textId="6AAAB5A6"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768DFBAB"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HLA-C</w:t>
            </w:r>
          </w:p>
        </w:tc>
        <w:tc>
          <w:tcPr>
            <w:tcW w:w="0" w:type="auto"/>
            <w:hideMark/>
          </w:tcPr>
          <w:p w14:paraId="3FFCB65F"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756E06">
              <w:rPr>
                <w:rFonts w:ascii="Times New Roman" w:hAnsi="Times New Roman" w:cs="Times New Roman"/>
              </w:rPr>
              <w:t>Ongoing</w:t>
            </w:r>
            <w:proofErr w:type="spellEnd"/>
          </w:p>
        </w:tc>
        <w:tc>
          <w:tcPr>
            <w:tcW w:w="0" w:type="auto"/>
            <w:hideMark/>
          </w:tcPr>
          <w:p w14:paraId="5CED400A"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756E06">
              <w:rPr>
                <w:rFonts w:ascii="Times New Roman" w:hAnsi="Times New Roman" w:cs="Times New Roman"/>
              </w:rPr>
              <w:t>Failure</w:t>
            </w:r>
            <w:proofErr w:type="spellEnd"/>
          </w:p>
        </w:tc>
        <w:tc>
          <w:tcPr>
            <w:tcW w:w="0" w:type="auto"/>
            <w:hideMark/>
          </w:tcPr>
          <w:p w14:paraId="14BE9E32"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0.333079009</w:t>
            </w:r>
          </w:p>
        </w:tc>
        <w:tc>
          <w:tcPr>
            <w:tcW w:w="0" w:type="auto"/>
            <w:hideMark/>
          </w:tcPr>
          <w:p w14:paraId="6FC7A07B"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0.6516399752</w:t>
            </w:r>
          </w:p>
        </w:tc>
        <w:tc>
          <w:tcPr>
            <w:tcW w:w="0" w:type="auto"/>
            <w:hideMark/>
          </w:tcPr>
          <w:p w14:paraId="586470FD"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0.65</w:t>
            </w:r>
          </w:p>
        </w:tc>
      </w:tr>
      <w:tr w:rsidR="00E96F36" w:rsidRPr="00756E06" w14:paraId="1031A476" w14:textId="77777777" w:rsidTr="00E96F36">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24E449BB" w14:textId="13884370"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64ED5D21" w14:textId="3207990B"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011A9ECC"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B2M</w:t>
            </w:r>
          </w:p>
        </w:tc>
        <w:tc>
          <w:tcPr>
            <w:tcW w:w="0" w:type="auto"/>
            <w:hideMark/>
          </w:tcPr>
          <w:p w14:paraId="754AA97C"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756E06">
              <w:rPr>
                <w:rFonts w:ascii="Times New Roman" w:hAnsi="Times New Roman" w:cs="Times New Roman"/>
              </w:rPr>
              <w:t>Ongoing</w:t>
            </w:r>
            <w:proofErr w:type="spellEnd"/>
          </w:p>
        </w:tc>
        <w:tc>
          <w:tcPr>
            <w:tcW w:w="0" w:type="auto"/>
            <w:hideMark/>
          </w:tcPr>
          <w:p w14:paraId="4C54EEC9"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756E06">
              <w:rPr>
                <w:rFonts w:ascii="Times New Roman" w:hAnsi="Times New Roman" w:cs="Times New Roman"/>
              </w:rPr>
              <w:t>Failure</w:t>
            </w:r>
            <w:proofErr w:type="spellEnd"/>
          </w:p>
        </w:tc>
        <w:tc>
          <w:tcPr>
            <w:tcW w:w="0" w:type="auto"/>
            <w:hideMark/>
          </w:tcPr>
          <w:p w14:paraId="71597A3F"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0.1536763213</w:t>
            </w:r>
          </w:p>
        </w:tc>
        <w:tc>
          <w:tcPr>
            <w:tcW w:w="0" w:type="auto"/>
            <w:hideMark/>
          </w:tcPr>
          <w:p w14:paraId="10B3ABF0"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0.6147052853</w:t>
            </w:r>
          </w:p>
        </w:tc>
        <w:tc>
          <w:tcPr>
            <w:tcW w:w="0" w:type="auto"/>
            <w:hideMark/>
          </w:tcPr>
          <w:p w14:paraId="57D7E323"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0.61</w:t>
            </w:r>
          </w:p>
        </w:tc>
      </w:tr>
      <w:tr w:rsidR="00E96F36" w:rsidRPr="00756E06" w14:paraId="18F54464" w14:textId="77777777" w:rsidTr="00E96F3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5B7F082D" w14:textId="6D8FE512"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336980DD" w14:textId="6886F883"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718161F1"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TAP1</w:t>
            </w:r>
          </w:p>
        </w:tc>
        <w:tc>
          <w:tcPr>
            <w:tcW w:w="0" w:type="auto"/>
            <w:hideMark/>
          </w:tcPr>
          <w:p w14:paraId="0B975B95"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756E06">
              <w:rPr>
                <w:rFonts w:ascii="Times New Roman" w:hAnsi="Times New Roman" w:cs="Times New Roman"/>
              </w:rPr>
              <w:t>Ongoing</w:t>
            </w:r>
            <w:proofErr w:type="spellEnd"/>
          </w:p>
        </w:tc>
        <w:tc>
          <w:tcPr>
            <w:tcW w:w="0" w:type="auto"/>
            <w:hideMark/>
          </w:tcPr>
          <w:p w14:paraId="48A10E83"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756E06">
              <w:rPr>
                <w:rFonts w:ascii="Times New Roman" w:hAnsi="Times New Roman" w:cs="Times New Roman"/>
              </w:rPr>
              <w:t>Failure</w:t>
            </w:r>
            <w:proofErr w:type="spellEnd"/>
          </w:p>
        </w:tc>
        <w:tc>
          <w:tcPr>
            <w:tcW w:w="0" w:type="auto"/>
            <w:hideMark/>
          </w:tcPr>
          <w:p w14:paraId="65B697F2"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0.1243516212</w:t>
            </w:r>
          </w:p>
        </w:tc>
        <w:tc>
          <w:tcPr>
            <w:tcW w:w="0" w:type="auto"/>
            <w:hideMark/>
          </w:tcPr>
          <w:p w14:paraId="28F00F62"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0.6147052853</w:t>
            </w:r>
          </w:p>
        </w:tc>
        <w:tc>
          <w:tcPr>
            <w:tcW w:w="0" w:type="auto"/>
            <w:hideMark/>
          </w:tcPr>
          <w:p w14:paraId="1C8AEEBB"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0.61</w:t>
            </w:r>
          </w:p>
        </w:tc>
      </w:tr>
      <w:tr w:rsidR="00E96F36" w:rsidRPr="00756E06" w14:paraId="2A484F6E" w14:textId="77777777" w:rsidTr="00E96F36">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144D7C9C" w14:textId="4453C505"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7BB21CB3" w14:textId="1CF8984D"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7B03E96C"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TAP2</w:t>
            </w:r>
          </w:p>
        </w:tc>
        <w:tc>
          <w:tcPr>
            <w:tcW w:w="0" w:type="auto"/>
            <w:hideMark/>
          </w:tcPr>
          <w:p w14:paraId="601ED1BD"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756E06">
              <w:rPr>
                <w:rFonts w:ascii="Times New Roman" w:hAnsi="Times New Roman" w:cs="Times New Roman"/>
              </w:rPr>
              <w:t>Ongoing</w:t>
            </w:r>
            <w:proofErr w:type="spellEnd"/>
          </w:p>
        </w:tc>
        <w:tc>
          <w:tcPr>
            <w:tcW w:w="0" w:type="auto"/>
            <w:hideMark/>
          </w:tcPr>
          <w:p w14:paraId="19612318"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756E06">
              <w:rPr>
                <w:rFonts w:ascii="Times New Roman" w:hAnsi="Times New Roman" w:cs="Times New Roman"/>
              </w:rPr>
              <w:t>Failure</w:t>
            </w:r>
            <w:proofErr w:type="spellEnd"/>
          </w:p>
        </w:tc>
        <w:tc>
          <w:tcPr>
            <w:tcW w:w="0" w:type="auto"/>
            <w:hideMark/>
          </w:tcPr>
          <w:p w14:paraId="3E8C049E"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0.1266150558</w:t>
            </w:r>
          </w:p>
        </w:tc>
        <w:tc>
          <w:tcPr>
            <w:tcW w:w="0" w:type="auto"/>
            <w:hideMark/>
          </w:tcPr>
          <w:p w14:paraId="1C9A0462"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0.6147052853</w:t>
            </w:r>
          </w:p>
        </w:tc>
        <w:tc>
          <w:tcPr>
            <w:tcW w:w="0" w:type="auto"/>
            <w:hideMark/>
          </w:tcPr>
          <w:p w14:paraId="5BA6D50E"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0.61</w:t>
            </w:r>
          </w:p>
        </w:tc>
      </w:tr>
      <w:tr w:rsidR="00E96F36" w:rsidRPr="00756E06" w14:paraId="2FAF1AF3" w14:textId="77777777" w:rsidTr="00E96F3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331C0488" w14:textId="5CBA36CB"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54E69984" w14:textId="07F78C3B"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2D9C3B11"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TAPBP</w:t>
            </w:r>
          </w:p>
        </w:tc>
        <w:tc>
          <w:tcPr>
            <w:tcW w:w="0" w:type="auto"/>
            <w:hideMark/>
          </w:tcPr>
          <w:p w14:paraId="5D92B40B"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756E06">
              <w:rPr>
                <w:rFonts w:ascii="Times New Roman" w:hAnsi="Times New Roman" w:cs="Times New Roman"/>
              </w:rPr>
              <w:t>Ongoing</w:t>
            </w:r>
            <w:proofErr w:type="spellEnd"/>
          </w:p>
        </w:tc>
        <w:tc>
          <w:tcPr>
            <w:tcW w:w="0" w:type="auto"/>
            <w:hideMark/>
          </w:tcPr>
          <w:p w14:paraId="60120507"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756E06">
              <w:rPr>
                <w:rFonts w:ascii="Times New Roman" w:hAnsi="Times New Roman" w:cs="Times New Roman"/>
              </w:rPr>
              <w:t>Failure</w:t>
            </w:r>
            <w:proofErr w:type="spellEnd"/>
          </w:p>
        </w:tc>
        <w:tc>
          <w:tcPr>
            <w:tcW w:w="0" w:type="auto"/>
            <w:hideMark/>
          </w:tcPr>
          <w:p w14:paraId="2E57C120"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0.3909839851</w:t>
            </w:r>
          </w:p>
        </w:tc>
        <w:tc>
          <w:tcPr>
            <w:tcW w:w="0" w:type="auto"/>
            <w:hideMark/>
          </w:tcPr>
          <w:p w14:paraId="7798AB75"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0.6516399752</w:t>
            </w:r>
          </w:p>
        </w:tc>
        <w:tc>
          <w:tcPr>
            <w:tcW w:w="0" w:type="auto"/>
            <w:hideMark/>
          </w:tcPr>
          <w:p w14:paraId="36F6A89B"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0.65</w:t>
            </w:r>
          </w:p>
        </w:tc>
      </w:tr>
      <w:tr w:rsidR="00E96F36" w:rsidRPr="00756E06" w14:paraId="74CF9BC7" w14:textId="77777777" w:rsidTr="00E96F36">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6BA9B18B" w14:textId="6ED4EBC0"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680D1675" w14:textId="3ECB6722"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5923752C"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PSMB8</w:t>
            </w:r>
          </w:p>
        </w:tc>
        <w:tc>
          <w:tcPr>
            <w:tcW w:w="0" w:type="auto"/>
            <w:hideMark/>
          </w:tcPr>
          <w:p w14:paraId="4052FDB0"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756E06">
              <w:rPr>
                <w:rFonts w:ascii="Times New Roman" w:hAnsi="Times New Roman" w:cs="Times New Roman"/>
              </w:rPr>
              <w:t>Ongoing</w:t>
            </w:r>
            <w:proofErr w:type="spellEnd"/>
          </w:p>
        </w:tc>
        <w:tc>
          <w:tcPr>
            <w:tcW w:w="0" w:type="auto"/>
            <w:hideMark/>
          </w:tcPr>
          <w:p w14:paraId="4ADB2792"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756E06">
              <w:rPr>
                <w:rFonts w:ascii="Times New Roman" w:hAnsi="Times New Roman" w:cs="Times New Roman"/>
              </w:rPr>
              <w:t>Failure</w:t>
            </w:r>
            <w:proofErr w:type="spellEnd"/>
          </w:p>
        </w:tc>
        <w:tc>
          <w:tcPr>
            <w:tcW w:w="0" w:type="auto"/>
            <w:hideMark/>
          </w:tcPr>
          <w:p w14:paraId="5489F5B0"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0.7033887869</w:t>
            </w:r>
          </w:p>
        </w:tc>
        <w:tc>
          <w:tcPr>
            <w:tcW w:w="0" w:type="auto"/>
            <w:hideMark/>
          </w:tcPr>
          <w:p w14:paraId="4BA33F1F"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0.8273888855</w:t>
            </w:r>
          </w:p>
        </w:tc>
        <w:tc>
          <w:tcPr>
            <w:tcW w:w="0" w:type="auto"/>
            <w:hideMark/>
          </w:tcPr>
          <w:p w14:paraId="50B96E77"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0.83</w:t>
            </w:r>
          </w:p>
        </w:tc>
      </w:tr>
      <w:tr w:rsidR="00E96F36" w:rsidRPr="00756E06" w14:paraId="313F732D" w14:textId="77777777" w:rsidTr="00E96F3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5B98053F" w14:textId="79651510"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720E27B6" w14:textId="1C4069EE"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24166B8D"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PSMB9</w:t>
            </w:r>
          </w:p>
        </w:tc>
        <w:tc>
          <w:tcPr>
            <w:tcW w:w="0" w:type="auto"/>
            <w:hideMark/>
          </w:tcPr>
          <w:p w14:paraId="0B28D293"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756E06">
              <w:rPr>
                <w:rFonts w:ascii="Times New Roman" w:hAnsi="Times New Roman" w:cs="Times New Roman"/>
              </w:rPr>
              <w:t>Ongoing</w:t>
            </w:r>
            <w:proofErr w:type="spellEnd"/>
          </w:p>
        </w:tc>
        <w:tc>
          <w:tcPr>
            <w:tcW w:w="0" w:type="auto"/>
            <w:hideMark/>
          </w:tcPr>
          <w:p w14:paraId="3822F66B"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756E06">
              <w:rPr>
                <w:rFonts w:ascii="Times New Roman" w:hAnsi="Times New Roman" w:cs="Times New Roman"/>
              </w:rPr>
              <w:t>Failure</w:t>
            </w:r>
            <w:proofErr w:type="spellEnd"/>
          </w:p>
        </w:tc>
        <w:tc>
          <w:tcPr>
            <w:tcW w:w="0" w:type="auto"/>
            <w:hideMark/>
          </w:tcPr>
          <w:p w14:paraId="3054365F"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0.6041998353</w:t>
            </w:r>
          </w:p>
        </w:tc>
        <w:tc>
          <w:tcPr>
            <w:tcW w:w="0" w:type="auto"/>
            <w:hideMark/>
          </w:tcPr>
          <w:p w14:paraId="29B6A9A3"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0.8273888855</w:t>
            </w:r>
          </w:p>
        </w:tc>
        <w:tc>
          <w:tcPr>
            <w:tcW w:w="0" w:type="auto"/>
            <w:hideMark/>
          </w:tcPr>
          <w:p w14:paraId="5F96A4DC"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0.83</w:t>
            </w:r>
          </w:p>
        </w:tc>
      </w:tr>
      <w:tr w:rsidR="00E96F36" w:rsidRPr="00756E06" w14:paraId="0DCFC5FE" w14:textId="77777777" w:rsidTr="00E96F36">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6A32445C" w14:textId="35E611CE"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25757469" w14:textId="6E2C9C7C"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25FFA4B5"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PSMB10</w:t>
            </w:r>
          </w:p>
        </w:tc>
        <w:tc>
          <w:tcPr>
            <w:tcW w:w="0" w:type="auto"/>
            <w:hideMark/>
          </w:tcPr>
          <w:p w14:paraId="5B5E6EF2"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756E06">
              <w:rPr>
                <w:rFonts w:ascii="Times New Roman" w:hAnsi="Times New Roman" w:cs="Times New Roman"/>
              </w:rPr>
              <w:t>Ongoing</w:t>
            </w:r>
            <w:proofErr w:type="spellEnd"/>
          </w:p>
        </w:tc>
        <w:tc>
          <w:tcPr>
            <w:tcW w:w="0" w:type="auto"/>
            <w:hideMark/>
          </w:tcPr>
          <w:p w14:paraId="50D326C9"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756E06">
              <w:rPr>
                <w:rFonts w:ascii="Times New Roman" w:hAnsi="Times New Roman" w:cs="Times New Roman"/>
              </w:rPr>
              <w:t>Failure</w:t>
            </w:r>
            <w:proofErr w:type="spellEnd"/>
          </w:p>
        </w:tc>
        <w:tc>
          <w:tcPr>
            <w:tcW w:w="0" w:type="auto"/>
            <w:hideMark/>
          </w:tcPr>
          <w:p w14:paraId="4F83C3F0"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0.6696536082</w:t>
            </w:r>
          </w:p>
        </w:tc>
        <w:tc>
          <w:tcPr>
            <w:tcW w:w="0" w:type="auto"/>
            <w:hideMark/>
          </w:tcPr>
          <w:p w14:paraId="0D009CA4"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0.8273888855</w:t>
            </w:r>
          </w:p>
        </w:tc>
        <w:tc>
          <w:tcPr>
            <w:tcW w:w="0" w:type="auto"/>
            <w:hideMark/>
          </w:tcPr>
          <w:p w14:paraId="6B85F9DF"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0.83</w:t>
            </w:r>
          </w:p>
        </w:tc>
      </w:tr>
      <w:tr w:rsidR="00E96F36" w:rsidRPr="00756E06" w14:paraId="7637CEEF" w14:textId="77777777" w:rsidTr="00E96F3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76EB5CFD" w14:textId="5645E393"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3E5B4D32" w14:textId="407C36C2"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4FAD5799"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NLRC5</w:t>
            </w:r>
          </w:p>
        </w:tc>
        <w:tc>
          <w:tcPr>
            <w:tcW w:w="0" w:type="auto"/>
            <w:hideMark/>
          </w:tcPr>
          <w:p w14:paraId="480659A7"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756E06">
              <w:rPr>
                <w:rFonts w:ascii="Times New Roman" w:hAnsi="Times New Roman" w:cs="Times New Roman"/>
              </w:rPr>
              <w:t>Ongoing</w:t>
            </w:r>
            <w:proofErr w:type="spellEnd"/>
          </w:p>
        </w:tc>
        <w:tc>
          <w:tcPr>
            <w:tcW w:w="0" w:type="auto"/>
            <w:hideMark/>
          </w:tcPr>
          <w:p w14:paraId="36AA4A0A"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756E06">
              <w:rPr>
                <w:rFonts w:ascii="Times New Roman" w:hAnsi="Times New Roman" w:cs="Times New Roman"/>
              </w:rPr>
              <w:t>Failure</w:t>
            </w:r>
            <w:proofErr w:type="spellEnd"/>
          </w:p>
        </w:tc>
        <w:tc>
          <w:tcPr>
            <w:tcW w:w="0" w:type="auto"/>
            <w:hideMark/>
          </w:tcPr>
          <w:p w14:paraId="3DE72A77"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0.5000949844</w:t>
            </w:r>
          </w:p>
        </w:tc>
        <w:tc>
          <w:tcPr>
            <w:tcW w:w="0" w:type="auto"/>
            <w:hideMark/>
          </w:tcPr>
          <w:p w14:paraId="6854DFFC"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0.7693768991</w:t>
            </w:r>
          </w:p>
        </w:tc>
        <w:tc>
          <w:tcPr>
            <w:tcW w:w="0" w:type="auto"/>
            <w:hideMark/>
          </w:tcPr>
          <w:p w14:paraId="1B21AEB3"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0.77</w:t>
            </w:r>
          </w:p>
        </w:tc>
      </w:tr>
      <w:tr w:rsidR="00E96F36" w:rsidRPr="00756E06" w14:paraId="388FFA6E" w14:textId="77777777" w:rsidTr="00E96F36">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560A92B8" w14:textId="52387324"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6EAB8C42" w14:textId="784D9819"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4630C400"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HLA-DRA</w:t>
            </w:r>
          </w:p>
        </w:tc>
        <w:tc>
          <w:tcPr>
            <w:tcW w:w="0" w:type="auto"/>
            <w:hideMark/>
          </w:tcPr>
          <w:p w14:paraId="57DC0FF0"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756E06">
              <w:rPr>
                <w:rFonts w:ascii="Times New Roman" w:hAnsi="Times New Roman" w:cs="Times New Roman"/>
              </w:rPr>
              <w:t>Ongoing</w:t>
            </w:r>
            <w:proofErr w:type="spellEnd"/>
          </w:p>
        </w:tc>
        <w:tc>
          <w:tcPr>
            <w:tcW w:w="0" w:type="auto"/>
            <w:hideMark/>
          </w:tcPr>
          <w:p w14:paraId="305C3F28"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756E06">
              <w:rPr>
                <w:rFonts w:ascii="Times New Roman" w:hAnsi="Times New Roman" w:cs="Times New Roman"/>
              </w:rPr>
              <w:t>Failure</w:t>
            </w:r>
            <w:proofErr w:type="spellEnd"/>
          </w:p>
        </w:tc>
        <w:tc>
          <w:tcPr>
            <w:tcW w:w="0" w:type="auto"/>
            <w:hideMark/>
          </w:tcPr>
          <w:p w14:paraId="5DEFBA9F"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0.3909839851</w:t>
            </w:r>
          </w:p>
        </w:tc>
        <w:tc>
          <w:tcPr>
            <w:tcW w:w="0" w:type="auto"/>
            <w:hideMark/>
          </w:tcPr>
          <w:p w14:paraId="50D73E7A"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0.6516399752</w:t>
            </w:r>
          </w:p>
        </w:tc>
        <w:tc>
          <w:tcPr>
            <w:tcW w:w="0" w:type="auto"/>
            <w:hideMark/>
          </w:tcPr>
          <w:p w14:paraId="6C84AA8E"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0.65</w:t>
            </w:r>
          </w:p>
        </w:tc>
      </w:tr>
      <w:tr w:rsidR="00E96F36" w:rsidRPr="00756E06" w14:paraId="09281A73" w14:textId="77777777" w:rsidTr="00E96F3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068716B8" w14:textId="5AA605C4"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077F52A2" w14:textId="53D0FF4D"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3A91D6C3"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HLA-DRB1</w:t>
            </w:r>
          </w:p>
        </w:tc>
        <w:tc>
          <w:tcPr>
            <w:tcW w:w="0" w:type="auto"/>
            <w:hideMark/>
          </w:tcPr>
          <w:p w14:paraId="07E8BC61"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756E06">
              <w:rPr>
                <w:rFonts w:ascii="Times New Roman" w:hAnsi="Times New Roman" w:cs="Times New Roman"/>
              </w:rPr>
              <w:t>Ongoing</w:t>
            </w:r>
            <w:proofErr w:type="spellEnd"/>
          </w:p>
        </w:tc>
        <w:tc>
          <w:tcPr>
            <w:tcW w:w="0" w:type="auto"/>
            <w:hideMark/>
          </w:tcPr>
          <w:p w14:paraId="068F77EF"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756E06">
              <w:rPr>
                <w:rFonts w:ascii="Times New Roman" w:hAnsi="Times New Roman" w:cs="Times New Roman"/>
              </w:rPr>
              <w:t>Failure</w:t>
            </w:r>
            <w:proofErr w:type="spellEnd"/>
          </w:p>
        </w:tc>
        <w:tc>
          <w:tcPr>
            <w:tcW w:w="0" w:type="auto"/>
            <w:hideMark/>
          </w:tcPr>
          <w:p w14:paraId="48F8C31F"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0.2649679363</w:t>
            </w:r>
          </w:p>
        </w:tc>
        <w:tc>
          <w:tcPr>
            <w:tcW w:w="0" w:type="auto"/>
            <w:hideMark/>
          </w:tcPr>
          <w:p w14:paraId="0A62580D"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0.6516399752</w:t>
            </w:r>
          </w:p>
        </w:tc>
        <w:tc>
          <w:tcPr>
            <w:tcW w:w="0" w:type="auto"/>
            <w:hideMark/>
          </w:tcPr>
          <w:p w14:paraId="79D8B1C0"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0.65</w:t>
            </w:r>
          </w:p>
        </w:tc>
      </w:tr>
      <w:tr w:rsidR="00E96F36" w:rsidRPr="00756E06" w14:paraId="67A53B27" w14:textId="77777777" w:rsidTr="00E96F36">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628B5F74" w14:textId="2E381A4E"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17D9CF64" w14:textId="13DF0F82"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19F5F889"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HLA-DRB5</w:t>
            </w:r>
          </w:p>
        </w:tc>
        <w:tc>
          <w:tcPr>
            <w:tcW w:w="0" w:type="auto"/>
            <w:hideMark/>
          </w:tcPr>
          <w:p w14:paraId="0C4C6502"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756E06">
              <w:rPr>
                <w:rFonts w:ascii="Times New Roman" w:hAnsi="Times New Roman" w:cs="Times New Roman"/>
              </w:rPr>
              <w:t>Ongoing</w:t>
            </w:r>
            <w:proofErr w:type="spellEnd"/>
          </w:p>
        </w:tc>
        <w:tc>
          <w:tcPr>
            <w:tcW w:w="0" w:type="auto"/>
            <w:hideMark/>
          </w:tcPr>
          <w:p w14:paraId="69CBAAE8"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756E06">
              <w:rPr>
                <w:rFonts w:ascii="Times New Roman" w:hAnsi="Times New Roman" w:cs="Times New Roman"/>
              </w:rPr>
              <w:t>Failure</w:t>
            </w:r>
            <w:proofErr w:type="spellEnd"/>
          </w:p>
        </w:tc>
        <w:tc>
          <w:tcPr>
            <w:tcW w:w="0" w:type="auto"/>
            <w:hideMark/>
          </w:tcPr>
          <w:p w14:paraId="4568746D"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0.2276352435</w:t>
            </w:r>
          </w:p>
        </w:tc>
        <w:tc>
          <w:tcPr>
            <w:tcW w:w="0" w:type="auto"/>
            <w:hideMark/>
          </w:tcPr>
          <w:p w14:paraId="534753E3"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0.6503864101</w:t>
            </w:r>
          </w:p>
        </w:tc>
        <w:tc>
          <w:tcPr>
            <w:tcW w:w="0" w:type="auto"/>
            <w:hideMark/>
          </w:tcPr>
          <w:p w14:paraId="726A0095"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0.65</w:t>
            </w:r>
          </w:p>
        </w:tc>
      </w:tr>
      <w:tr w:rsidR="00E96F36" w:rsidRPr="00756E06" w14:paraId="4832803D" w14:textId="77777777" w:rsidTr="00E96F3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48DB3E14" w14:textId="3955DD9B"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1DE96939" w14:textId="6F629C3B"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1E766F06"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HLA-DPA1</w:t>
            </w:r>
          </w:p>
        </w:tc>
        <w:tc>
          <w:tcPr>
            <w:tcW w:w="0" w:type="auto"/>
            <w:hideMark/>
          </w:tcPr>
          <w:p w14:paraId="408DFF50"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756E06">
              <w:rPr>
                <w:rFonts w:ascii="Times New Roman" w:hAnsi="Times New Roman" w:cs="Times New Roman"/>
              </w:rPr>
              <w:t>Ongoing</w:t>
            </w:r>
            <w:proofErr w:type="spellEnd"/>
          </w:p>
        </w:tc>
        <w:tc>
          <w:tcPr>
            <w:tcW w:w="0" w:type="auto"/>
            <w:hideMark/>
          </w:tcPr>
          <w:p w14:paraId="22887A81"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756E06">
              <w:rPr>
                <w:rFonts w:ascii="Times New Roman" w:hAnsi="Times New Roman" w:cs="Times New Roman"/>
              </w:rPr>
              <w:t>Failure</w:t>
            </w:r>
            <w:proofErr w:type="spellEnd"/>
          </w:p>
        </w:tc>
        <w:tc>
          <w:tcPr>
            <w:tcW w:w="0" w:type="auto"/>
            <w:hideMark/>
          </w:tcPr>
          <w:p w14:paraId="68D0638E"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0.9086958139</w:t>
            </w:r>
          </w:p>
        </w:tc>
        <w:tc>
          <w:tcPr>
            <w:tcW w:w="0" w:type="auto"/>
            <w:hideMark/>
          </w:tcPr>
          <w:p w14:paraId="1D881D5F"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0.9086958139</w:t>
            </w:r>
          </w:p>
        </w:tc>
        <w:tc>
          <w:tcPr>
            <w:tcW w:w="0" w:type="auto"/>
            <w:hideMark/>
          </w:tcPr>
          <w:p w14:paraId="09DB96BD"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0.91</w:t>
            </w:r>
          </w:p>
        </w:tc>
      </w:tr>
      <w:tr w:rsidR="00E96F36" w:rsidRPr="00756E06" w14:paraId="3759190C" w14:textId="77777777" w:rsidTr="00E96F36">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546E8B1C" w14:textId="2E2350C9"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2FDBA10B" w14:textId="35107181"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17BDDDBE"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HLA-DPB1</w:t>
            </w:r>
          </w:p>
        </w:tc>
        <w:tc>
          <w:tcPr>
            <w:tcW w:w="0" w:type="auto"/>
            <w:hideMark/>
          </w:tcPr>
          <w:p w14:paraId="69F08515"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756E06">
              <w:rPr>
                <w:rFonts w:ascii="Times New Roman" w:hAnsi="Times New Roman" w:cs="Times New Roman"/>
              </w:rPr>
              <w:t>Ongoing</w:t>
            </w:r>
            <w:proofErr w:type="spellEnd"/>
          </w:p>
        </w:tc>
        <w:tc>
          <w:tcPr>
            <w:tcW w:w="0" w:type="auto"/>
            <w:hideMark/>
          </w:tcPr>
          <w:p w14:paraId="4B2E6646"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756E06">
              <w:rPr>
                <w:rFonts w:ascii="Times New Roman" w:hAnsi="Times New Roman" w:cs="Times New Roman"/>
              </w:rPr>
              <w:t>Failure</w:t>
            </w:r>
            <w:proofErr w:type="spellEnd"/>
          </w:p>
        </w:tc>
        <w:tc>
          <w:tcPr>
            <w:tcW w:w="0" w:type="auto"/>
            <w:hideMark/>
          </w:tcPr>
          <w:p w14:paraId="4E1657A2"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0.7102091039</w:t>
            </w:r>
          </w:p>
        </w:tc>
        <w:tc>
          <w:tcPr>
            <w:tcW w:w="0" w:type="auto"/>
            <w:hideMark/>
          </w:tcPr>
          <w:p w14:paraId="4A2CB146"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0.8273888855</w:t>
            </w:r>
          </w:p>
        </w:tc>
        <w:tc>
          <w:tcPr>
            <w:tcW w:w="0" w:type="auto"/>
            <w:hideMark/>
          </w:tcPr>
          <w:p w14:paraId="2F99B8F3"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0.83</w:t>
            </w:r>
          </w:p>
        </w:tc>
      </w:tr>
      <w:tr w:rsidR="00E96F36" w:rsidRPr="00756E06" w14:paraId="27E80325" w14:textId="77777777" w:rsidTr="00E96F3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7022A1DF" w14:textId="1BDF01D1"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7BA8D0E8" w14:textId="52DF3542"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16635FE0"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HLA-DQA1</w:t>
            </w:r>
          </w:p>
        </w:tc>
        <w:tc>
          <w:tcPr>
            <w:tcW w:w="0" w:type="auto"/>
            <w:hideMark/>
          </w:tcPr>
          <w:p w14:paraId="7D61D722"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756E06">
              <w:rPr>
                <w:rFonts w:ascii="Times New Roman" w:hAnsi="Times New Roman" w:cs="Times New Roman"/>
              </w:rPr>
              <w:t>Ongoing</w:t>
            </w:r>
            <w:proofErr w:type="spellEnd"/>
          </w:p>
        </w:tc>
        <w:tc>
          <w:tcPr>
            <w:tcW w:w="0" w:type="auto"/>
            <w:hideMark/>
          </w:tcPr>
          <w:p w14:paraId="2D872D7C"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756E06">
              <w:rPr>
                <w:rFonts w:ascii="Times New Roman" w:hAnsi="Times New Roman" w:cs="Times New Roman"/>
              </w:rPr>
              <w:t>Failure</w:t>
            </w:r>
            <w:proofErr w:type="spellEnd"/>
          </w:p>
        </w:tc>
        <w:tc>
          <w:tcPr>
            <w:tcW w:w="0" w:type="auto"/>
            <w:hideMark/>
          </w:tcPr>
          <w:p w14:paraId="35E8CAE2"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0.744649997</w:t>
            </w:r>
          </w:p>
        </w:tc>
        <w:tc>
          <w:tcPr>
            <w:tcW w:w="0" w:type="auto"/>
            <w:hideMark/>
          </w:tcPr>
          <w:p w14:paraId="3EBC1BF7"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0.8273888855</w:t>
            </w:r>
          </w:p>
        </w:tc>
        <w:tc>
          <w:tcPr>
            <w:tcW w:w="0" w:type="auto"/>
            <w:hideMark/>
          </w:tcPr>
          <w:p w14:paraId="5189A0BB"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0.83</w:t>
            </w:r>
          </w:p>
        </w:tc>
      </w:tr>
      <w:tr w:rsidR="00E96F36" w:rsidRPr="00756E06" w14:paraId="1FE8B9C1" w14:textId="77777777" w:rsidTr="00E96F36">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0ACD7AC9" w14:textId="55557DC0"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07EC2A6B" w14:textId="580B052F"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0A240398"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HLA-DQB1</w:t>
            </w:r>
          </w:p>
        </w:tc>
        <w:tc>
          <w:tcPr>
            <w:tcW w:w="0" w:type="auto"/>
            <w:hideMark/>
          </w:tcPr>
          <w:p w14:paraId="22AAA4F4"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756E06">
              <w:rPr>
                <w:rFonts w:ascii="Times New Roman" w:hAnsi="Times New Roman" w:cs="Times New Roman"/>
              </w:rPr>
              <w:t>Ongoing</w:t>
            </w:r>
            <w:proofErr w:type="spellEnd"/>
          </w:p>
        </w:tc>
        <w:tc>
          <w:tcPr>
            <w:tcW w:w="0" w:type="auto"/>
            <w:hideMark/>
          </w:tcPr>
          <w:p w14:paraId="0786EA1A"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756E06">
              <w:rPr>
                <w:rFonts w:ascii="Times New Roman" w:hAnsi="Times New Roman" w:cs="Times New Roman"/>
              </w:rPr>
              <w:t>Failure</w:t>
            </w:r>
            <w:proofErr w:type="spellEnd"/>
          </w:p>
        </w:tc>
        <w:tc>
          <w:tcPr>
            <w:tcW w:w="0" w:type="auto"/>
            <w:hideMark/>
          </w:tcPr>
          <w:p w14:paraId="5DCFA988"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0.8079050805</w:t>
            </w:r>
          </w:p>
        </w:tc>
        <w:tc>
          <w:tcPr>
            <w:tcW w:w="0" w:type="auto"/>
            <w:hideMark/>
          </w:tcPr>
          <w:p w14:paraId="02A7A831"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0.8504264005</w:t>
            </w:r>
          </w:p>
        </w:tc>
        <w:tc>
          <w:tcPr>
            <w:tcW w:w="0" w:type="auto"/>
            <w:hideMark/>
          </w:tcPr>
          <w:p w14:paraId="74EC14D9"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0.85</w:t>
            </w:r>
          </w:p>
        </w:tc>
      </w:tr>
      <w:tr w:rsidR="00E96F36" w:rsidRPr="00756E06" w14:paraId="308F02D7" w14:textId="77777777" w:rsidTr="00E96F3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3E2AE154" w14:textId="4BC60BE3"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0E13208C" w14:textId="39D2BE9B"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0ED443D9"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HLA-E</w:t>
            </w:r>
          </w:p>
        </w:tc>
        <w:tc>
          <w:tcPr>
            <w:tcW w:w="0" w:type="auto"/>
            <w:hideMark/>
          </w:tcPr>
          <w:p w14:paraId="003B9D06"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756E06">
              <w:rPr>
                <w:rFonts w:ascii="Times New Roman" w:hAnsi="Times New Roman" w:cs="Times New Roman"/>
              </w:rPr>
              <w:t>Ongoing</w:t>
            </w:r>
            <w:proofErr w:type="spellEnd"/>
          </w:p>
        </w:tc>
        <w:tc>
          <w:tcPr>
            <w:tcW w:w="0" w:type="auto"/>
            <w:hideMark/>
          </w:tcPr>
          <w:p w14:paraId="0A03A3B5"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756E06">
              <w:rPr>
                <w:rFonts w:ascii="Times New Roman" w:hAnsi="Times New Roman" w:cs="Times New Roman"/>
              </w:rPr>
              <w:t>Failure</w:t>
            </w:r>
            <w:proofErr w:type="spellEnd"/>
          </w:p>
        </w:tc>
        <w:tc>
          <w:tcPr>
            <w:tcW w:w="0" w:type="auto"/>
            <w:hideMark/>
          </w:tcPr>
          <w:p w14:paraId="48AC16E5"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0.347009064</w:t>
            </w:r>
          </w:p>
        </w:tc>
        <w:tc>
          <w:tcPr>
            <w:tcW w:w="0" w:type="auto"/>
            <w:hideMark/>
          </w:tcPr>
          <w:p w14:paraId="0CF723A1"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0.6516399752</w:t>
            </w:r>
          </w:p>
        </w:tc>
        <w:tc>
          <w:tcPr>
            <w:tcW w:w="0" w:type="auto"/>
            <w:hideMark/>
          </w:tcPr>
          <w:p w14:paraId="001E96E2"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0.65</w:t>
            </w:r>
          </w:p>
        </w:tc>
      </w:tr>
      <w:tr w:rsidR="00E96F36" w:rsidRPr="00756E06" w14:paraId="1A785876" w14:textId="77777777" w:rsidTr="00E96F36">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796CC86C" w14:textId="07C2D4D7"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5D51C90D" w14:textId="64E714AD"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259ACE44"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HLA-F</w:t>
            </w:r>
          </w:p>
        </w:tc>
        <w:tc>
          <w:tcPr>
            <w:tcW w:w="0" w:type="auto"/>
            <w:hideMark/>
          </w:tcPr>
          <w:p w14:paraId="3EE7D8AD"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756E06">
              <w:rPr>
                <w:rFonts w:ascii="Times New Roman" w:hAnsi="Times New Roman" w:cs="Times New Roman"/>
              </w:rPr>
              <w:t>Ongoing</w:t>
            </w:r>
            <w:proofErr w:type="spellEnd"/>
          </w:p>
        </w:tc>
        <w:tc>
          <w:tcPr>
            <w:tcW w:w="0" w:type="auto"/>
            <w:hideMark/>
          </w:tcPr>
          <w:p w14:paraId="5F7033BF"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756E06">
              <w:rPr>
                <w:rFonts w:ascii="Times New Roman" w:hAnsi="Times New Roman" w:cs="Times New Roman"/>
              </w:rPr>
              <w:t>Failure</w:t>
            </w:r>
            <w:proofErr w:type="spellEnd"/>
          </w:p>
        </w:tc>
        <w:tc>
          <w:tcPr>
            <w:tcW w:w="0" w:type="auto"/>
            <w:hideMark/>
          </w:tcPr>
          <w:p w14:paraId="6E7E0A7D"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0.2172040643</w:t>
            </w:r>
          </w:p>
        </w:tc>
        <w:tc>
          <w:tcPr>
            <w:tcW w:w="0" w:type="auto"/>
            <w:hideMark/>
          </w:tcPr>
          <w:p w14:paraId="74655106"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0.6503864101</w:t>
            </w:r>
          </w:p>
        </w:tc>
        <w:tc>
          <w:tcPr>
            <w:tcW w:w="0" w:type="auto"/>
            <w:hideMark/>
          </w:tcPr>
          <w:p w14:paraId="6DE23782"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0.65</w:t>
            </w:r>
          </w:p>
        </w:tc>
      </w:tr>
      <w:tr w:rsidR="00E96F36" w:rsidRPr="00756E06" w14:paraId="0DED0E46" w14:textId="77777777" w:rsidTr="00E96F3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val="restart"/>
            <w:tcBorders>
              <w:top w:val="single" w:sz="4" w:space="0" w:color="auto"/>
              <w:bottom w:val="single" w:sz="4" w:space="0" w:color="auto"/>
            </w:tcBorders>
            <w:vAlign w:val="center"/>
            <w:hideMark/>
          </w:tcPr>
          <w:p w14:paraId="15E65F71" w14:textId="77777777" w:rsidR="00E96F36" w:rsidRPr="00756E06" w:rsidRDefault="00E96F36" w:rsidP="00D81832">
            <w:pPr>
              <w:jc w:val="center"/>
              <w:rPr>
                <w:rFonts w:ascii="Times New Roman" w:hAnsi="Times New Roman" w:cs="Times New Roman"/>
              </w:rPr>
            </w:pPr>
            <w:r w:rsidRPr="00756E06">
              <w:rPr>
                <w:rFonts w:ascii="Times New Roman" w:hAnsi="Times New Roman" w:cs="Times New Roman"/>
              </w:rPr>
              <w:t>ZUMA-1 (Baseline)</w:t>
            </w:r>
          </w:p>
        </w:tc>
        <w:tc>
          <w:tcPr>
            <w:tcW w:w="0" w:type="auto"/>
            <w:vMerge w:val="restart"/>
            <w:tcBorders>
              <w:top w:val="single" w:sz="4" w:space="0" w:color="auto"/>
              <w:bottom w:val="single" w:sz="4" w:space="0" w:color="auto"/>
            </w:tcBorders>
            <w:vAlign w:val="center"/>
            <w:hideMark/>
          </w:tcPr>
          <w:p w14:paraId="41E82AD9" w14:textId="77777777" w:rsidR="00E96F36" w:rsidRPr="00756E06" w:rsidRDefault="00E96F36" w:rsidP="00D8183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HLA</w:t>
            </w:r>
          </w:p>
        </w:tc>
        <w:tc>
          <w:tcPr>
            <w:tcW w:w="0" w:type="auto"/>
            <w:hideMark/>
          </w:tcPr>
          <w:p w14:paraId="02C09489"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HLA-A</w:t>
            </w:r>
          </w:p>
        </w:tc>
        <w:tc>
          <w:tcPr>
            <w:tcW w:w="0" w:type="auto"/>
            <w:hideMark/>
          </w:tcPr>
          <w:p w14:paraId="310F0D1C"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CR</w:t>
            </w:r>
          </w:p>
        </w:tc>
        <w:tc>
          <w:tcPr>
            <w:tcW w:w="0" w:type="auto"/>
            <w:hideMark/>
          </w:tcPr>
          <w:p w14:paraId="2976ADA3"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Non-CR</w:t>
            </w:r>
          </w:p>
        </w:tc>
        <w:tc>
          <w:tcPr>
            <w:tcW w:w="0" w:type="auto"/>
            <w:hideMark/>
          </w:tcPr>
          <w:p w14:paraId="48F0151D"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0.3901535746</w:t>
            </w:r>
          </w:p>
        </w:tc>
        <w:tc>
          <w:tcPr>
            <w:tcW w:w="0" w:type="auto"/>
            <w:hideMark/>
          </w:tcPr>
          <w:p w14:paraId="3D66DDA4"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0.7913846074</w:t>
            </w:r>
          </w:p>
        </w:tc>
        <w:tc>
          <w:tcPr>
            <w:tcW w:w="0" w:type="auto"/>
            <w:hideMark/>
          </w:tcPr>
          <w:p w14:paraId="2E51A9D5"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0.79</w:t>
            </w:r>
          </w:p>
        </w:tc>
      </w:tr>
      <w:tr w:rsidR="00E96F36" w:rsidRPr="00756E06" w14:paraId="73AE32AE" w14:textId="77777777" w:rsidTr="00E96F36">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5A494841" w14:textId="30B4C667"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4865C1A0" w14:textId="4BFD372F"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02C1F311"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HLA-B</w:t>
            </w:r>
          </w:p>
        </w:tc>
        <w:tc>
          <w:tcPr>
            <w:tcW w:w="0" w:type="auto"/>
            <w:hideMark/>
          </w:tcPr>
          <w:p w14:paraId="659681C7"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CR</w:t>
            </w:r>
          </w:p>
        </w:tc>
        <w:tc>
          <w:tcPr>
            <w:tcW w:w="0" w:type="auto"/>
            <w:hideMark/>
          </w:tcPr>
          <w:p w14:paraId="59FDAEBF"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Non-CR</w:t>
            </w:r>
          </w:p>
        </w:tc>
        <w:tc>
          <w:tcPr>
            <w:tcW w:w="0" w:type="auto"/>
            <w:hideMark/>
          </w:tcPr>
          <w:p w14:paraId="7425C51A"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0.1988162762</w:t>
            </w:r>
          </w:p>
        </w:tc>
        <w:tc>
          <w:tcPr>
            <w:tcW w:w="0" w:type="auto"/>
            <w:hideMark/>
          </w:tcPr>
          <w:p w14:paraId="68076FFA"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0.7555018495</w:t>
            </w:r>
          </w:p>
        </w:tc>
        <w:tc>
          <w:tcPr>
            <w:tcW w:w="0" w:type="auto"/>
            <w:hideMark/>
          </w:tcPr>
          <w:p w14:paraId="005FBBA4"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0.76</w:t>
            </w:r>
          </w:p>
        </w:tc>
      </w:tr>
      <w:tr w:rsidR="00E96F36" w:rsidRPr="00756E06" w14:paraId="220A7957" w14:textId="77777777" w:rsidTr="00E96F3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7CDB2E93" w14:textId="222C2D85"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7F96C53E" w14:textId="4C3ADA12"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5619E7DD"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HLA-C</w:t>
            </w:r>
          </w:p>
        </w:tc>
        <w:tc>
          <w:tcPr>
            <w:tcW w:w="0" w:type="auto"/>
            <w:hideMark/>
          </w:tcPr>
          <w:p w14:paraId="3AE0EB5E"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CR</w:t>
            </w:r>
          </w:p>
        </w:tc>
        <w:tc>
          <w:tcPr>
            <w:tcW w:w="0" w:type="auto"/>
            <w:hideMark/>
          </w:tcPr>
          <w:p w14:paraId="61B24612"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Non-CR</w:t>
            </w:r>
          </w:p>
        </w:tc>
        <w:tc>
          <w:tcPr>
            <w:tcW w:w="0" w:type="auto"/>
            <w:hideMark/>
          </w:tcPr>
          <w:p w14:paraId="0F3700FA"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0.6940491792</w:t>
            </w:r>
          </w:p>
        </w:tc>
        <w:tc>
          <w:tcPr>
            <w:tcW w:w="0" w:type="auto"/>
            <w:hideMark/>
          </w:tcPr>
          <w:p w14:paraId="4C2D2187"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0.9068378648</w:t>
            </w:r>
          </w:p>
        </w:tc>
        <w:tc>
          <w:tcPr>
            <w:tcW w:w="0" w:type="auto"/>
            <w:hideMark/>
          </w:tcPr>
          <w:p w14:paraId="7A6C2669"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0.91</w:t>
            </w:r>
          </w:p>
        </w:tc>
      </w:tr>
      <w:tr w:rsidR="00E96F36" w:rsidRPr="00756E06" w14:paraId="3D999877" w14:textId="77777777" w:rsidTr="00E96F36">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06DDC75D" w14:textId="13DB0177"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0535FC93" w14:textId="08CCAFC5"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03275951"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TAP1</w:t>
            </w:r>
          </w:p>
        </w:tc>
        <w:tc>
          <w:tcPr>
            <w:tcW w:w="0" w:type="auto"/>
            <w:hideMark/>
          </w:tcPr>
          <w:p w14:paraId="179A1799"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CR</w:t>
            </w:r>
          </w:p>
        </w:tc>
        <w:tc>
          <w:tcPr>
            <w:tcW w:w="0" w:type="auto"/>
            <w:hideMark/>
          </w:tcPr>
          <w:p w14:paraId="0D8811A5"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Non-CR</w:t>
            </w:r>
          </w:p>
        </w:tc>
        <w:tc>
          <w:tcPr>
            <w:tcW w:w="0" w:type="auto"/>
            <w:hideMark/>
          </w:tcPr>
          <w:p w14:paraId="38198EE1"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0.5624921805</w:t>
            </w:r>
          </w:p>
        </w:tc>
        <w:tc>
          <w:tcPr>
            <w:tcW w:w="0" w:type="auto"/>
            <w:hideMark/>
          </w:tcPr>
          <w:p w14:paraId="478B2075"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0.9068378648</w:t>
            </w:r>
          </w:p>
        </w:tc>
        <w:tc>
          <w:tcPr>
            <w:tcW w:w="0" w:type="auto"/>
            <w:hideMark/>
          </w:tcPr>
          <w:p w14:paraId="3F6916B9"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0.91</w:t>
            </w:r>
          </w:p>
        </w:tc>
      </w:tr>
      <w:tr w:rsidR="00E96F36" w:rsidRPr="00756E06" w14:paraId="7EC03A78" w14:textId="77777777" w:rsidTr="00E96F3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487ADE3A" w14:textId="53D3E3E8"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2CAC3E79" w14:textId="2F7FDA21"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66E574E8"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TAP2</w:t>
            </w:r>
          </w:p>
        </w:tc>
        <w:tc>
          <w:tcPr>
            <w:tcW w:w="0" w:type="auto"/>
            <w:hideMark/>
          </w:tcPr>
          <w:p w14:paraId="0BC2D707"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CR</w:t>
            </w:r>
          </w:p>
        </w:tc>
        <w:tc>
          <w:tcPr>
            <w:tcW w:w="0" w:type="auto"/>
            <w:hideMark/>
          </w:tcPr>
          <w:p w14:paraId="4CBFECDA"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Non-CR</w:t>
            </w:r>
          </w:p>
        </w:tc>
        <w:tc>
          <w:tcPr>
            <w:tcW w:w="0" w:type="auto"/>
            <w:hideMark/>
          </w:tcPr>
          <w:p w14:paraId="79EE41B5"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0.1673796468</w:t>
            </w:r>
          </w:p>
        </w:tc>
        <w:tc>
          <w:tcPr>
            <w:tcW w:w="0" w:type="auto"/>
            <w:hideMark/>
          </w:tcPr>
          <w:p w14:paraId="445BA6C7"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0.7555018495</w:t>
            </w:r>
          </w:p>
        </w:tc>
        <w:tc>
          <w:tcPr>
            <w:tcW w:w="0" w:type="auto"/>
            <w:hideMark/>
          </w:tcPr>
          <w:p w14:paraId="0B19FB09"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0.76</w:t>
            </w:r>
          </w:p>
        </w:tc>
      </w:tr>
      <w:tr w:rsidR="00E96F36" w:rsidRPr="00756E06" w14:paraId="0D01D927" w14:textId="77777777" w:rsidTr="00E96F36">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2F900242" w14:textId="02DB2589"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42B370C6" w14:textId="56DFFB5B"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78FA2AC0"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TAPBP</w:t>
            </w:r>
          </w:p>
        </w:tc>
        <w:tc>
          <w:tcPr>
            <w:tcW w:w="0" w:type="auto"/>
            <w:hideMark/>
          </w:tcPr>
          <w:p w14:paraId="30470B40"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CR</w:t>
            </w:r>
          </w:p>
        </w:tc>
        <w:tc>
          <w:tcPr>
            <w:tcW w:w="0" w:type="auto"/>
            <w:hideMark/>
          </w:tcPr>
          <w:p w14:paraId="308767B3"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Non-CR</w:t>
            </w:r>
          </w:p>
        </w:tc>
        <w:tc>
          <w:tcPr>
            <w:tcW w:w="0" w:type="auto"/>
            <w:hideMark/>
          </w:tcPr>
          <w:p w14:paraId="55A20283"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0.3171323429</w:t>
            </w:r>
          </w:p>
        </w:tc>
        <w:tc>
          <w:tcPr>
            <w:tcW w:w="0" w:type="auto"/>
            <w:hideMark/>
          </w:tcPr>
          <w:p w14:paraId="4347362E"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0.7913846074</w:t>
            </w:r>
          </w:p>
        </w:tc>
        <w:tc>
          <w:tcPr>
            <w:tcW w:w="0" w:type="auto"/>
            <w:hideMark/>
          </w:tcPr>
          <w:p w14:paraId="1DF64D58"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0.79</w:t>
            </w:r>
          </w:p>
        </w:tc>
      </w:tr>
      <w:tr w:rsidR="00E96F36" w:rsidRPr="00756E06" w14:paraId="2989836C" w14:textId="77777777" w:rsidTr="00E96F3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1AF458C7" w14:textId="2C3B9B9D"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2AFE9932" w14:textId="69BAA3F4"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0447D0E9"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PSMB8</w:t>
            </w:r>
          </w:p>
        </w:tc>
        <w:tc>
          <w:tcPr>
            <w:tcW w:w="0" w:type="auto"/>
            <w:hideMark/>
          </w:tcPr>
          <w:p w14:paraId="52262188"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CR</w:t>
            </w:r>
          </w:p>
        </w:tc>
        <w:tc>
          <w:tcPr>
            <w:tcW w:w="0" w:type="auto"/>
            <w:hideMark/>
          </w:tcPr>
          <w:p w14:paraId="1BE142AA"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Non-CR</w:t>
            </w:r>
          </w:p>
        </w:tc>
        <w:tc>
          <w:tcPr>
            <w:tcW w:w="0" w:type="auto"/>
            <w:hideMark/>
          </w:tcPr>
          <w:p w14:paraId="2BC72895"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0.7636529388</w:t>
            </w:r>
          </w:p>
        </w:tc>
        <w:tc>
          <w:tcPr>
            <w:tcW w:w="0" w:type="auto"/>
            <w:hideMark/>
          </w:tcPr>
          <w:p w14:paraId="126CB825"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0.9068378648</w:t>
            </w:r>
          </w:p>
        </w:tc>
        <w:tc>
          <w:tcPr>
            <w:tcW w:w="0" w:type="auto"/>
            <w:hideMark/>
          </w:tcPr>
          <w:p w14:paraId="6FE11903"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0.91</w:t>
            </w:r>
          </w:p>
        </w:tc>
      </w:tr>
      <w:tr w:rsidR="00E96F36" w:rsidRPr="00756E06" w14:paraId="7EE29A31" w14:textId="77777777" w:rsidTr="00E96F36">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1B839F7A" w14:textId="05CD9B46"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2389CB9C" w14:textId="3830B5F0"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7854F3AA"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PSMB9</w:t>
            </w:r>
          </w:p>
        </w:tc>
        <w:tc>
          <w:tcPr>
            <w:tcW w:w="0" w:type="auto"/>
            <w:hideMark/>
          </w:tcPr>
          <w:p w14:paraId="6E14B259"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CR</w:t>
            </w:r>
          </w:p>
        </w:tc>
        <w:tc>
          <w:tcPr>
            <w:tcW w:w="0" w:type="auto"/>
            <w:hideMark/>
          </w:tcPr>
          <w:p w14:paraId="2B0AE842"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Non-CR</w:t>
            </w:r>
          </w:p>
        </w:tc>
        <w:tc>
          <w:tcPr>
            <w:tcW w:w="0" w:type="auto"/>
            <w:hideMark/>
          </w:tcPr>
          <w:p w14:paraId="5C7D036B"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0.9815559753</w:t>
            </w:r>
          </w:p>
        </w:tc>
        <w:tc>
          <w:tcPr>
            <w:tcW w:w="0" w:type="auto"/>
            <w:hideMark/>
          </w:tcPr>
          <w:p w14:paraId="42F8F8BC"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0.9815559753</w:t>
            </w:r>
          </w:p>
        </w:tc>
        <w:tc>
          <w:tcPr>
            <w:tcW w:w="0" w:type="auto"/>
            <w:hideMark/>
          </w:tcPr>
          <w:p w14:paraId="646B2E78"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0.98</w:t>
            </w:r>
          </w:p>
        </w:tc>
      </w:tr>
      <w:tr w:rsidR="00E96F36" w:rsidRPr="00756E06" w14:paraId="5AAC8006" w14:textId="77777777" w:rsidTr="00E96F3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56423985" w14:textId="3BCA909D"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45A57690" w14:textId="3FC07A0D"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77C24495"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PSMB10</w:t>
            </w:r>
          </w:p>
        </w:tc>
        <w:tc>
          <w:tcPr>
            <w:tcW w:w="0" w:type="auto"/>
            <w:hideMark/>
          </w:tcPr>
          <w:p w14:paraId="72CDF2E6"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CR</w:t>
            </w:r>
          </w:p>
        </w:tc>
        <w:tc>
          <w:tcPr>
            <w:tcW w:w="0" w:type="auto"/>
            <w:hideMark/>
          </w:tcPr>
          <w:p w14:paraId="61EC5B9C"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Non-CR</w:t>
            </w:r>
          </w:p>
        </w:tc>
        <w:tc>
          <w:tcPr>
            <w:tcW w:w="0" w:type="auto"/>
            <w:hideMark/>
          </w:tcPr>
          <w:p w14:paraId="43836BD4"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0.7285843592</w:t>
            </w:r>
          </w:p>
        </w:tc>
        <w:tc>
          <w:tcPr>
            <w:tcW w:w="0" w:type="auto"/>
            <w:hideMark/>
          </w:tcPr>
          <w:p w14:paraId="23CC7D08"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0.9068378648</w:t>
            </w:r>
          </w:p>
        </w:tc>
        <w:tc>
          <w:tcPr>
            <w:tcW w:w="0" w:type="auto"/>
            <w:hideMark/>
          </w:tcPr>
          <w:p w14:paraId="76E56DA6"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0.91</w:t>
            </w:r>
          </w:p>
        </w:tc>
      </w:tr>
      <w:tr w:rsidR="00E96F36" w:rsidRPr="00756E06" w14:paraId="0C497251" w14:textId="77777777" w:rsidTr="00E96F36">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26B856CC" w14:textId="651ABC1D"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08E6AA2D" w14:textId="56171199"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141B4090"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NLRC5</w:t>
            </w:r>
          </w:p>
        </w:tc>
        <w:tc>
          <w:tcPr>
            <w:tcW w:w="0" w:type="auto"/>
            <w:hideMark/>
          </w:tcPr>
          <w:p w14:paraId="7488A156"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CR</w:t>
            </w:r>
          </w:p>
        </w:tc>
        <w:tc>
          <w:tcPr>
            <w:tcW w:w="0" w:type="auto"/>
            <w:hideMark/>
          </w:tcPr>
          <w:p w14:paraId="38A255F5"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Non-CR</w:t>
            </w:r>
          </w:p>
        </w:tc>
        <w:tc>
          <w:tcPr>
            <w:tcW w:w="0" w:type="auto"/>
            <w:hideMark/>
          </w:tcPr>
          <w:p w14:paraId="46C85944"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0.4165182144</w:t>
            </w:r>
          </w:p>
        </w:tc>
        <w:tc>
          <w:tcPr>
            <w:tcW w:w="0" w:type="auto"/>
            <w:hideMark/>
          </w:tcPr>
          <w:p w14:paraId="0F156790"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0.7913846074</w:t>
            </w:r>
          </w:p>
        </w:tc>
        <w:tc>
          <w:tcPr>
            <w:tcW w:w="0" w:type="auto"/>
            <w:hideMark/>
          </w:tcPr>
          <w:p w14:paraId="4332BB55"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0.79</w:t>
            </w:r>
          </w:p>
        </w:tc>
      </w:tr>
      <w:tr w:rsidR="00E96F36" w:rsidRPr="00756E06" w14:paraId="051B80DA" w14:textId="77777777" w:rsidTr="00E96F3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78B33702" w14:textId="4DAF7FA6"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0E5240AA" w14:textId="4E0B025B"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048773D5"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HLA-DRA</w:t>
            </w:r>
          </w:p>
        </w:tc>
        <w:tc>
          <w:tcPr>
            <w:tcW w:w="0" w:type="auto"/>
            <w:hideMark/>
          </w:tcPr>
          <w:p w14:paraId="5B735D16"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CR</w:t>
            </w:r>
          </w:p>
        </w:tc>
        <w:tc>
          <w:tcPr>
            <w:tcW w:w="0" w:type="auto"/>
            <w:hideMark/>
          </w:tcPr>
          <w:p w14:paraId="73C7035C"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Non-CR</w:t>
            </w:r>
          </w:p>
        </w:tc>
        <w:tc>
          <w:tcPr>
            <w:tcW w:w="0" w:type="auto"/>
            <w:hideMark/>
          </w:tcPr>
          <w:p w14:paraId="34D8CF9E"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0.8714316169</w:t>
            </w:r>
          </w:p>
        </w:tc>
        <w:tc>
          <w:tcPr>
            <w:tcW w:w="0" w:type="auto"/>
            <w:hideMark/>
          </w:tcPr>
          <w:p w14:paraId="7CA1A927"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0.9198444845</w:t>
            </w:r>
          </w:p>
        </w:tc>
        <w:tc>
          <w:tcPr>
            <w:tcW w:w="0" w:type="auto"/>
            <w:hideMark/>
          </w:tcPr>
          <w:p w14:paraId="60E32551"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0.92</w:t>
            </w:r>
          </w:p>
        </w:tc>
      </w:tr>
      <w:tr w:rsidR="00E96F36" w:rsidRPr="00756E06" w14:paraId="46D5A1DB" w14:textId="77777777" w:rsidTr="00E96F36">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0B2AD84E" w14:textId="60C0D859"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05B8E927" w14:textId="17664CDB"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21D53537"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HLA-DRB3</w:t>
            </w:r>
          </w:p>
        </w:tc>
        <w:tc>
          <w:tcPr>
            <w:tcW w:w="0" w:type="auto"/>
            <w:hideMark/>
          </w:tcPr>
          <w:p w14:paraId="0B6753BA"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CR</w:t>
            </w:r>
          </w:p>
        </w:tc>
        <w:tc>
          <w:tcPr>
            <w:tcW w:w="0" w:type="auto"/>
            <w:hideMark/>
          </w:tcPr>
          <w:p w14:paraId="1603CAC2"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Non-CR</w:t>
            </w:r>
          </w:p>
        </w:tc>
        <w:tc>
          <w:tcPr>
            <w:tcW w:w="0" w:type="auto"/>
            <w:hideMark/>
          </w:tcPr>
          <w:p w14:paraId="2A863331"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0.4165182144</w:t>
            </w:r>
          </w:p>
        </w:tc>
        <w:tc>
          <w:tcPr>
            <w:tcW w:w="0" w:type="auto"/>
            <w:hideMark/>
          </w:tcPr>
          <w:p w14:paraId="7966B9E9"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0.7913846074</w:t>
            </w:r>
          </w:p>
        </w:tc>
        <w:tc>
          <w:tcPr>
            <w:tcW w:w="0" w:type="auto"/>
            <w:hideMark/>
          </w:tcPr>
          <w:p w14:paraId="74F71B0C"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0.79</w:t>
            </w:r>
          </w:p>
        </w:tc>
      </w:tr>
      <w:tr w:rsidR="00E96F36" w:rsidRPr="00756E06" w14:paraId="6074C7B8" w14:textId="77777777" w:rsidTr="00E96F3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0CAF2A33" w14:textId="6138AE63"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36F29FA0" w14:textId="4A9F2155"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14E28057"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HLA-DRB4</w:t>
            </w:r>
          </w:p>
        </w:tc>
        <w:tc>
          <w:tcPr>
            <w:tcW w:w="0" w:type="auto"/>
            <w:hideMark/>
          </w:tcPr>
          <w:p w14:paraId="50623A75"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CR</w:t>
            </w:r>
          </w:p>
        </w:tc>
        <w:tc>
          <w:tcPr>
            <w:tcW w:w="0" w:type="auto"/>
            <w:hideMark/>
          </w:tcPr>
          <w:p w14:paraId="636984D3"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Non-CR</w:t>
            </w:r>
          </w:p>
        </w:tc>
        <w:tc>
          <w:tcPr>
            <w:tcW w:w="0" w:type="auto"/>
            <w:hideMark/>
          </w:tcPr>
          <w:p w14:paraId="62198930"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0.5859048498</w:t>
            </w:r>
          </w:p>
        </w:tc>
        <w:tc>
          <w:tcPr>
            <w:tcW w:w="0" w:type="auto"/>
            <w:hideMark/>
          </w:tcPr>
          <w:p w14:paraId="08B0DDEB"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0.9068378648</w:t>
            </w:r>
          </w:p>
        </w:tc>
        <w:tc>
          <w:tcPr>
            <w:tcW w:w="0" w:type="auto"/>
            <w:hideMark/>
          </w:tcPr>
          <w:p w14:paraId="043E2DEE"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0.91</w:t>
            </w:r>
          </w:p>
        </w:tc>
      </w:tr>
      <w:tr w:rsidR="00E96F36" w:rsidRPr="00756E06" w14:paraId="61076C79" w14:textId="77777777" w:rsidTr="00E96F36">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7B1EC9E3" w14:textId="568706EC"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673406D1" w14:textId="55CEA76C"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51F67BC8"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HLA-DPA1</w:t>
            </w:r>
          </w:p>
        </w:tc>
        <w:tc>
          <w:tcPr>
            <w:tcW w:w="0" w:type="auto"/>
            <w:hideMark/>
          </w:tcPr>
          <w:p w14:paraId="77F78B28"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CR</w:t>
            </w:r>
          </w:p>
        </w:tc>
        <w:tc>
          <w:tcPr>
            <w:tcW w:w="0" w:type="auto"/>
            <w:hideMark/>
          </w:tcPr>
          <w:p w14:paraId="6EA2861F"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Non-CR</w:t>
            </w:r>
          </w:p>
        </w:tc>
        <w:tc>
          <w:tcPr>
            <w:tcW w:w="0" w:type="auto"/>
            <w:hideMark/>
          </w:tcPr>
          <w:p w14:paraId="6C00588F"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0.8714316169</w:t>
            </w:r>
          </w:p>
        </w:tc>
        <w:tc>
          <w:tcPr>
            <w:tcW w:w="0" w:type="auto"/>
            <w:hideMark/>
          </w:tcPr>
          <w:p w14:paraId="6452452E"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0.9198444845</w:t>
            </w:r>
          </w:p>
        </w:tc>
        <w:tc>
          <w:tcPr>
            <w:tcW w:w="0" w:type="auto"/>
            <w:hideMark/>
          </w:tcPr>
          <w:p w14:paraId="4334F0D1"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0.92</w:t>
            </w:r>
          </w:p>
        </w:tc>
      </w:tr>
      <w:tr w:rsidR="00E96F36" w:rsidRPr="00756E06" w14:paraId="1215A166" w14:textId="77777777" w:rsidTr="00E96F3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74D94308" w14:textId="15216859"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4DED8B62" w14:textId="73F9C980"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2D0903A6"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HLA-DPB1</w:t>
            </w:r>
          </w:p>
        </w:tc>
        <w:tc>
          <w:tcPr>
            <w:tcW w:w="0" w:type="auto"/>
            <w:hideMark/>
          </w:tcPr>
          <w:p w14:paraId="4DDDB100"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CR</w:t>
            </w:r>
          </w:p>
        </w:tc>
        <w:tc>
          <w:tcPr>
            <w:tcW w:w="0" w:type="auto"/>
            <w:hideMark/>
          </w:tcPr>
          <w:p w14:paraId="4CDC2198"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Non-CR</w:t>
            </w:r>
          </w:p>
        </w:tc>
        <w:tc>
          <w:tcPr>
            <w:tcW w:w="0" w:type="auto"/>
            <w:hideMark/>
          </w:tcPr>
          <w:p w14:paraId="3401A0D5"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0.7636529388</w:t>
            </w:r>
          </w:p>
        </w:tc>
        <w:tc>
          <w:tcPr>
            <w:tcW w:w="0" w:type="auto"/>
            <w:hideMark/>
          </w:tcPr>
          <w:p w14:paraId="3D83D256"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0.9068378648</w:t>
            </w:r>
          </w:p>
        </w:tc>
        <w:tc>
          <w:tcPr>
            <w:tcW w:w="0" w:type="auto"/>
            <w:hideMark/>
          </w:tcPr>
          <w:p w14:paraId="0529079C"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0.91</w:t>
            </w:r>
          </w:p>
        </w:tc>
      </w:tr>
      <w:tr w:rsidR="00E96F36" w:rsidRPr="00756E06" w14:paraId="3CB067DD" w14:textId="77777777" w:rsidTr="00E96F36">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62DD8298" w14:textId="3DACE54A"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66E7F86D" w14:textId="50B42996"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6C326D6C"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HLA-DQA1</w:t>
            </w:r>
          </w:p>
        </w:tc>
        <w:tc>
          <w:tcPr>
            <w:tcW w:w="0" w:type="auto"/>
            <w:hideMark/>
          </w:tcPr>
          <w:p w14:paraId="659CC3CA"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CR</w:t>
            </w:r>
          </w:p>
        </w:tc>
        <w:tc>
          <w:tcPr>
            <w:tcW w:w="0" w:type="auto"/>
            <w:hideMark/>
          </w:tcPr>
          <w:p w14:paraId="4A100A74"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Non-CR</w:t>
            </w:r>
          </w:p>
        </w:tc>
        <w:tc>
          <w:tcPr>
            <w:tcW w:w="0" w:type="auto"/>
            <w:hideMark/>
          </w:tcPr>
          <w:p w14:paraId="646DD776"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0.1013197697</w:t>
            </w:r>
          </w:p>
        </w:tc>
        <w:tc>
          <w:tcPr>
            <w:tcW w:w="0" w:type="auto"/>
            <w:hideMark/>
          </w:tcPr>
          <w:p w14:paraId="64EFA31B"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0.6783170519</w:t>
            </w:r>
          </w:p>
        </w:tc>
        <w:tc>
          <w:tcPr>
            <w:tcW w:w="0" w:type="auto"/>
            <w:hideMark/>
          </w:tcPr>
          <w:p w14:paraId="58512976"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0.68</w:t>
            </w:r>
          </w:p>
        </w:tc>
      </w:tr>
      <w:tr w:rsidR="00E96F36" w:rsidRPr="00756E06" w14:paraId="6FF610F8" w14:textId="77777777" w:rsidTr="00E96F3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568D5483" w14:textId="2CE5223F"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06F00D85" w14:textId="2AAC4386"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42435852"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HLA-DQB1</w:t>
            </w:r>
          </w:p>
        </w:tc>
        <w:tc>
          <w:tcPr>
            <w:tcW w:w="0" w:type="auto"/>
            <w:hideMark/>
          </w:tcPr>
          <w:p w14:paraId="2CA013B0"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CR</w:t>
            </w:r>
          </w:p>
        </w:tc>
        <w:tc>
          <w:tcPr>
            <w:tcW w:w="0" w:type="auto"/>
            <w:hideMark/>
          </w:tcPr>
          <w:p w14:paraId="14200EDF"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Non-CR</w:t>
            </w:r>
          </w:p>
        </w:tc>
        <w:tc>
          <w:tcPr>
            <w:tcW w:w="0" w:type="auto"/>
            <w:hideMark/>
          </w:tcPr>
          <w:p w14:paraId="2CE742E0"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0.1071026924</w:t>
            </w:r>
          </w:p>
        </w:tc>
        <w:tc>
          <w:tcPr>
            <w:tcW w:w="0" w:type="auto"/>
            <w:hideMark/>
          </w:tcPr>
          <w:p w14:paraId="3EFD5840"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0.6783170519</w:t>
            </w:r>
          </w:p>
        </w:tc>
        <w:tc>
          <w:tcPr>
            <w:tcW w:w="0" w:type="auto"/>
            <w:hideMark/>
          </w:tcPr>
          <w:p w14:paraId="182F7707"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0.68</w:t>
            </w:r>
          </w:p>
        </w:tc>
      </w:tr>
      <w:tr w:rsidR="00E96F36" w:rsidRPr="00756E06" w14:paraId="64EF820A" w14:textId="77777777" w:rsidTr="00E96F36">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4DF5FA98" w14:textId="6D5FA6F9"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709B86D6" w14:textId="2DA731F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1990B5FB"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HLA-E</w:t>
            </w:r>
          </w:p>
        </w:tc>
        <w:tc>
          <w:tcPr>
            <w:tcW w:w="0" w:type="auto"/>
            <w:hideMark/>
          </w:tcPr>
          <w:p w14:paraId="5FA229EF"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CR</w:t>
            </w:r>
          </w:p>
        </w:tc>
        <w:tc>
          <w:tcPr>
            <w:tcW w:w="0" w:type="auto"/>
            <w:hideMark/>
          </w:tcPr>
          <w:p w14:paraId="6B2FA82A"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Non-CR</w:t>
            </w:r>
          </w:p>
        </w:tc>
        <w:tc>
          <w:tcPr>
            <w:tcW w:w="0" w:type="auto"/>
            <w:hideMark/>
          </w:tcPr>
          <w:p w14:paraId="1E533424"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0.1047164729</w:t>
            </w:r>
          </w:p>
        </w:tc>
        <w:tc>
          <w:tcPr>
            <w:tcW w:w="0" w:type="auto"/>
            <w:hideMark/>
          </w:tcPr>
          <w:p w14:paraId="79041DAB"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0.6783170519</w:t>
            </w:r>
          </w:p>
        </w:tc>
        <w:tc>
          <w:tcPr>
            <w:tcW w:w="0" w:type="auto"/>
            <w:hideMark/>
          </w:tcPr>
          <w:p w14:paraId="2DF32C19"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0.68</w:t>
            </w:r>
          </w:p>
        </w:tc>
      </w:tr>
      <w:tr w:rsidR="00E96F36" w:rsidRPr="00756E06" w14:paraId="0E4CE42F" w14:textId="77777777" w:rsidTr="00E96F3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535C93FF" w14:textId="0995815E"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21A679BA" w14:textId="023492BF"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0A98911E"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HLA-G</w:t>
            </w:r>
          </w:p>
        </w:tc>
        <w:tc>
          <w:tcPr>
            <w:tcW w:w="0" w:type="auto"/>
            <w:hideMark/>
          </w:tcPr>
          <w:p w14:paraId="1A03D663"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CR</w:t>
            </w:r>
          </w:p>
        </w:tc>
        <w:tc>
          <w:tcPr>
            <w:tcW w:w="0" w:type="auto"/>
            <w:hideMark/>
          </w:tcPr>
          <w:p w14:paraId="20444711"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Non-CR</w:t>
            </w:r>
          </w:p>
        </w:tc>
        <w:tc>
          <w:tcPr>
            <w:tcW w:w="0" w:type="auto"/>
            <w:hideMark/>
          </w:tcPr>
          <w:p w14:paraId="76672C5E"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0.4165182144</w:t>
            </w:r>
          </w:p>
        </w:tc>
        <w:tc>
          <w:tcPr>
            <w:tcW w:w="0" w:type="auto"/>
            <w:hideMark/>
          </w:tcPr>
          <w:p w14:paraId="6F1E0024"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0.7913846074</w:t>
            </w:r>
          </w:p>
        </w:tc>
        <w:tc>
          <w:tcPr>
            <w:tcW w:w="0" w:type="auto"/>
            <w:hideMark/>
          </w:tcPr>
          <w:p w14:paraId="6CF857CA"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0.79</w:t>
            </w:r>
          </w:p>
        </w:tc>
      </w:tr>
      <w:tr w:rsidR="00E96F36" w:rsidRPr="00756E06" w14:paraId="65EC8D71" w14:textId="77777777" w:rsidTr="00E96F36">
        <w:trPr>
          <w:trHeight w:val="315"/>
        </w:trPr>
        <w:tc>
          <w:tcPr>
            <w:cnfStyle w:val="001000000000" w:firstRow="0" w:lastRow="0" w:firstColumn="1" w:lastColumn="0" w:oddVBand="0" w:evenVBand="0" w:oddHBand="0" w:evenHBand="0" w:firstRowFirstColumn="0" w:firstRowLastColumn="0" w:lastRowFirstColumn="0" w:lastRowLastColumn="0"/>
            <w:tcW w:w="0" w:type="auto"/>
            <w:vMerge w:val="restart"/>
            <w:tcBorders>
              <w:top w:val="single" w:sz="4" w:space="0" w:color="auto"/>
              <w:bottom w:val="single" w:sz="4" w:space="0" w:color="auto"/>
            </w:tcBorders>
            <w:vAlign w:val="center"/>
            <w:hideMark/>
          </w:tcPr>
          <w:p w14:paraId="36DAA608" w14:textId="644A0F28" w:rsidR="00E96F36" w:rsidRPr="00756E06" w:rsidRDefault="00E96F36" w:rsidP="00D81832">
            <w:pPr>
              <w:jc w:val="center"/>
              <w:rPr>
                <w:rFonts w:ascii="Times New Roman" w:hAnsi="Times New Roman" w:cs="Times New Roman"/>
              </w:rPr>
            </w:pPr>
            <w:r w:rsidRPr="00756E06">
              <w:rPr>
                <w:rFonts w:ascii="Times New Roman" w:hAnsi="Times New Roman" w:cs="Times New Roman"/>
              </w:rPr>
              <w:t>ZUMA-1(Time point)</w:t>
            </w:r>
          </w:p>
        </w:tc>
        <w:tc>
          <w:tcPr>
            <w:tcW w:w="0" w:type="auto"/>
            <w:vMerge w:val="restart"/>
            <w:tcBorders>
              <w:top w:val="single" w:sz="4" w:space="0" w:color="auto"/>
              <w:bottom w:val="single" w:sz="4" w:space="0" w:color="auto"/>
            </w:tcBorders>
            <w:vAlign w:val="center"/>
            <w:hideMark/>
          </w:tcPr>
          <w:p w14:paraId="7D205B44" w14:textId="77777777" w:rsidR="00E96F36" w:rsidRPr="00756E06" w:rsidRDefault="00E96F36" w:rsidP="00D8183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HLA</w:t>
            </w:r>
          </w:p>
        </w:tc>
        <w:tc>
          <w:tcPr>
            <w:tcW w:w="0" w:type="auto"/>
            <w:hideMark/>
          </w:tcPr>
          <w:p w14:paraId="5D5A4227"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HLA-A</w:t>
            </w:r>
          </w:p>
        </w:tc>
        <w:tc>
          <w:tcPr>
            <w:tcW w:w="0" w:type="auto"/>
            <w:hideMark/>
          </w:tcPr>
          <w:p w14:paraId="6AA8B525"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Baseline</w:t>
            </w:r>
          </w:p>
        </w:tc>
        <w:tc>
          <w:tcPr>
            <w:tcW w:w="0" w:type="auto"/>
            <w:hideMark/>
          </w:tcPr>
          <w:p w14:paraId="653A4A9E"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756E06">
              <w:rPr>
                <w:rFonts w:ascii="Times New Roman" w:hAnsi="Times New Roman" w:cs="Times New Roman"/>
              </w:rPr>
              <w:t>Post-CAR</w:t>
            </w:r>
            <w:proofErr w:type="spellEnd"/>
            <w:r w:rsidRPr="00756E06">
              <w:rPr>
                <w:rFonts w:ascii="Times New Roman" w:hAnsi="Times New Roman" w:cs="Times New Roman"/>
              </w:rPr>
              <w:t xml:space="preserve"> T</w:t>
            </w:r>
          </w:p>
        </w:tc>
        <w:tc>
          <w:tcPr>
            <w:tcW w:w="0" w:type="auto"/>
            <w:hideMark/>
          </w:tcPr>
          <w:p w14:paraId="084D8B1C"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0.203125</w:t>
            </w:r>
          </w:p>
        </w:tc>
        <w:tc>
          <w:tcPr>
            <w:tcW w:w="0" w:type="auto"/>
            <w:hideMark/>
          </w:tcPr>
          <w:p w14:paraId="21DE6061"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0.4288194444</w:t>
            </w:r>
          </w:p>
        </w:tc>
        <w:tc>
          <w:tcPr>
            <w:tcW w:w="0" w:type="auto"/>
            <w:hideMark/>
          </w:tcPr>
          <w:p w14:paraId="6B242D59"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0.43</w:t>
            </w:r>
          </w:p>
        </w:tc>
      </w:tr>
      <w:tr w:rsidR="00E96F36" w:rsidRPr="00756E06" w14:paraId="4E70CA0A" w14:textId="77777777" w:rsidTr="00E96F3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top w:val="single" w:sz="4" w:space="0" w:color="auto"/>
              <w:bottom w:val="single" w:sz="4" w:space="0" w:color="auto"/>
            </w:tcBorders>
          </w:tcPr>
          <w:p w14:paraId="3EFB0749" w14:textId="64B6C701"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3F535030" w14:textId="1FDC5155"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7A382504"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HLA-B</w:t>
            </w:r>
          </w:p>
        </w:tc>
        <w:tc>
          <w:tcPr>
            <w:tcW w:w="0" w:type="auto"/>
            <w:hideMark/>
          </w:tcPr>
          <w:p w14:paraId="56F0F3A7"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Baseline</w:t>
            </w:r>
          </w:p>
        </w:tc>
        <w:tc>
          <w:tcPr>
            <w:tcW w:w="0" w:type="auto"/>
            <w:hideMark/>
          </w:tcPr>
          <w:p w14:paraId="74C02867"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756E06">
              <w:rPr>
                <w:rFonts w:ascii="Times New Roman" w:hAnsi="Times New Roman" w:cs="Times New Roman"/>
              </w:rPr>
              <w:t>Post-CAR</w:t>
            </w:r>
            <w:proofErr w:type="spellEnd"/>
            <w:r w:rsidRPr="00756E06">
              <w:rPr>
                <w:rFonts w:ascii="Times New Roman" w:hAnsi="Times New Roman" w:cs="Times New Roman"/>
              </w:rPr>
              <w:t xml:space="preserve"> T</w:t>
            </w:r>
          </w:p>
        </w:tc>
        <w:tc>
          <w:tcPr>
            <w:tcW w:w="0" w:type="auto"/>
            <w:hideMark/>
          </w:tcPr>
          <w:p w14:paraId="0ADAF65A"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0.0546875</w:t>
            </w:r>
          </w:p>
        </w:tc>
        <w:tc>
          <w:tcPr>
            <w:tcW w:w="0" w:type="auto"/>
            <w:hideMark/>
          </w:tcPr>
          <w:p w14:paraId="0D2982C9"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0.3463541667</w:t>
            </w:r>
          </w:p>
        </w:tc>
        <w:tc>
          <w:tcPr>
            <w:tcW w:w="0" w:type="auto"/>
            <w:hideMark/>
          </w:tcPr>
          <w:p w14:paraId="0C8B1351"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0.35</w:t>
            </w:r>
          </w:p>
        </w:tc>
      </w:tr>
      <w:tr w:rsidR="00E96F36" w:rsidRPr="00756E06" w14:paraId="22309B7D" w14:textId="77777777" w:rsidTr="00E96F36">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top w:val="single" w:sz="4" w:space="0" w:color="auto"/>
              <w:bottom w:val="single" w:sz="4" w:space="0" w:color="auto"/>
            </w:tcBorders>
          </w:tcPr>
          <w:p w14:paraId="5803C3A3" w14:textId="52FD5D69"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23753489" w14:textId="6228EBBD"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626D29F5"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HLA-C</w:t>
            </w:r>
          </w:p>
        </w:tc>
        <w:tc>
          <w:tcPr>
            <w:tcW w:w="0" w:type="auto"/>
            <w:hideMark/>
          </w:tcPr>
          <w:p w14:paraId="10EF9311"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Baseline</w:t>
            </w:r>
          </w:p>
        </w:tc>
        <w:tc>
          <w:tcPr>
            <w:tcW w:w="0" w:type="auto"/>
            <w:hideMark/>
          </w:tcPr>
          <w:p w14:paraId="51E9BEB4"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756E06">
              <w:rPr>
                <w:rFonts w:ascii="Times New Roman" w:hAnsi="Times New Roman" w:cs="Times New Roman"/>
              </w:rPr>
              <w:t>Post-CAR</w:t>
            </w:r>
            <w:proofErr w:type="spellEnd"/>
            <w:r w:rsidRPr="00756E06">
              <w:rPr>
                <w:rFonts w:ascii="Times New Roman" w:hAnsi="Times New Roman" w:cs="Times New Roman"/>
              </w:rPr>
              <w:t xml:space="preserve"> T</w:t>
            </w:r>
          </w:p>
        </w:tc>
        <w:tc>
          <w:tcPr>
            <w:tcW w:w="0" w:type="auto"/>
            <w:hideMark/>
          </w:tcPr>
          <w:p w14:paraId="0F45DCD4"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0.01953125</w:t>
            </w:r>
          </w:p>
        </w:tc>
        <w:tc>
          <w:tcPr>
            <w:tcW w:w="0" w:type="auto"/>
            <w:hideMark/>
          </w:tcPr>
          <w:p w14:paraId="063577E7"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0.259765625</w:t>
            </w:r>
          </w:p>
        </w:tc>
        <w:tc>
          <w:tcPr>
            <w:tcW w:w="0" w:type="auto"/>
            <w:hideMark/>
          </w:tcPr>
          <w:p w14:paraId="4C4585F3"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0.26</w:t>
            </w:r>
          </w:p>
        </w:tc>
      </w:tr>
      <w:tr w:rsidR="00E96F36" w:rsidRPr="00756E06" w14:paraId="03469032" w14:textId="77777777" w:rsidTr="00E96F3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top w:val="single" w:sz="4" w:space="0" w:color="auto"/>
              <w:bottom w:val="single" w:sz="4" w:space="0" w:color="auto"/>
            </w:tcBorders>
          </w:tcPr>
          <w:p w14:paraId="3DC9C694" w14:textId="5CF55C23"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00D3F024" w14:textId="56E8A4E6"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5DB0366B"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TAP1</w:t>
            </w:r>
          </w:p>
        </w:tc>
        <w:tc>
          <w:tcPr>
            <w:tcW w:w="0" w:type="auto"/>
            <w:hideMark/>
          </w:tcPr>
          <w:p w14:paraId="4C24A08E"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Baseline</w:t>
            </w:r>
          </w:p>
        </w:tc>
        <w:tc>
          <w:tcPr>
            <w:tcW w:w="0" w:type="auto"/>
            <w:hideMark/>
          </w:tcPr>
          <w:p w14:paraId="34304C4A"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756E06">
              <w:rPr>
                <w:rFonts w:ascii="Times New Roman" w:hAnsi="Times New Roman" w:cs="Times New Roman"/>
              </w:rPr>
              <w:t>Post-CAR</w:t>
            </w:r>
            <w:proofErr w:type="spellEnd"/>
            <w:r w:rsidRPr="00756E06">
              <w:rPr>
                <w:rFonts w:ascii="Times New Roman" w:hAnsi="Times New Roman" w:cs="Times New Roman"/>
              </w:rPr>
              <w:t xml:space="preserve"> T</w:t>
            </w:r>
          </w:p>
        </w:tc>
        <w:tc>
          <w:tcPr>
            <w:tcW w:w="0" w:type="auto"/>
            <w:hideMark/>
          </w:tcPr>
          <w:p w14:paraId="3BEB9185"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0.49609375</w:t>
            </w:r>
          </w:p>
        </w:tc>
        <w:tc>
          <w:tcPr>
            <w:tcW w:w="0" w:type="auto"/>
            <w:hideMark/>
          </w:tcPr>
          <w:p w14:paraId="573A5E9A"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0.7916666667</w:t>
            </w:r>
          </w:p>
        </w:tc>
        <w:tc>
          <w:tcPr>
            <w:tcW w:w="0" w:type="auto"/>
            <w:hideMark/>
          </w:tcPr>
          <w:p w14:paraId="754C1821"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0.79</w:t>
            </w:r>
          </w:p>
        </w:tc>
      </w:tr>
      <w:tr w:rsidR="00E96F36" w:rsidRPr="00756E06" w14:paraId="197BCD0E" w14:textId="77777777" w:rsidTr="00E96F36">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top w:val="single" w:sz="4" w:space="0" w:color="auto"/>
              <w:bottom w:val="single" w:sz="4" w:space="0" w:color="auto"/>
            </w:tcBorders>
          </w:tcPr>
          <w:p w14:paraId="45167859" w14:textId="4BDC8022"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0A13D24B" w14:textId="360AF355"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35773734"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TAP2</w:t>
            </w:r>
          </w:p>
        </w:tc>
        <w:tc>
          <w:tcPr>
            <w:tcW w:w="0" w:type="auto"/>
            <w:hideMark/>
          </w:tcPr>
          <w:p w14:paraId="398D82F5"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Baseline</w:t>
            </w:r>
          </w:p>
        </w:tc>
        <w:tc>
          <w:tcPr>
            <w:tcW w:w="0" w:type="auto"/>
            <w:hideMark/>
          </w:tcPr>
          <w:p w14:paraId="04E5CC45"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756E06">
              <w:rPr>
                <w:rFonts w:ascii="Times New Roman" w:hAnsi="Times New Roman" w:cs="Times New Roman"/>
              </w:rPr>
              <w:t>Post-CAR</w:t>
            </w:r>
            <w:proofErr w:type="spellEnd"/>
            <w:r w:rsidRPr="00756E06">
              <w:rPr>
                <w:rFonts w:ascii="Times New Roman" w:hAnsi="Times New Roman" w:cs="Times New Roman"/>
              </w:rPr>
              <w:t xml:space="preserve"> T</w:t>
            </w:r>
          </w:p>
        </w:tc>
        <w:tc>
          <w:tcPr>
            <w:tcW w:w="0" w:type="auto"/>
            <w:hideMark/>
          </w:tcPr>
          <w:p w14:paraId="7EDA2FAE"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0.359375</w:t>
            </w:r>
          </w:p>
        </w:tc>
        <w:tc>
          <w:tcPr>
            <w:tcW w:w="0" w:type="auto"/>
            <w:hideMark/>
          </w:tcPr>
          <w:p w14:paraId="13642465"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0.6828125</w:t>
            </w:r>
          </w:p>
        </w:tc>
        <w:tc>
          <w:tcPr>
            <w:tcW w:w="0" w:type="auto"/>
            <w:hideMark/>
          </w:tcPr>
          <w:p w14:paraId="03D4E5AD"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0.68</w:t>
            </w:r>
          </w:p>
        </w:tc>
      </w:tr>
      <w:tr w:rsidR="00E96F36" w:rsidRPr="00756E06" w14:paraId="68238E02" w14:textId="77777777" w:rsidTr="00E96F3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top w:val="single" w:sz="4" w:space="0" w:color="auto"/>
              <w:bottom w:val="single" w:sz="4" w:space="0" w:color="auto"/>
            </w:tcBorders>
          </w:tcPr>
          <w:p w14:paraId="3D765632" w14:textId="652C74E3"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7FD59A45" w14:textId="5D25CD4F"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408C4EAA"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TAPBP</w:t>
            </w:r>
          </w:p>
        </w:tc>
        <w:tc>
          <w:tcPr>
            <w:tcW w:w="0" w:type="auto"/>
            <w:hideMark/>
          </w:tcPr>
          <w:p w14:paraId="61B2A480"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Baseline</w:t>
            </w:r>
          </w:p>
        </w:tc>
        <w:tc>
          <w:tcPr>
            <w:tcW w:w="0" w:type="auto"/>
            <w:hideMark/>
          </w:tcPr>
          <w:p w14:paraId="1D5DAD0D"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756E06">
              <w:rPr>
                <w:rFonts w:ascii="Times New Roman" w:hAnsi="Times New Roman" w:cs="Times New Roman"/>
              </w:rPr>
              <w:t>Post-CAR</w:t>
            </w:r>
            <w:proofErr w:type="spellEnd"/>
            <w:r w:rsidRPr="00756E06">
              <w:rPr>
                <w:rFonts w:ascii="Times New Roman" w:hAnsi="Times New Roman" w:cs="Times New Roman"/>
              </w:rPr>
              <w:t xml:space="preserve"> T</w:t>
            </w:r>
          </w:p>
        </w:tc>
        <w:tc>
          <w:tcPr>
            <w:tcW w:w="0" w:type="auto"/>
            <w:hideMark/>
          </w:tcPr>
          <w:p w14:paraId="2DC48A70"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0.91015625</w:t>
            </w:r>
          </w:p>
        </w:tc>
        <w:tc>
          <w:tcPr>
            <w:tcW w:w="0" w:type="auto"/>
            <w:hideMark/>
          </w:tcPr>
          <w:p w14:paraId="67FFC5CC"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1</w:t>
            </w:r>
          </w:p>
        </w:tc>
        <w:tc>
          <w:tcPr>
            <w:tcW w:w="0" w:type="auto"/>
            <w:hideMark/>
          </w:tcPr>
          <w:p w14:paraId="5A541E84"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1</w:t>
            </w:r>
          </w:p>
        </w:tc>
      </w:tr>
      <w:tr w:rsidR="00E96F36" w:rsidRPr="00756E06" w14:paraId="24A0C676" w14:textId="77777777" w:rsidTr="00E96F36">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top w:val="single" w:sz="4" w:space="0" w:color="auto"/>
              <w:bottom w:val="single" w:sz="4" w:space="0" w:color="auto"/>
            </w:tcBorders>
          </w:tcPr>
          <w:p w14:paraId="370BDDAF" w14:textId="758D0ED0"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5D445F2F" w14:textId="0E4229D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23047B66"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PSMB8</w:t>
            </w:r>
          </w:p>
        </w:tc>
        <w:tc>
          <w:tcPr>
            <w:tcW w:w="0" w:type="auto"/>
            <w:hideMark/>
          </w:tcPr>
          <w:p w14:paraId="7DFEAC0D"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Baseline</w:t>
            </w:r>
          </w:p>
        </w:tc>
        <w:tc>
          <w:tcPr>
            <w:tcW w:w="0" w:type="auto"/>
            <w:hideMark/>
          </w:tcPr>
          <w:p w14:paraId="2E1B712D"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756E06">
              <w:rPr>
                <w:rFonts w:ascii="Times New Roman" w:hAnsi="Times New Roman" w:cs="Times New Roman"/>
              </w:rPr>
              <w:t>Post-CAR</w:t>
            </w:r>
            <w:proofErr w:type="spellEnd"/>
            <w:r w:rsidRPr="00756E06">
              <w:rPr>
                <w:rFonts w:ascii="Times New Roman" w:hAnsi="Times New Roman" w:cs="Times New Roman"/>
              </w:rPr>
              <w:t xml:space="preserve"> T</w:t>
            </w:r>
          </w:p>
        </w:tc>
        <w:tc>
          <w:tcPr>
            <w:tcW w:w="0" w:type="auto"/>
            <w:hideMark/>
          </w:tcPr>
          <w:p w14:paraId="6DD187F6"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0.5703125</w:t>
            </w:r>
          </w:p>
        </w:tc>
        <w:tc>
          <w:tcPr>
            <w:tcW w:w="0" w:type="auto"/>
            <w:hideMark/>
          </w:tcPr>
          <w:p w14:paraId="1A59E68D"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0.8263020833</w:t>
            </w:r>
          </w:p>
        </w:tc>
        <w:tc>
          <w:tcPr>
            <w:tcW w:w="0" w:type="auto"/>
            <w:hideMark/>
          </w:tcPr>
          <w:p w14:paraId="05EE5E35"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0.83</w:t>
            </w:r>
          </w:p>
        </w:tc>
      </w:tr>
      <w:tr w:rsidR="00E96F36" w:rsidRPr="00756E06" w14:paraId="79179B62" w14:textId="77777777" w:rsidTr="00E96F3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top w:val="single" w:sz="4" w:space="0" w:color="auto"/>
              <w:bottom w:val="single" w:sz="4" w:space="0" w:color="auto"/>
            </w:tcBorders>
          </w:tcPr>
          <w:p w14:paraId="46EA60FA" w14:textId="3F7E4669"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289734EF" w14:textId="1B4BE44A"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4BD66DB2"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PSMB9</w:t>
            </w:r>
          </w:p>
        </w:tc>
        <w:tc>
          <w:tcPr>
            <w:tcW w:w="0" w:type="auto"/>
            <w:hideMark/>
          </w:tcPr>
          <w:p w14:paraId="7C3B1A54"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Baseline</w:t>
            </w:r>
          </w:p>
        </w:tc>
        <w:tc>
          <w:tcPr>
            <w:tcW w:w="0" w:type="auto"/>
            <w:hideMark/>
          </w:tcPr>
          <w:p w14:paraId="026E1276"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756E06">
              <w:rPr>
                <w:rFonts w:ascii="Times New Roman" w:hAnsi="Times New Roman" w:cs="Times New Roman"/>
              </w:rPr>
              <w:t>Post-CAR</w:t>
            </w:r>
            <w:proofErr w:type="spellEnd"/>
            <w:r w:rsidRPr="00756E06">
              <w:rPr>
                <w:rFonts w:ascii="Times New Roman" w:hAnsi="Times New Roman" w:cs="Times New Roman"/>
              </w:rPr>
              <w:t xml:space="preserve"> T</w:t>
            </w:r>
          </w:p>
        </w:tc>
        <w:tc>
          <w:tcPr>
            <w:tcW w:w="0" w:type="auto"/>
            <w:hideMark/>
          </w:tcPr>
          <w:p w14:paraId="53C6FBC7"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1</w:t>
            </w:r>
          </w:p>
        </w:tc>
        <w:tc>
          <w:tcPr>
            <w:tcW w:w="0" w:type="auto"/>
            <w:hideMark/>
          </w:tcPr>
          <w:p w14:paraId="13B5E301"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1</w:t>
            </w:r>
          </w:p>
        </w:tc>
        <w:tc>
          <w:tcPr>
            <w:tcW w:w="0" w:type="auto"/>
            <w:hideMark/>
          </w:tcPr>
          <w:p w14:paraId="43D26272"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1</w:t>
            </w:r>
          </w:p>
        </w:tc>
      </w:tr>
      <w:tr w:rsidR="00E96F36" w:rsidRPr="00756E06" w14:paraId="6BB3A65A" w14:textId="77777777" w:rsidTr="00E96F36">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top w:val="single" w:sz="4" w:space="0" w:color="auto"/>
              <w:bottom w:val="single" w:sz="4" w:space="0" w:color="auto"/>
            </w:tcBorders>
          </w:tcPr>
          <w:p w14:paraId="19B0F4FE" w14:textId="6A6005EE"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34B36773" w14:textId="4981B3CA"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619482F0"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PSMB10</w:t>
            </w:r>
          </w:p>
        </w:tc>
        <w:tc>
          <w:tcPr>
            <w:tcW w:w="0" w:type="auto"/>
            <w:hideMark/>
          </w:tcPr>
          <w:p w14:paraId="19701B10"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Baseline</w:t>
            </w:r>
          </w:p>
        </w:tc>
        <w:tc>
          <w:tcPr>
            <w:tcW w:w="0" w:type="auto"/>
            <w:hideMark/>
          </w:tcPr>
          <w:p w14:paraId="7CCB0189"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756E06">
              <w:rPr>
                <w:rFonts w:ascii="Times New Roman" w:hAnsi="Times New Roman" w:cs="Times New Roman"/>
              </w:rPr>
              <w:t>Post-CAR</w:t>
            </w:r>
            <w:proofErr w:type="spellEnd"/>
            <w:r w:rsidRPr="00756E06">
              <w:rPr>
                <w:rFonts w:ascii="Times New Roman" w:hAnsi="Times New Roman" w:cs="Times New Roman"/>
              </w:rPr>
              <w:t xml:space="preserve"> T</w:t>
            </w:r>
          </w:p>
        </w:tc>
        <w:tc>
          <w:tcPr>
            <w:tcW w:w="0" w:type="auto"/>
            <w:hideMark/>
          </w:tcPr>
          <w:p w14:paraId="1306E4FA"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0.91015625</w:t>
            </w:r>
          </w:p>
        </w:tc>
        <w:tc>
          <w:tcPr>
            <w:tcW w:w="0" w:type="auto"/>
            <w:hideMark/>
          </w:tcPr>
          <w:p w14:paraId="0A8AF635"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1</w:t>
            </w:r>
          </w:p>
        </w:tc>
        <w:tc>
          <w:tcPr>
            <w:tcW w:w="0" w:type="auto"/>
            <w:hideMark/>
          </w:tcPr>
          <w:p w14:paraId="10140940"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1</w:t>
            </w:r>
          </w:p>
        </w:tc>
      </w:tr>
      <w:tr w:rsidR="00E96F36" w:rsidRPr="00756E06" w14:paraId="22B7AFE3" w14:textId="77777777" w:rsidTr="00E96F3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top w:val="single" w:sz="4" w:space="0" w:color="auto"/>
              <w:bottom w:val="single" w:sz="4" w:space="0" w:color="auto"/>
            </w:tcBorders>
          </w:tcPr>
          <w:p w14:paraId="6601BD2F" w14:textId="00D068DC"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6BC3A2E4" w14:textId="0FDB1C1C"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4B4CF778"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NLRC5</w:t>
            </w:r>
          </w:p>
        </w:tc>
        <w:tc>
          <w:tcPr>
            <w:tcW w:w="0" w:type="auto"/>
            <w:hideMark/>
          </w:tcPr>
          <w:p w14:paraId="62BE8D22"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Baseline</w:t>
            </w:r>
          </w:p>
        </w:tc>
        <w:tc>
          <w:tcPr>
            <w:tcW w:w="0" w:type="auto"/>
            <w:hideMark/>
          </w:tcPr>
          <w:p w14:paraId="433949B0"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756E06">
              <w:rPr>
                <w:rFonts w:ascii="Times New Roman" w:hAnsi="Times New Roman" w:cs="Times New Roman"/>
              </w:rPr>
              <w:t>Post-CAR</w:t>
            </w:r>
            <w:proofErr w:type="spellEnd"/>
            <w:r w:rsidRPr="00756E06">
              <w:rPr>
                <w:rFonts w:ascii="Times New Roman" w:hAnsi="Times New Roman" w:cs="Times New Roman"/>
              </w:rPr>
              <w:t xml:space="preserve"> T</w:t>
            </w:r>
          </w:p>
        </w:tc>
        <w:tc>
          <w:tcPr>
            <w:tcW w:w="0" w:type="auto"/>
            <w:hideMark/>
          </w:tcPr>
          <w:p w14:paraId="07CCB3D7"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0.1640625</w:t>
            </w:r>
          </w:p>
        </w:tc>
        <w:tc>
          <w:tcPr>
            <w:tcW w:w="0" w:type="auto"/>
            <w:hideMark/>
          </w:tcPr>
          <w:p w14:paraId="531BFCD8"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0.4288194444</w:t>
            </w:r>
          </w:p>
        </w:tc>
        <w:tc>
          <w:tcPr>
            <w:tcW w:w="0" w:type="auto"/>
            <w:hideMark/>
          </w:tcPr>
          <w:p w14:paraId="73BFDE15"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0.43</w:t>
            </w:r>
          </w:p>
        </w:tc>
      </w:tr>
      <w:tr w:rsidR="00E96F36" w:rsidRPr="00756E06" w14:paraId="396CB242" w14:textId="77777777" w:rsidTr="00E96F36">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top w:val="single" w:sz="4" w:space="0" w:color="auto"/>
              <w:bottom w:val="single" w:sz="4" w:space="0" w:color="auto"/>
            </w:tcBorders>
          </w:tcPr>
          <w:p w14:paraId="7BE34C70" w14:textId="56537AE4"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59F84EA3" w14:textId="63D21BD6"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25ED9710"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HLA-DRA</w:t>
            </w:r>
          </w:p>
        </w:tc>
        <w:tc>
          <w:tcPr>
            <w:tcW w:w="0" w:type="auto"/>
            <w:hideMark/>
          </w:tcPr>
          <w:p w14:paraId="26C8FE1B"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Baseline</w:t>
            </w:r>
          </w:p>
        </w:tc>
        <w:tc>
          <w:tcPr>
            <w:tcW w:w="0" w:type="auto"/>
            <w:hideMark/>
          </w:tcPr>
          <w:p w14:paraId="07C91B9E"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756E06">
              <w:rPr>
                <w:rFonts w:ascii="Times New Roman" w:hAnsi="Times New Roman" w:cs="Times New Roman"/>
              </w:rPr>
              <w:t>Post-CAR</w:t>
            </w:r>
            <w:proofErr w:type="spellEnd"/>
            <w:r w:rsidRPr="00756E06">
              <w:rPr>
                <w:rFonts w:ascii="Times New Roman" w:hAnsi="Times New Roman" w:cs="Times New Roman"/>
              </w:rPr>
              <w:t xml:space="preserve"> T</w:t>
            </w:r>
          </w:p>
        </w:tc>
        <w:tc>
          <w:tcPr>
            <w:tcW w:w="0" w:type="auto"/>
            <w:hideMark/>
          </w:tcPr>
          <w:p w14:paraId="49352CA7"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0.02734375</w:t>
            </w:r>
          </w:p>
        </w:tc>
        <w:tc>
          <w:tcPr>
            <w:tcW w:w="0" w:type="auto"/>
            <w:hideMark/>
          </w:tcPr>
          <w:p w14:paraId="17FEDB9C"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0.259765625</w:t>
            </w:r>
          </w:p>
        </w:tc>
        <w:tc>
          <w:tcPr>
            <w:tcW w:w="0" w:type="auto"/>
            <w:hideMark/>
          </w:tcPr>
          <w:p w14:paraId="273BBA74"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0.26</w:t>
            </w:r>
          </w:p>
        </w:tc>
      </w:tr>
      <w:tr w:rsidR="00E96F36" w:rsidRPr="00756E06" w14:paraId="4F4C8E8D" w14:textId="77777777" w:rsidTr="00E96F3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top w:val="single" w:sz="4" w:space="0" w:color="auto"/>
              <w:bottom w:val="single" w:sz="4" w:space="0" w:color="auto"/>
            </w:tcBorders>
          </w:tcPr>
          <w:p w14:paraId="19FF57B5" w14:textId="5B9E54CB"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73D48A66" w14:textId="0E82CD64"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3BCE6E7B"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HLA-DRB3</w:t>
            </w:r>
          </w:p>
        </w:tc>
        <w:tc>
          <w:tcPr>
            <w:tcW w:w="0" w:type="auto"/>
            <w:hideMark/>
          </w:tcPr>
          <w:p w14:paraId="79712F3C"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Baseline</w:t>
            </w:r>
          </w:p>
        </w:tc>
        <w:tc>
          <w:tcPr>
            <w:tcW w:w="0" w:type="auto"/>
            <w:hideMark/>
          </w:tcPr>
          <w:p w14:paraId="062E06BD"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756E06">
              <w:rPr>
                <w:rFonts w:ascii="Times New Roman" w:hAnsi="Times New Roman" w:cs="Times New Roman"/>
              </w:rPr>
              <w:t>Post-CAR</w:t>
            </w:r>
            <w:proofErr w:type="spellEnd"/>
            <w:r w:rsidRPr="00756E06">
              <w:rPr>
                <w:rFonts w:ascii="Times New Roman" w:hAnsi="Times New Roman" w:cs="Times New Roman"/>
              </w:rPr>
              <w:t xml:space="preserve"> T</w:t>
            </w:r>
          </w:p>
        </w:tc>
        <w:tc>
          <w:tcPr>
            <w:tcW w:w="0" w:type="auto"/>
            <w:hideMark/>
          </w:tcPr>
          <w:p w14:paraId="2EC5308A"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0.65234375</w:t>
            </w:r>
          </w:p>
        </w:tc>
        <w:tc>
          <w:tcPr>
            <w:tcW w:w="0" w:type="auto"/>
            <w:hideMark/>
          </w:tcPr>
          <w:p w14:paraId="5DE3FA98"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0.8263020833</w:t>
            </w:r>
          </w:p>
        </w:tc>
        <w:tc>
          <w:tcPr>
            <w:tcW w:w="0" w:type="auto"/>
            <w:hideMark/>
          </w:tcPr>
          <w:p w14:paraId="0E11789B"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0.83</w:t>
            </w:r>
          </w:p>
        </w:tc>
      </w:tr>
      <w:tr w:rsidR="00E96F36" w:rsidRPr="00756E06" w14:paraId="10C27372" w14:textId="77777777" w:rsidTr="00E96F36">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top w:val="single" w:sz="4" w:space="0" w:color="auto"/>
              <w:bottom w:val="single" w:sz="4" w:space="0" w:color="auto"/>
            </w:tcBorders>
          </w:tcPr>
          <w:p w14:paraId="4705928F" w14:textId="6427DE7D"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3BD461E6" w14:textId="4B0E375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5DBC8840"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HLA-DRB4</w:t>
            </w:r>
          </w:p>
        </w:tc>
        <w:tc>
          <w:tcPr>
            <w:tcW w:w="0" w:type="auto"/>
            <w:hideMark/>
          </w:tcPr>
          <w:p w14:paraId="24C3D4F8"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Baseline</w:t>
            </w:r>
          </w:p>
        </w:tc>
        <w:tc>
          <w:tcPr>
            <w:tcW w:w="0" w:type="auto"/>
            <w:hideMark/>
          </w:tcPr>
          <w:p w14:paraId="07CE0025"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756E06">
              <w:rPr>
                <w:rFonts w:ascii="Times New Roman" w:hAnsi="Times New Roman" w:cs="Times New Roman"/>
              </w:rPr>
              <w:t>Post-CAR</w:t>
            </w:r>
            <w:proofErr w:type="spellEnd"/>
            <w:r w:rsidRPr="00756E06">
              <w:rPr>
                <w:rFonts w:ascii="Times New Roman" w:hAnsi="Times New Roman" w:cs="Times New Roman"/>
              </w:rPr>
              <w:t xml:space="preserve"> T</w:t>
            </w:r>
          </w:p>
        </w:tc>
        <w:tc>
          <w:tcPr>
            <w:tcW w:w="0" w:type="auto"/>
            <w:hideMark/>
          </w:tcPr>
          <w:p w14:paraId="04E83AF3"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0.1875</w:t>
            </w:r>
          </w:p>
        </w:tc>
        <w:tc>
          <w:tcPr>
            <w:tcW w:w="0" w:type="auto"/>
            <w:hideMark/>
          </w:tcPr>
          <w:p w14:paraId="5C2A35E5"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0.4288194444</w:t>
            </w:r>
          </w:p>
        </w:tc>
        <w:tc>
          <w:tcPr>
            <w:tcW w:w="0" w:type="auto"/>
            <w:hideMark/>
          </w:tcPr>
          <w:p w14:paraId="5A62862E"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0.43</w:t>
            </w:r>
          </w:p>
        </w:tc>
      </w:tr>
      <w:tr w:rsidR="00E96F36" w:rsidRPr="00756E06" w14:paraId="2FE629AB" w14:textId="77777777" w:rsidTr="00E96F3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top w:val="single" w:sz="4" w:space="0" w:color="auto"/>
              <w:bottom w:val="single" w:sz="4" w:space="0" w:color="auto"/>
            </w:tcBorders>
          </w:tcPr>
          <w:p w14:paraId="0ED3A300" w14:textId="688F4D14"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6820EE85" w14:textId="7B6DDF6A"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526B5502"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HLA-DPA1</w:t>
            </w:r>
          </w:p>
        </w:tc>
        <w:tc>
          <w:tcPr>
            <w:tcW w:w="0" w:type="auto"/>
            <w:hideMark/>
          </w:tcPr>
          <w:p w14:paraId="7AA90EC1"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Baseline</w:t>
            </w:r>
          </w:p>
        </w:tc>
        <w:tc>
          <w:tcPr>
            <w:tcW w:w="0" w:type="auto"/>
            <w:hideMark/>
          </w:tcPr>
          <w:p w14:paraId="42A80AEF"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756E06">
              <w:rPr>
                <w:rFonts w:ascii="Times New Roman" w:hAnsi="Times New Roman" w:cs="Times New Roman"/>
              </w:rPr>
              <w:t>Post-CAR</w:t>
            </w:r>
            <w:proofErr w:type="spellEnd"/>
            <w:r w:rsidRPr="00756E06">
              <w:rPr>
                <w:rFonts w:ascii="Times New Roman" w:hAnsi="Times New Roman" w:cs="Times New Roman"/>
              </w:rPr>
              <w:t xml:space="preserve"> T</w:t>
            </w:r>
          </w:p>
        </w:tc>
        <w:tc>
          <w:tcPr>
            <w:tcW w:w="0" w:type="auto"/>
            <w:hideMark/>
          </w:tcPr>
          <w:p w14:paraId="43B84060"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0.1640625</w:t>
            </w:r>
          </w:p>
        </w:tc>
        <w:tc>
          <w:tcPr>
            <w:tcW w:w="0" w:type="auto"/>
            <w:hideMark/>
          </w:tcPr>
          <w:p w14:paraId="0E8A7CA4"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0.4288194444</w:t>
            </w:r>
          </w:p>
        </w:tc>
        <w:tc>
          <w:tcPr>
            <w:tcW w:w="0" w:type="auto"/>
            <w:hideMark/>
          </w:tcPr>
          <w:p w14:paraId="71DC6A47"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0.43</w:t>
            </w:r>
          </w:p>
        </w:tc>
      </w:tr>
      <w:tr w:rsidR="00E96F36" w:rsidRPr="00756E06" w14:paraId="7D556D7B" w14:textId="77777777" w:rsidTr="00E96F36">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top w:val="single" w:sz="4" w:space="0" w:color="auto"/>
              <w:bottom w:val="single" w:sz="4" w:space="0" w:color="auto"/>
            </w:tcBorders>
          </w:tcPr>
          <w:p w14:paraId="2BD952F9" w14:textId="5C8CF924"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4B50E9BB" w14:textId="4120EB68"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7A238B83"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HLA-DPB1</w:t>
            </w:r>
          </w:p>
        </w:tc>
        <w:tc>
          <w:tcPr>
            <w:tcW w:w="0" w:type="auto"/>
            <w:hideMark/>
          </w:tcPr>
          <w:p w14:paraId="40AC25F6"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Baseline</w:t>
            </w:r>
          </w:p>
        </w:tc>
        <w:tc>
          <w:tcPr>
            <w:tcW w:w="0" w:type="auto"/>
            <w:hideMark/>
          </w:tcPr>
          <w:p w14:paraId="2739347F"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756E06">
              <w:rPr>
                <w:rFonts w:ascii="Times New Roman" w:hAnsi="Times New Roman" w:cs="Times New Roman"/>
              </w:rPr>
              <w:t>Post-CAR</w:t>
            </w:r>
            <w:proofErr w:type="spellEnd"/>
            <w:r w:rsidRPr="00756E06">
              <w:rPr>
                <w:rFonts w:ascii="Times New Roman" w:hAnsi="Times New Roman" w:cs="Times New Roman"/>
              </w:rPr>
              <w:t xml:space="preserve"> T</w:t>
            </w:r>
          </w:p>
        </w:tc>
        <w:tc>
          <w:tcPr>
            <w:tcW w:w="0" w:type="auto"/>
            <w:hideMark/>
          </w:tcPr>
          <w:p w14:paraId="589FB5B7"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0.65234375</w:t>
            </w:r>
          </w:p>
        </w:tc>
        <w:tc>
          <w:tcPr>
            <w:tcW w:w="0" w:type="auto"/>
            <w:hideMark/>
          </w:tcPr>
          <w:p w14:paraId="020B158F"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0.8263020833</w:t>
            </w:r>
          </w:p>
        </w:tc>
        <w:tc>
          <w:tcPr>
            <w:tcW w:w="0" w:type="auto"/>
            <w:hideMark/>
          </w:tcPr>
          <w:p w14:paraId="7E46CDE3"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0.83</w:t>
            </w:r>
          </w:p>
        </w:tc>
      </w:tr>
      <w:tr w:rsidR="00E96F36" w:rsidRPr="00756E06" w14:paraId="1E15F358" w14:textId="77777777" w:rsidTr="00E96F3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top w:val="single" w:sz="4" w:space="0" w:color="auto"/>
              <w:bottom w:val="single" w:sz="4" w:space="0" w:color="auto"/>
            </w:tcBorders>
          </w:tcPr>
          <w:p w14:paraId="51560DBB" w14:textId="273EC41A"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6D59971F" w14:textId="26F3BF09"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21077873"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HLA-DQA1</w:t>
            </w:r>
          </w:p>
        </w:tc>
        <w:tc>
          <w:tcPr>
            <w:tcW w:w="0" w:type="auto"/>
            <w:hideMark/>
          </w:tcPr>
          <w:p w14:paraId="36A494BE"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Baseline</w:t>
            </w:r>
          </w:p>
        </w:tc>
        <w:tc>
          <w:tcPr>
            <w:tcW w:w="0" w:type="auto"/>
            <w:hideMark/>
          </w:tcPr>
          <w:p w14:paraId="62EB0301"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756E06">
              <w:rPr>
                <w:rFonts w:ascii="Times New Roman" w:hAnsi="Times New Roman" w:cs="Times New Roman"/>
              </w:rPr>
              <w:t>Post-CAR</w:t>
            </w:r>
            <w:proofErr w:type="spellEnd"/>
            <w:r w:rsidRPr="00756E06">
              <w:rPr>
                <w:rFonts w:ascii="Times New Roman" w:hAnsi="Times New Roman" w:cs="Times New Roman"/>
              </w:rPr>
              <w:t xml:space="preserve"> T</w:t>
            </w:r>
          </w:p>
        </w:tc>
        <w:tc>
          <w:tcPr>
            <w:tcW w:w="0" w:type="auto"/>
            <w:hideMark/>
          </w:tcPr>
          <w:p w14:paraId="6CDF303A"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0.5</w:t>
            </w:r>
          </w:p>
        </w:tc>
        <w:tc>
          <w:tcPr>
            <w:tcW w:w="0" w:type="auto"/>
            <w:hideMark/>
          </w:tcPr>
          <w:p w14:paraId="494A0C5E"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0.7916666667</w:t>
            </w:r>
          </w:p>
        </w:tc>
        <w:tc>
          <w:tcPr>
            <w:tcW w:w="0" w:type="auto"/>
            <w:hideMark/>
          </w:tcPr>
          <w:p w14:paraId="38C9502F"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0.79</w:t>
            </w:r>
          </w:p>
        </w:tc>
      </w:tr>
      <w:tr w:rsidR="00E96F36" w:rsidRPr="00756E06" w14:paraId="15CCB802" w14:textId="77777777" w:rsidTr="00E96F36">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top w:val="single" w:sz="4" w:space="0" w:color="auto"/>
              <w:bottom w:val="single" w:sz="4" w:space="0" w:color="auto"/>
            </w:tcBorders>
          </w:tcPr>
          <w:p w14:paraId="4B252965" w14:textId="2DF5F41C"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6BB1EAE5" w14:textId="6FF49655"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238D3FEA"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HLA-DQB1</w:t>
            </w:r>
          </w:p>
        </w:tc>
        <w:tc>
          <w:tcPr>
            <w:tcW w:w="0" w:type="auto"/>
            <w:hideMark/>
          </w:tcPr>
          <w:p w14:paraId="7CD9BD0F"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Baseline</w:t>
            </w:r>
          </w:p>
        </w:tc>
        <w:tc>
          <w:tcPr>
            <w:tcW w:w="0" w:type="auto"/>
            <w:hideMark/>
          </w:tcPr>
          <w:p w14:paraId="4836EC79"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756E06">
              <w:rPr>
                <w:rFonts w:ascii="Times New Roman" w:hAnsi="Times New Roman" w:cs="Times New Roman"/>
              </w:rPr>
              <w:t>Post-CAR</w:t>
            </w:r>
            <w:proofErr w:type="spellEnd"/>
            <w:r w:rsidRPr="00756E06">
              <w:rPr>
                <w:rFonts w:ascii="Times New Roman" w:hAnsi="Times New Roman" w:cs="Times New Roman"/>
              </w:rPr>
              <w:t xml:space="preserve"> T</w:t>
            </w:r>
          </w:p>
        </w:tc>
        <w:tc>
          <w:tcPr>
            <w:tcW w:w="0" w:type="auto"/>
            <w:hideMark/>
          </w:tcPr>
          <w:p w14:paraId="7E1AB9E4"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1</w:t>
            </w:r>
          </w:p>
        </w:tc>
        <w:tc>
          <w:tcPr>
            <w:tcW w:w="0" w:type="auto"/>
            <w:hideMark/>
          </w:tcPr>
          <w:p w14:paraId="625A5B29"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1</w:t>
            </w:r>
          </w:p>
        </w:tc>
        <w:tc>
          <w:tcPr>
            <w:tcW w:w="0" w:type="auto"/>
            <w:hideMark/>
          </w:tcPr>
          <w:p w14:paraId="3F680D22"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1</w:t>
            </w:r>
          </w:p>
        </w:tc>
      </w:tr>
      <w:tr w:rsidR="00E96F36" w:rsidRPr="00756E06" w14:paraId="78D21131" w14:textId="77777777" w:rsidTr="00E96F3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tcBorders>
              <w:top w:val="single" w:sz="4" w:space="0" w:color="auto"/>
              <w:bottom w:val="single" w:sz="4" w:space="0" w:color="auto"/>
            </w:tcBorders>
          </w:tcPr>
          <w:p w14:paraId="69BBD25B" w14:textId="4FA2A7C5"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6581DEA6" w14:textId="15382175"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42476E3B"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HLA-E</w:t>
            </w:r>
          </w:p>
        </w:tc>
        <w:tc>
          <w:tcPr>
            <w:tcW w:w="0" w:type="auto"/>
            <w:hideMark/>
          </w:tcPr>
          <w:p w14:paraId="495CA4CD"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Baseline</w:t>
            </w:r>
          </w:p>
        </w:tc>
        <w:tc>
          <w:tcPr>
            <w:tcW w:w="0" w:type="auto"/>
            <w:hideMark/>
          </w:tcPr>
          <w:p w14:paraId="022B1E60"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756E06">
              <w:rPr>
                <w:rFonts w:ascii="Times New Roman" w:hAnsi="Times New Roman" w:cs="Times New Roman"/>
              </w:rPr>
              <w:t>Post-CAR</w:t>
            </w:r>
            <w:proofErr w:type="spellEnd"/>
            <w:r w:rsidRPr="00756E06">
              <w:rPr>
                <w:rFonts w:ascii="Times New Roman" w:hAnsi="Times New Roman" w:cs="Times New Roman"/>
              </w:rPr>
              <w:t xml:space="preserve"> T</w:t>
            </w:r>
          </w:p>
        </w:tc>
        <w:tc>
          <w:tcPr>
            <w:tcW w:w="0" w:type="auto"/>
            <w:hideMark/>
          </w:tcPr>
          <w:p w14:paraId="4B38EA71"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0.09765625</w:t>
            </w:r>
          </w:p>
        </w:tc>
        <w:tc>
          <w:tcPr>
            <w:tcW w:w="0" w:type="auto"/>
            <w:hideMark/>
          </w:tcPr>
          <w:p w14:paraId="6186D947"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0.4288194444</w:t>
            </w:r>
          </w:p>
        </w:tc>
        <w:tc>
          <w:tcPr>
            <w:tcW w:w="0" w:type="auto"/>
            <w:hideMark/>
          </w:tcPr>
          <w:p w14:paraId="0D4A5CAD" w14:textId="77777777" w:rsidR="00E96F36" w:rsidRPr="00756E06" w:rsidRDefault="00E96F36"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0.43</w:t>
            </w:r>
          </w:p>
        </w:tc>
      </w:tr>
      <w:tr w:rsidR="00E96F36" w:rsidRPr="00756E06" w14:paraId="0AB4F8C6" w14:textId="77777777" w:rsidTr="00E96F36">
        <w:trPr>
          <w:trHeight w:val="315"/>
        </w:trPr>
        <w:tc>
          <w:tcPr>
            <w:cnfStyle w:val="001000000000" w:firstRow="0" w:lastRow="0" w:firstColumn="1" w:lastColumn="0" w:oddVBand="0" w:evenVBand="0" w:oddHBand="0" w:evenHBand="0" w:firstRowFirstColumn="0" w:firstRowLastColumn="0" w:lastRowFirstColumn="0" w:lastRowLastColumn="0"/>
            <w:tcW w:w="0" w:type="auto"/>
            <w:vMerge/>
            <w:tcBorders>
              <w:top w:val="single" w:sz="4" w:space="0" w:color="auto"/>
              <w:bottom w:val="single" w:sz="4" w:space="0" w:color="auto"/>
            </w:tcBorders>
          </w:tcPr>
          <w:p w14:paraId="2DEA756B" w14:textId="2E0B02FD" w:rsidR="00E96F36" w:rsidRPr="00756E06" w:rsidRDefault="00E96F36" w:rsidP="00D81832">
            <w:pPr>
              <w:jc w:val="both"/>
              <w:rPr>
                <w:rFonts w:ascii="Times New Roman" w:hAnsi="Times New Roman" w:cs="Times New Roman"/>
              </w:rPr>
            </w:pPr>
          </w:p>
        </w:tc>
        <w:tc>
          <w:tcPr>
            <w:tcW w:w="0" w:type="auto"/>
            <w:vMerge/>
            <w:tcBorders>
              <w:bottom w:val="single" w:sz="4" w:space="0" w:color="auto"/>
            </w:tcBorders>
          </w:tcPr>
          <w:p w14:paraId="16A76403" w14:textId="2568529B"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tcBorders>
              <w:bottom w:val="single" w:sz="4" w:space="0" w:color="auto"/>
            </w:tcBorders>
            <w:hideMark/>
          </w:tcPr>
          <w:p w14:paraId="2EB48E46"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HLA-G</w:t>
            </w:r>
          </w:p>
        </w:tc>
        <w:tc>
          <w:tcPr>
            <w:tcW w:w="0" w:type="auto"/>
            <w:tcBorders>
              <w:bottom w:val="single" w:sz="4" w:space="0" w:color="auto"/>
            </w:tcBorders>
            <w:hideMark/>
          </w:tcPr>
          <w:p w14:paraId="5FC2DC55"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Baseline</w:t>
            </w:r>
          </w:p>
        </w:tc>
        <w:tc>
          <w:tcPr>
            <w:tcW w:w="0" w:type="auto"/>
            <w:tcBorders>
              <w:bottom w:val="single" w:sz="4" w:space="0" w:color="auto"/>
            </w:tcBorders>
            <w:hideMark/>
          </w:tcPr>
          <w:p w14:paraId="518B9EF7"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756E06">
              <w:rPr>
                <w:rFonts w:ascii="Times New Roman" w:hAnsi="Times New Roman" w:cs="Times New Roman"/>
              </w:rPr>
              <w:t>Post-CAR</w:t>
            </w:r>
            <w:proofErr w:type="spellEnd"/>
            <w:r w:rsidRPr="00756E06">
              <w:rPr>
                <w:rFonts w:ascii="Times New Roman" w:hAnsi="Times New Roman" w:cs="Times New Roman"/>
              </w:rPr>
              <w:t xml:space="preserve"> T</w:t>
            </w:r>
          </w:p>
        </w:tc>
        <w:tc>
          <w:tcPr>
            <w:tcW w:w="0" w:type="auto"/>
            <w:tcBorders>
              <w:bottom w:val="single" w:sz="4" w:space="0" w:color="auto"/>
            </w:tcBorders>
            <w:hideMark/>
          </w:tcPr>
          <w:p w14:paraId="745E4DC2"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0.1640625</w:t>
            </w:r>
          </w:p>
        </w:tc>
        <w:tc>
          <w:tcPr>
            <w:tcW w:w="0" w:type="auto"/>
            <w:tcBorders>
              <w:bottom w:val="single" w:sz="4" w:space="0" w:color="auto"/>
            </w:tcBorders>
            <w:hideMark/>
          </w:tcPr>
          <w:p w14:paraId="60D9F81F"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0.4288194444</w:t>
            </w:r>
          </w:p>
        </w:tc>
        <w:tc>
          <w:tcPr>
            <w:tcW w:w="0" w:type="auto"/>
            <w:tcBorders>
              <w:bottom w:val="single" w:sz="4" w:space="0" w:color="auto"/>
            </w:tcBorders>
            <w:hideMark/>
          </w:tcPr>
          <w:p w14:paraId="2510A5CA" w14:textId="77777777" w:rsidR="00E96F36" w:rsidRPr="00756E06" w:rsidRDefault="00E96F36"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6E06">
              <w:rPr>
                <w:rFonts w:ascii="Times New Roman" w:hAnsi="Times New Roman" w:cs="Times New Roman"/>
              </w:rPr>
              <w:t>FDR = 0.43</w:t>
            </w:r>
          </w:p>
        </w:tc>
      </w:tr>
    </w:tbl>
    <w:p w14:paraId="61919C35" w14:textId="77777777" w:rsidR="00756E06" w:rsidRDefault="00756E06" w:rsidP="00855F70">
      <w:pPr>
        <w:spacing w:after="0" w:line="480" w:lineRule="auto"/>
        <w:jc w:val="both"/>
        <w:rPr>
          <w:rFonts w:ascii="Times New Roman" w:hAnsi="Times New Roman" w:cs="Times New Roman"/>
          <w:lang w:val="en-US"/>
        </w:rPr>
      </w:pPr>
    </w:p>
    <w:p w14:paraId="3836F84C" w14:textId="76B2C2D0" w:rsidR="00756E06" w:rsidRDefault="000C069A" w:rsidP="00855F70">
      <w:pPr>
        <w:spacing w:after="0" w:line="480" w:lineRule="auto"/>
        <w:jc w:val="both"/>
        <w:rPr>
          <w:rFonts w:ascii="Times New Roman" w:hAnsi="Times New Roman" w:cs="Times New Roman"/>
          <w:lang w:val="en-US"/>
        </w:rPr>
      </w:pPr>
      <w:r w:rsidRPr="000C069A">
        <w:rPr>
          <w:rFonts w:ascii="Times New Roman" w:hAnsi="Times New Roman" w:cs="Times New Roman"/>
          <w:b/>
          <w:bCs/>
          <w:lang w:val="en-US"/>
        </w:rPr>
        <w:t>Supplementary Table 2. Differential gene expression (DEG) analysis associated with clinical outcomes and longitudinal cellular evolution in the ZUMA-1 and ZUMA-7 cohorts.</w:t>
      </w:r>
      <w:r w:rsidRPr="000C069A">
        <w:rPr>
          <w:rFonts w:ascii="Times New Roman" w:hAnsi="Times New Roman" w:cs="Times New Roman"/>
          <w:lang w:val="en-US"/>
        </w:rPr>
        <w:t xml:space="preserve"> For each assessed transcript, the magnitude of biological change is reported as the Log2 Fold Change (</w:t>
      </w:r>
      <w:proofErr w:type="spellStart"/>
      <w:r w:rsidRPr="000C069A">
        <w:rPr>
          <w:rFonts w:ascii="Times New Roman" w:hAnsi="Times New Roman" w:cs="Times New Roman"/>
          <w:lang w:val="en-US"/>
        </w:rPr>
        <w:t>logFC</w:t>
      </w:r>
      <w:proofErr w:type="spellEnd"/>
      <w:r w:rsidRPr="000C069A">
        <w:rPr>
          <w:rFonts w:ascii="Times New Roman" w:hAnsi="Times New Roman" w:cs="Times New Roman"/>
          <w:lang w:val="en-US"/>
        </w:rPr>
        <w:t>), alongside its mean expression across all contrast samples (</w:t>
      </w:r>
      <w:proofErr w:type="spellStart"/>
      <w:r w:rsidRPr="000C069A">
        <w:rPr>
          <w:rFonts w:ascii="Times New Roman" w:hAnsi="Times New Roman" w:cs="Times New Roman"/>
          <w:lang w:val="en-US"/>
        </w:rPr>
        <w:t>AveExpr</w:t>
      </w:r>
      <w:proofErr w:type="spellEnd"/>
      <w:r w:rsidRPr="000C069A">
        <w:rPr>
          <w:rFonts w:ascii="Times New Roman" w:hAnsi="Times New Roman" w:cs="Times New Roman"/>
          <w:lang w:val="en-US"/>
        </w:rPr>
        <w:t>). Statistical inferences for each group comparison (contrast and comparison) are derived from empirical Bayes moderated t-statistics (t) and the log-odds of differential expression (B). Statistical significance is denoted by the nominal p-value (</w:t>
      </w:r>
      <w:proofErr w:type="spellStart"/>
      <w:proofErr w:type="gramStart"/>
      <w:r w:rsidRPr="000C069A">
        <w:rPr>
          <w:rFonts w:ascii="Times New Roman" w:hAnsi="Times New Roman" w:cs="Times New Roman"/>
          <w:lang w:val="en-US"/>
        </w:rPr>
        <w:t>P.Value</w:t>
      </w:r>
      <w:proofErr w:type="spellEnd"/>
      <w:proofErr w:type="gramEnd"/>
      <w:r w:rsidRPr="000C069A">
        <w:rPr>
          <w:rFonts w:ascii="Times New Roman" w:hAnsi="Times New Roman" w:cs="Times New Roman"/>
          <w:lang w:val="en-US"/>
        </w:rPr>
        <w:t>) and the adjusted p-value (</w:t>
      </w:r>
      <w:proofErr w:type="spellStart"/>
      <w:r w:rsidRPr="000C069A">
        <w:rPr>
          <w:rFonts w:ascii="Times New Roman" w:hAnsi="Times New Roman" w:cs="Times New Roman"/>
          <w:lang w:val="en-US"/>
        </w:rPr>
        <w:t>adj.</w:t>
      </w:r>
      <w:proofErr w:type="gramStart"/>
      <w:r w:rsidRPr="000C069A">
        <w:rPr>
          <w:rFonts w:ascii="Times New Roman" w:hAnsi="Times New Roman" w:cs="Times New Roman"/>
          <w:lang w:val="en-US"/>
        </w:rPr>
        <w:t>P.Val</w:t>
      </w:r>
      <w:proofErr w:type="spellEnd"/>
      <w:proofErr w:type="gramEnd"/>
      <w:r w:rsidRPr="000C069A">
        <w:rPr>
          <w:rFonts w:ascii="Times New Roman" w:hAnsi="Times New Roman" w:cs="Times New Roman"/>
          <w:lang w:val="en-US"/>
        </w:rPr>
        <w:t>) rigorously corrected for multiple comparisons using the Benjamini-Hochberg False Discovery Rate (FDR) control method. The definitive biological direction of transcriptional enrichment for each gene is explicitly summarized (</w:t>
      </w:r>
      <w:proofErr w:type="spellStart"/>
      <w:r w:rsidRPr="000C069A">
        <w:rPr>
          <w:rFonts w:ascii="Times New Roman" w:hAnsi="Times New Roman" w:cs="Times New Roman"/>
          <w:lang w:val="en-US"/>
        </w:rPr>
        <w:t>direction_RawP</w:t>
      </w:r>
      <w:proofErr w:type="spellEnd"/>
      <w:r w:rsidRPr="000C069A">
        <w:rPr>
          <w:rFonts w:ascii="Times New Roman" w:hAnsi="Times New Roman" w:cs="Times New Roman"/>
          <w:lang w:val="en-US"/>
        </w:rPr>
        <w:t>).</w:t>
      </w:r>
    </w:p>
    <w:p w14:paraId="2FCA3FC5" w14:textId="77777777" w:rsidR="000C069A" w:rsidRDefault="000C069A" w:rsidP="00855F70">
      <w:pPr>
        <w:spacing w:after="0" w:line="480" w:lineRule="auto"/>
        <w:jc w:val="both"/>
        <w:rPr>
          <w:rFonts w:ascii="Times New Roman" w:hAnsi="Times New Roman" w:cs="Times New Roman"/>
          <w:lang w:val="en-US"/>
        </w:rPr>
      </w:pPr>
    </w:p>
    <w:tbl>
      <w:tblPr>
        <w:tblStyle w:val="TabelaSimples4"/>
        <w:tblW w:w="14216" w:type="dxa"/>
        <w:tblLayout w:type="fixed"/>
        <w:tblLook w:val="04A0" w:firstRow="1" w:lastRow="0" w:firstColumn="1" w:lastColumn="0" w:noHBand="0" w:noVBand="1"/>
      </w:tblPr>
      <w:tblGrid>
        <w:gridCol w:w="2410"/>
        <w:gridCol w:w="843"/>
        <w:gridCol w:w="1142"/>
        <w:gridCol w:w="851"/>
        <w:gridCol w:w="1116"/>
        <w:gridCol w:w="1132"/>
        <w:gridCol w:w="1012"/>
        <w:gridCol w:w="2141"/>
        <w:gridCol w:w="2112"/>
        <w:gridCol w:w="1457"/>
      </w:tblGrid>
      <w:tr w:rsidR="00520ED2" w:rsidRPr="00520ED2" w14:paraId="07543406" w14:textId="77777777" w:rsidTr="000C069A">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2410" w:type="dxa"/>
            <w:tcBorders>
              <w:top w:val="single" w:sz="4" w:space="0" w:color="auto"/>
              <w:bottom w:val="single" w:sz="4" w:space="0" w:color="auto"/>
            </w:tcBorders>
            <w:hideMark/>
          </w:tcPr>
          <w:p w14:paraId="497DFD5C" w14:textId="77777777" w:rsidR="00520ED2" w:rsidRPr="00520ED2" w:rsidRDefault="00520ED2" w:rsidP="00D81832">
            <w:pPr>
              <w:jc w:val="both"/>
              <w:rPr>
                <w:rFonts w:ascii="Times New Roman" w:hAnsi="Times New Roman" w:cs="Times New Roman"/>
              </w:rPr>
            </w:pPr>
            <w:r w:rsidRPr="00520ED2">
              <w:rPr>
                <w:rFonts w:ascii="Times New Roman" w:hAnsi="Times New Roman" w:cs="Times New Roman"/>
              </w:rPr>
              <w:t>Feature</w:t>
            </w:r>
          </w:p>
        </w:tc>
        <w:tc>
          <w:tcPr>
            <w:tcW w:w="843" w:type="dxa"/>
            <w:tcBorders>
              <w:top w:val="single" w:sz="4" w:space="0" w:color="auto"/>
              <w:bottom w:val="single" w:sz="4" w:space="0" w:color="auto"/>
            </w:tcBorders>
            <w:hideMark/>
          </w:tcPr>
          <w:p w14:paraId="016D8167" w14:textId="77777777" w:rsidR="00520ED2" w:rsidRPr="00520ED2" w:rsidRDefault="00520ED2" w:rsidP="00D81832">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logFC</w:t>
            </w:r>
            <w:proofErr w:type="spellEnd"/>
          </w:p>
        </w:tc>
        <w:tc>
          <w:tcPr>
            <w:tcW w:w="1142" w:type="dxa"/>
            <w:tcBorders>
              <w:top w:val="single" w:sz="4" w:space="0" w:color="auto"/>
              <w:bottom w:val="single" w:sz="4" w:space="0" w:color="auto"/>
            </w:tcBorders>
            <w:hideMark/>
          </w:tcPr>
          <w:p w14:paraId="610A01C4" w14:textId="77777777" w:rsidR="00520ED2" w:rsidRPr="00520ED2" w:rsidRDefault="00520ED2" w:rsidP="00D81832">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AveExpr</w:t>
            </w:r>
            <w:proofErr w:type="spellEnd"/>
          </w:p>
        </w:tc>
        <w:tc>
          <w:tcPr>
            <w:tcW w:w="851" w:type="dxa"/>
            <w:tcBorders>
              <w:top w:val="single" w:sz="4" w:space="0" w:color="auto"/>
              <w:bottom w:val="single" w:sz="4" w:space="0" w:color="auto"/>
            </w:tcBorders>
            <w:hideMark/>
          </w:tcPr>
          <w:p w14:paraId="57F2A2A1" w14:textId="77777777" w:rsidR="00520ED2" w:rsidRPr="00520ED2" w:rsidRDefault="00520ED2" w:rsidP="00D81832">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t</w:t>
            </w:r>
          </w:p>
        </w:tc>
        <w:tc>
          <w:tcPr>
            <w:tcW w:w="1116" w:type="dxa"/>
            <w:tcBorders>
              <w:top w:val="single" w:sz="4" w:space="0" w:color="auto"/>
              <w:bottom w:val="single" w:sz="4" w:space="0" w:color="auto"/>
            </w:tcBorders>
            <w:hideMark/>
          </w:tcPr>
          <w:p w14:paraId="1255EB69" w14:textId="77777777" w:rsidR="00520ED2" w:rsidRPr="00520ED2" w:rsidRDefault="00520ED2" w:rsidP="00D81832">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proofErr w:type="gramStart"/>
            <w:r w:rsidRPr="00520ED2">
              <w:rPr>
                <w:rFonts w:ascii="Times New Roman" w:hAnsi="Times New Roman" w:cs="Times New Roman"/>
              </w:rPr>
              <w:t>P.Value</w:t>
            </w:r>
            <w:proofErr w:type="spellEnd"/>
            <w:proofErr w:type="gramEnd"/>
          </w:p>
        </w:tc>
        <w:tc>
          <w:tcPr>
            <w:tcW w:w="1132" w:type="dxa"/>
            <w:tcBorders>
              <w:top w:val="single" w:sz="4" w:space="0" w:color="auto"/>
              <w:bottom w:val="single" w:sz="4" w:space="0" w:color="auto"/>
            </w:tcBorders>
            <w:hideMark/>
          </w:tcPr>
          <w:p w14:paraId="0534C45C" w14:textId="77777777" w:rsidR="00520ED2" w:rsidRPr="00520ED2" w:rsidRDefault="00520ED2" w:rsidP="00D81832">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adj.</w:t>
            </w:r>
            <w:proofErr w:type="gramStart"/>
            <w:r w:rsidRPr="00520ED2">
              <w:rPr>
                <w:rFonts w:ascii="Times New Roman" w:hAnsi="Times New Roman" w:cs="Times New Roman"/>
              </w:rPr>
              <w:t>P.Val</w:t>
            </w:r>
            <w:proofErr w:type="spellEnd"/>
            <w:proofErr w:type="gramEnd"/>
          </w:p>
        </w:tc>
        <w:tc>
          <w:tcPr>
            <w:tcW w:w="1012" w:type="dxa"/>
            <w:tcBorders>
              <w:top w:val="single" w:sz="4" w:space="0" w:color="auto"/>
              <w:bottom w:val="single" w:sz="4" w:space="0" w:color="auto"/>
            </w:tcBorders>
            <w:hideMark/>
          </w:tcPr>
          <w:p w14:paraId="545DAD26" w14:textId="77777777" w:rsidR="00520ED2" w:rsidRPr="00520ED2" w:rsidRDefault="00520ED2" w:rsidP="00D81832">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B</w:t>
            </w:r>
          </w:p>
        </w:tc>
        <w:tc>
          <w:tcPr>
            <w:tcW w:w="2141" w:type="dxa"/>
            <w:tcBorders>
              <w:top w:val="single" w:sz="4" w:space="0" w:color="auto"/>
              <w:bottom w:val="single" w:sz="4" w:space="0" w:color="auto"/>
            </w:tcBorders>
            <w:hideMark/>
          </w:tcPr>
          <w:p w14:paraId="2ED790EE" w14:textId="77777777" w:rsidR="00520ED2" w:rsidRPr="00520ED2" w:rsidRDefault="00520ED2" w:rsidP="00D81832">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comparison</w:t>
            </w:r>
            <w:proofErr w:type="spellEnd"/>
          </w:p>
        </w:tc>
        <w:tc>
          <w:tcPr>
            <w:tcW w:w="3569" w:type="dxa"/>
            <w:gridSpan w:val="2"/>
            <w:tcBorders>
              <w:top w:val="single" w:sz="4" w:space="0" w:color="auto"/>
              <w:bottom w:val="single" w:sz="4" w:space="0" w:color="auto"/>
            </w:tcBorders>
            <w:hideMark/>
          </w:tcPr>
          <w:p w14:paraId="1EDFB5F5" w14:textId="77777777" w:rsidR="00520ED2" w:rsidRPr="00520ED2" w:rsidRDefault="00520ED2" w:rsidP="00D81832">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direction_RawP</w:t>
            </w:r>
            <w:proofErr w:type="spellEnd"/>
          </w:p>
        </w:tc>
      </w:tr>
      <w:tr w:rsidR="00520ED2" w:rsidRPr="00520ED2" w14:paraId="29FBFA9D"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445C909D"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CCL20</w:t>
            </w:r>
          </w:p>
        </w:tc>
        <w:tc>
          <w:tcPr>
            <w:tcW w:w="843" w:type="dxa"/>
            <w:hideMark/>
          </w:tcPr>
          <w:p w14:paraId="2E24A6F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4.18</w:t>
            </w:r>
          </w:p>
        </w:tc>
        <w:tc>
          <w:tcPr>
            <w:tcW w:w="1142" w:type="dxa"/>
            <w:hideMark/>
          </w:tcPr>
          <w:p w14:paraId="4F26E41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2.36</w:t>
            </w:r>
          </w:p>
        </w:tc>
        <w:tc>
          <w:tcPr>
            <w:tcW w:w="851" w:type="dxa"/>
            <w:hideMark/>
          </w:tcPr>
          <w:p w14:paraId="220A332F" w14:textId="77777777" w:rsidR="00520ED2" w:rsidRPr="00520ED2" w:rsidRDefault="00520ED2" w:rsidP="00D81832">
            <w:pPr>
              <w:ind w:right="-381"/>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4.62</w:t>
            </w:r>
          </w:p>
        </w:tc>
        <w:tc>
          <w:tcPr>
            <w:tcW w:w="1116" w:type="dxa"/>
            <w:hideMark/>
          </w:tcPr>
          <w:p w14:paraId="7C5A553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0.000072</w:t>
            </w:r>
          </w:p>
        </w:tc>
        <w:tc>
          <w:tcPr>
            <w:tcW w:w="1132" w:type="dxa"/>
            <w:hideMark/>
          </w:tcPr>
          <w:p w14:paraId="3083C8D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0.042</w:t>
            </w:r>
          </w:p>
        </w:tc>
        <w:tc>
          <w:tcPr>
            <w:tcW w:w="1012" w:type="dxa"/>
            <w:hideMark/>
          </w:tcPr>
          <w:p w14:paraId="4ABDB4C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1.61</w:t>
            </w:r>
          </w:p>
        </w:tc>
        <w:tc>
          <w:tcPr>
            <w:tcW w:w="2141" w:type="dxa"/>
            <w:hideMark/>
          </w:tcPr>
          <w:p w14:paraId="7FB90FD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Non-CR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CR</w:t>
            </w:r>
          </w:p>
        </w:tc>
        <w:tc>
          <w:tcPr>
            <w:tcW w:w="2112" w:type="dxa"/>
            <w:hideMark/>
          </w:tcPr>
          <w:p w14:paraId="79A0D44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Non-CR</w:t>
            </w:r>
          </w:p>
        </w:tc>
      </w:tr>
      <w:tr w:rsidR="00520ED2" w:rsidRPr="00520ED2" w14:paraId="2CB4E90E"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42CA1EA5"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KIR_Activating_Subgroup_2</w:t>
            </w:r>
          </w:p>
        </w:tc>
        <w:tc>
          <w:tcPr>
            <w:tcW w:w="843" w:type="dxa"/>
            <w:hideMark/>
          </w:tcPr>
          <w:p w14:paraId="5F066FF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3.93</w:t>
            </w:r>
          </w:p>
        </w:tc>
        <w:tc>
          <w:tcPr>
            <w:tcW w:w="1142" w:type="dxa"/>
            <w:hideMark/>
          </w:tcPr>
          <w:p w14:paraId="1502304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1.97</w:t>
            </w:r>
          </w:p>
        </w:tc>
        <w:tc>
          <w:tcPr>
            <w:tcW w:w="851" w:type="dxa"/>
            <w:hideMark/>
          </w:tcPr>
          <w:p w14:paraId="1002A33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4.45</w:t>
            </w:r>
          </w:p>
        </w:tc>
        <w:tc>
          <w:tcPr>
            <w:tcW w:w="1116" w:type="dxa"/>
            <w:hideMark/>
          </w:tcPr>
          <w:p w14:paraId="503CD1F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0.000117</w:t>
            </w:r>
          </w:p>
        </w:tc>
        <w:tc>
          <w:tcPr>
            <w:tcW w:w="1132" w:type="dxa"/>
            <w:hideMark/>
          </w:tcPr>
          <w:p w14:paraId="484EFDA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0.042</w:t>
            </w:r>
          </w:p>
        </w:tc>
        <w:tc>
          <w:tcPr>
            <w:tcW w:w="1012" w:type="dxa"/>
            <w:hideMark/>
          </w:tcPr>
          <w:p w14:paraId="1965566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1.19</w:t>
            </w:r>
          </w:p>
        </w:tc>
        <w:tc>
          <w:tcPr>
            <w:tcW w:w="2141" w:type="dxa"/>
            <w:hideMark/>
          </w:tcPr>
          <w:p w14:paraId="280765E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Non-CR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CR</w:t>
            </w:r>
          </w:p>
        </w:tc>
        <w:tc>
          <w:tcPr>
            <w:tcW w:w="2112" w:type="dxa"/>
            <w:hideMark/>
          </w:tcPr>
          <w:p w14:paraId="3EDC83B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Non-CR</w:t>
            </w:r>
          </w:p>
        </w:tc>
      </w:tr>
      <w:tr w:rsidR="00520ED2" w:rsidRPr="00520ED2" w14:paraId="10D93FE9"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335D8A10"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MAGEA12</w:t>
            </w:r>
          </w:p>
        </w:tc>
        <w:tc>
          <w:tcPr>
            <w:tcW w:w="843" w:type="dxa"/>
            <w:hideMark/>
          </w:tcPr>
          <w:p w14:paraId="268668B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3.70</w:t>
            </w:r>
          </w:p>
        </w:tc>
        <w:tc>
          <w:tcPr>
            <w:tcW w:w="1142" w:type="dxa"/>
            <w:hideMark/>
          </w:tcPr>
          <w:p w14:paraId="0D6B493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2.07</w:t>
            </w:r>
          </w:p>
        </w:tc>
        <w:tc>
          <w:tcPr>
            <w:tcW w:w="851" w:type="dxa"/>
            <w:hideMark/>
          </w:tcPr>
          <w:p w14:paraId="67E365B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4.29</w:t>
            </w:r>
          </w:p>
        </w:tc>
        <w:tc>
          <w:tcPr>
            <w:tcW w:w="1116" w:type="dxa"/>
            <w:hideMark/>
          </w:tcPr>
          <w:p w14:paraId="19C20EE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0.000180</w:t>
            </w:r>
          </w:p>
        </w:tc>
        <w:tc>
          <w:tcPr>
            <w:tcW w:w="1132" w:type="dxa"/>
            <w:hideMark/>
          </w:tcPr>
          <w:p w14:paraId="44C34DB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0.043</w:t>
            </w:r>
          </w:p>
        </w:tc>
        <w:tc>
          <w:tcPr>
            <w:tcW w:w="1012" w:type="dxa"/>
            <w:hideMark/>
          </w:tcPr>
          <w:p w14:paraId="138991D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0.81</w:t>
            </w:r>
          </w:p>
        </w:tc>
        <w:tc>
          <w:tcPr>
            <w:tcW w:w="2141" w:type="dxa"/>
            <w:hideMark/>
          </w:tcPr>
          <w:p w14:paraId="1D5A37E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Non-CR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CR</w:t>
            </w:r>
          </w:p>
        </w:tc>
        <w:tc>
          <w:tcPr>
            <w:tcW w:w="2112" w:type="dxa"/>
            <w:hideMark/>
          </w:tcPr>
          <w:p w14:paraId="291E777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Non-CR</w:t>
            </w:r>
          </w:p>
        </w:tc>
      </w:tr>
      <w:tr w:rsidR="00520ED2" w:rsidRPr="00520ED2" w14:paraId="3025C46F"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79758BE8"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MAGEA3</w:t>
            </w:r>
          </w:p>
        </w:tc>
        <w:tc>
          <w:tcPr>
            <w:tcW w:w="843" w:type="dxa"/>
            <w:hideMark/>
          </w:tcPr>
          <w:p w14:paraId="2D85415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4.01</w:t>
            </w:r>
          </w:p>
        </w:tc>
        <w:tc>
          <w:tcPr>
            <w:tcW w:w="1142" w:type="dxa"/>
            <w:hideMark/>
          </w:tcPr>
          <w:p w14:paraId="6C27619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2.45</w:t>
            </w:r>
          </w:p>
        </w:tc>
        <w:tc>
          <w:tcPr>
            <w:tcW w:w="851" w:type="dxa"/>
            <w:hideMark/>
          </w:tcPr>
          <w:p w14:paraId="3DD8D62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3.93</w:t>
            </w:r>
          </w:p>
        </w:tc>
        <w:tc>
          <w:tcPr>
            <w:tcW w:w="1116" w:type="dxa"/>
            <w:hideMark/>
          </w:tcPr>
          <w:p w14:paraId="429C2B1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0.000483</w:t>
            </w:r>
          </w:p>
        </w:tc>
        <w:tc>
          <w:tcPr>
            <w:tcW w:w="1132" w:type="dxa"/>
            <w:hideMark/>
          </w:tcPr>
          <w:p w14:paraId="7C2D456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0.063</w:t>
            </w:r>
          </w:p>
        </w:tc>
        <w:tc>
          <w:tcPr>
            <w:tcW w:w="1012" w:type="dxa"/>
            <w:hideMark/>
          </w:tcPr>
          <w:p w14:paraId="6FCB6D0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-0.07</w:t>
            </w:r>
          </w:p>
        </w:tc>
        <w:tc>
          <w:tcPr>
            <w:tcW w:w="2141" w:type="dxa"/>
            <w:hideMark/>
          </w:tcPr>
          <w:p w14:paraId="525972C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Non-CR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CR</w:t>
            </w:r>
          </w:p>
        </w:tc>
        <w:tc>
          <w:tcPr>
            <w:tcW w:w="2112" w:type="dxa"/>
            <w:hideMark/>
          </w:tcPr>
          <w:p w14:paraId="4C95F6B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Non-CR</w:t>
            </w:r>
          </w:p>
        </w:tc>
      </w:tr>
      <w:tr w:rsidR="00520ED2" w:rsidRPr="00520ED2" w14:paraId="5EC7AF7C"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33EDB1E3"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lastRenderedPageBreak/>
              <w:t>IL13</w:t>
            </w:r>
          </w:p>
        </w:tc>
        <w:tc>
          <w:tcPr>
            <w:tcW w:w="843" w:type="dxa"/>
            <w:hideMark/>
          </w:tcPr>
          <w:p w14:paraId="40CE29F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3.72</w:t>
            </w:r>
          </w:p>
        </w:tc>
        <w:tc>
          <w:tcPr>
            <w:tcW w:w="1142" w:type="dxa"/>
            <w:hideMark/>
          </w:tcPr>
          <w:p w14:paraId="402C635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2.72</w:t>
            </w:r>
          </w:p>
        </w:tc>
        <w:tc>
          <w:tcPr>
            <w:tcW w:w="851" w:type="dxa"/>
            <w:hideMark/>
          </w:tcPr>
          <w:p w14:paraId="01EBB11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3.91</w:t>
            </w:r>
          </w:p>
        </w:tc>
        <w:tc>
          <w:tcPr>
            <w:tcW w:w="1116" w:type="dxa"/>
            <w:hideMark/>
          </w:tcPr>
          <w:p w14:paraId="49F5607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0.000504</w:t>
            </w:r>
          </w:p>
        </w:tc>
        <w:tc>
          <w:tcPr>
            <w:tcW w:w="1132" w:type="dxa"/>
            <w:hideMark/>
          </w:tcPr>
          <w:p w14:paraId="6582E6B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0.063</w:t>
            </w:r>
          </w:p>
        </w:tc>
        <w:tc>
          <w:tcPr>
            <w:tcW w:w="1012" w:type="dxa"/>
            <w:hideMark/>
          </w:tcPr>
          <w:p w14:paraId="69DAB6E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-0.11</w:t>
            </w:r>
          </w:p>
        </w:tc>
        <w:tc>
          <w:tcPr>
            <w:tcW w:w="2141" w:type="dxa"/>
            <w:hideMark/>
          </w:tcPr>
          <w:p w14:paraId="668DA09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Non-CR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CR</w:t>
            </w:r>
          </w:p>
        </w:tc>
        <w:tc>
          <w:tcPr>
            <w:tcW w:w="2112" w:type="dxa"/>
            <w:hideMark/>
          </w:tcPr>
          <w:p w14:paraId="6257D65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Non-CR</w:t>
            </w:r>
          </w:p>
        </w:tc>
      </w:tr>
      <w:tr w:rsidR="00520ED2" w:rsidRPr="00520ED2" w14:paraId="129A4A44"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2DA411FF"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KIR3DL3</w:t>
            </w:r>
          </w:p>
        </w:tc>
        <w:tc>
          <w:tcPr>
            <w:tcW w:w="843" w:type="dxa"/>
            <w:hideMark/>
          </w:tcPr>
          <w:p w14:paraId="0A53375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3.67</w:t>
            </w:r>
          </w:p>
        </w:tc>
        <w:tc>
          <w:tcPr>
            <w:tcW w:w="1142" w:type="dxa"/>
            <w:hideMark/>
          </w:tcPr>
          <w:p w14:paraId="357E8D9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2.39</w:t>
            </w:r>
          </w:p>
        </w:tc>
        <w:tc>
          <w:tcPr>
            <w:tcW w:w="851" w:type="dxa"/>
            <w:hideMark/>
          </w:tcPr>
          <w:p w14:paraId="530AF8A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3.79</w:t>
            </w:r>
          </w:p>
        </w:tc>
        <w:tc>
          <w:tcPr>
            <w:tcW w:w="1116" w:type="dxa"/>
            <w:hideMark/>
          </w:tcPr>
          <w:p w14:paraId="66F10E5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0.000704</w:t>
            </w:r>
          </w:p>
        </w:tc>
        <w:tc>
          <w:tcPr>
            <w:tcW w:w="1132" w:type="dxa"/>
            <w:hideMark/>
          </w:tcPr>
          <w:p w14:paraId="48C0990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0.063</w:t>
            </w:r>
          </w:p>
        </w:tc>
        <w:tc>
          <w:tcPr>
            <w:tcW w:w="1012" w:type="dxa"/>
            <w:hideMark/>
          </w:tcPr>
          <w:p w14:paraId="1FBC08A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-0.40</w:t>
            </w:r>
          </w:p>
        </w:tc>
        <w:tc>
          <w:tcPr>
            <w:tcW w:w="2141" w:type="dxa"/>
            <w:hideMark/>
          </w:tcPr>
          <w:p w14:paraId="1EB77AB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Non-CR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CR</w:t>
            </w:r>
          </w:p>
        </w:tc>
        <w:tc>
          <w:tcPr>
            <w:tcW w:w="2112" w:type="dxa"/>
            <w:hideMark/>
          </w:tcPr>
          <w:p w14:paraId="7FEBC2B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Non-CR</w:t>
            </w:r>
          </w:p>
        </w:tc>
      </w:tr>
      <w:tr w:rsidR="00520ED2" w:rsidRPr="00520ED2" w14:paraId="375A9E4B"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441FCD5F"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MASP1</w:t>
            </w:r>
          </w:p>
        </w:tc>
        <w:tc>
          <w:tcPr>
            <w:tcW w:w="843" w:type="dxa"/>
            <w:hideMark/>
          </w:tcPr>
          <w:p w14:paraId="131697F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2.45</w:t>
            </w:r>
          </w:p>
        </w:tc>
        <w:tc>
          <w:tcPr>
            <w:tcW w:w="1142" w:type="dxa"/>
            <w:hideMark/>
          </w:tcPr>
          <w:p w14:paraId="64D0D27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0.97</w:t>
            </w:r>
          </w:p>
        </w:tc>
        <w:tc>
          <w:tcPr>
            <w:tcW w:w="851" w:type="dxa"/>
            <w:hideMark/>
          </w:tcPr>
          <w:p w14:paraId="3A281DF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3.75</w:t>
            </w:r>
          </w:p>
        </w:tc>
        <w:tc>
          <w:tcPr>
            <w:tcW w:w="1116" w:type="dxa"/>
            <w:hideMark/>
          </w:tcPr>
          <w:p w14:paraId="30125FA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0.000780</w:t>
            </w:r>
          </w:p>
        </w:tc>
        <w:tc>
          <w:tcPr>
            <w:tcW w:w="1132" w:type="dxa"/>
            <w:hideMark/>
          </w:tcPr>
          <w:p w14:paraId="4BED4C9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0.063</w:t>
            </w:r>
          </w:p>
        </w:tc>
        <w:tc>
          <w:tcPr>
            <w:tcW w:w="1012" w:type="dxa"/>
            <w:hideMark/>
          </w:tcPr>
          <w:p w14:paraId="69A0D19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-0.49</w:t>
            </w:r>
          </w:p>
        </w:tc>
        <w:tc>
          <w:tcPr>
            <w:tcW w:w="2141" w:type="dxa"/>
            <w:hideMark/>
          </w:tcPr>
          <w:p w14:paraId="301163F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Non-CR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CR</w:t>
            </w:r>
          </w:p>
        </w:tc>
        <w:tc>
          <w:tcPr>
            <w:tcW w:w="2112" w:type="dxa"/>
            <w:hideMark/>
          </w:tcPr>
          <w:p w14:paraId="263416C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Non-CR</w:t>
            </w:r>
          </w:p>
        </w:tc>
      </w:tr>
      <w:tr w:rsidR="00520ED2" w:rsidRPr="00520ED2" w14:paraId="16782024"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2A778075"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CCL16</w:t>
            </w:r>
          </w:p>
        </w:tc>
        <w:tc>
          <w:tcPr>
            <w:tcW w:w="843" w:type="dxa"/>
            <w:hideMark/>
          </w:tcPr>
          <w:p w14:paraId="4587E0D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3.14</w:t>
            </w:r>
          </w:p>
        </w:tc>
        <w:tc>
          <w:tcPr>
            <w:tcW w:w="1142" w:type="dxa"/>
            <w:hideMark/>
          </w:tcPr>
          <w:p w14:paraId="08C99E3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1.51</w:t>
            </w:r>
          </w:p>
        </w:tc>
        <w:tc>
          <w:tcPr>
            <w:tcW w:w="851" w:type="dxa"/>
            <w:hideMark/>
          </w:tcPr>
          <w:p w14:paraId="39C7F62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3.75</w:t>
            </w:r>
          </w:p>
        </w:tc>
        <w:tc>
          <w:tcPr>
            <w:tcW w:w="1116" w:type="dxa"/>
            <w:hideMark/>
          </w:tcPr>
          <w:p w14:paraId="473B234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0.000783</w:t>
            </w:r>
          </w:p>
        </w:tc>
        <w:tc>
          <w:tcPr>
            <w:tcW w:w="1132" w:type="dxa"/>
            <w:hideMark/>
          </w:tcPr>
          <w:p w14:paraId="42C4AD2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0.063</w:t>
            </w:r>
          </w:p>
        </w:tc>
        <w:tc>
          <w:tcPr>
            <w:tcW w:w="1012" w:type="dxa"/>
            <w:hideMark/>
          </w:tcPr>
          <w:p w14:paraId="0E33E65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-0.49</w:t>
            </w:r>
          </w:p>
        </w:tc>
        <w:tc>
          <w:tcPr>
            <w:tcW w:w="2141" w:type="dxa"/>
            <w:hideMark/>
          </w:tcPr>
          <w:p w14:paraId="63B5642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Non-CR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CR</w:t>
            </w:r>
          </w:p>
        </w:tc>
        <w:tc>
          <w:tcPr>
            <w:tcW w:w="2112" w:type="dxa"/>
            <w:hideMark/>
          </w:tcPr>
          <w:p w14:paraId="40D069D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Non-CR</w:t>
            </w:r>
          </w:p>
        </w:tc>
      </w:tr>
      <w:tr w:rsidR="00520ED2" w:rsidRPr="00520ED2" w14:paraId="42C9A7AE"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1975B4CF"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IL27</w:t>
            </w:r>
          </w:p>
        </w:tc>
        <w:tc>
          <w:tcPr>
            <w:tcW w:w="843" w:type="dxa"/>
            <w:hideMark/>
          </w:tcPr>
          <w:p w14:paraId="53A637B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3.51</w:t>
            </w:r>
          </w:p>
        </w:tc>
        <w:tc>
          <w:tcPr>
            <w:tcW w:w="1142" w:type="dxa"/>
            <w:hideMark/>
          </w:tcPr>
          <w:p w14:paraId="2AB49BD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1.84</w:t>
            </w:r>
          </w:p>
        </w:tc>
        <w:tc>
          <w:tcPr>
            <w:tcW w:w="851" w:type="dxa"/>
            <w:hideMark/>
          </w:tcPr>
          <w:p w14:paraId="6DCB1C3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3.75</w:t>
            </w:r>
          </w:p>
        </w:tc>
        <w:tc>
          <w:tcPr>
            <w:tcW w:w="1116" w:type="dxa"/>
            <w:hideMark/>
          </w:tcPr>
          <w:p w14:paraId="24070C2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0.000793</w:t>
            </w:r>
          </w:p>
        </w:tc>
        <w:tc>
          <w:tcPr>
            <w:tcW w:w="1132" w:type="dxa"/>
            <w:hideMark/>
          </w:tcPr>
          <w:p w14:paraId="3D6B073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0.063</w:t>
            </w:r>
          </w:p>
        </w:tc>
        <w:tc>
          <w:tcPr>
            <w:tcW w:w="1012" w:type="dxa"/>
            <w:hideMark/>
          </w:tcPr>
          <w:p w14:paraId="4E00C64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-0.50</w:t>
            </w:r>
          </w:p>
        </w:tc>
        <w:tc>
          <w:tcPr>
            <w:tcW w:w="2141" w:type="dxa"/>
            <w:hideMark/>
          </w:tcPr>
          <w:p w14:paraId="6151140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Non-CR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CR</w:t>
            </w:r>
          </w:p>
        </w:tc>
        <w:tc>
          <w:tcPr>
            <w:tcW w:w="2112" w:type="dxa"/>
            <w:hideMark/>
          </w:tcPr>
          <w:p w14:paraId="7E7AA99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Non-CR</w:t>
            </w:r>
          </w:p>
        </w:tc>
      </w:tr>
      <w:tr w:rsidR="00520ED2" w:rsidRPr="00520ED2" w14:paraId="28EA4A05"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4D32882A"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CCL15</w:t>
            </w:r>
          </w:p>
        </w:tc>
        <w:tc>
          <w:tcPr>
            <w:tcW w:w="843" w:type="dxa"/>
            <w:hideMark/>
          </w:tcPr>
          <w:p w14:paraId="269E97D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3.04</w:t>
            </w:r>
          </w:p>
        </w:tc>
        <w:tc>
          <w:tcPr>
            <w:tcW w:w="1142" w:type="dxa"/>
            <w:hideMark/>
          </w:tcPr>
          <w:p w14:paraId="2D32D74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1.46</w:t>
            </w:r>
          </w:p>
        </w:tc>
        <w:tc>
          <w:tcPr>
            <w:tcW w:w="851" w:type="dxa"/>
            <w:hideMark/>
          </w:tcPr>
          <w:p w14:paraId="1278F0D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3.71</w:t>
            </w:r>
          </w:p>
        </w:tc>
        <w:tc>
          <w:tcPr>
            <w:tcW w:w="1116" w:type="dxa"/>
            <w:hideMark/>
          </w:tcPr>
          <w:p w14:paraId="44BD521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0.000874</w:t>
            </w:r>
          </w:p>
        </w:tc>
        <w:tc>
          <w:tcPr>
            <w:tcW w:w="1132" w:type="dxa"/>
            <w:hideMark/>
          </w:tcPr>
          <w:p w14:paraId="2E02DCE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0.063</w:t>
            </w:r>
          </w:p>
        </w:tc>
        <w:tc>
          <w:tcPr>
            <w:tcW w:w="1012" w:type="dxa"/>
            <w:hideMark/>
          </w:tcPr>
          <w:p w14:paraId="3EE050C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-0.59</w:t>
            </w:r>
          </w:p>
        </w:tc>
        <w:tc>
          <w:tcPr>
            <w:tcW w:w="2141" w:type="dxa"/>
            <w:hideMark/>
          </w:tcPr>
          <w:p w14:paraId="6DBE0F7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Non-CR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CR</w:t>
            </w:r>
          </w:p>
        </w:tc>
        <w:tc>
          <w:tcPr>
            <w:tcW w:w="2112" w:type="dxa"/>
            <w:hideMark/>
          </w:tcPr>
          <w:p w14:paraId="2F63F63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Non-CR</w:t>
            </w:r>
          </w:p>
        </w:tc>
      </w:tr>
      <w:tr w:rsidR="00520ED2" w:rsidRPr="00520ED2" w14:paraId="004ED19D"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3F265CB6"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CCR3</w:t>
            </w:r>
          </w:p>
        </w:tc>
        <w:tc>
          <w:tcPr>
            <w:tcW w:w="843" w:type="dxa"/>
            <w:hideMark/>
          </w:tcPr>
          <w:p w14:paraId="3DBF831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3.07</w:t>
            </w:r>
          </w:p>
        </w:tc>
        <w:tc>
          <w:tcPr>
            <w:tcW w:w="1142" w:type="dxa"/>
            <w:hideMark/>
          </w:tcPr>
          <w:p w14:paraId="7715D6E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1.50</w:t>
            </w:r>
          </w:p>
        </w:tc>
        <w:tc>
          <w:tcPr>
            <w:tcW w:w="851" w:type="dxa"/>
            <w:hideMark/>
          </w:tcPr>
          <w:p w14:paraId="1BE3822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3.65</w:t>
            </w:r>
          </w:p>
        </w:tc>
        <w:tc>
          <w:tcPr>
            <w:tcW w:w="1116" w:type="dxa"/>
            <w:hideMark/>
          </w:tcPr>
          <w:p w14:paraId="0204678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0.001031</w:t>
            </w:r>
          </w:p>
        </w:tc>
        <w:tc>
          <w:tcPr>
            <w:tcW w:w="1132" w:type="dxa"/>
            <w:hideMark/>
          </w:tcPr>
          <w:p w14:paraId="7E04BF0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0.068</w:t>
            </w:r>
          </w:p>
        </w:tc>
        <w:tc>
          <w:tcPr>
            <w:tcW w:w="1012" w:type="dxa"/>
            <w:hideMark/>
          </w:tcPr>
          <w:p w14:paraId="172205C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-0.74</w:t>
            </w:r>
          </w:p>
        </w:tc>
        <w:tc>
          <w:tcPr>
            <w:tcW w:w="2141" w:type="dxa"/>
            <w:hideMark/>
          </w:tcPr>
          <w:p w14:paraId="2F30DE3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Non-CR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CR</w:t>
            </w:r>
          </w:p>
        </w:tc>
        <w:tc>
          <w:tcPr>
            <w:tcW w:w="2112" w:type="dxa"/>
            <w:hideMark/>
          </w:tcPr>
          <w:p w14:paraId="00CAD4B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Non-CR</w:t>
            </w:r>
          </w:p>
        </w:tc>
      </w:tr>
      <w:tr w:rsidR="00520ED2" w:rsidRPr="00520ED2" w14:paraId="36BB0924"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6ACC2DCE"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F12</w:t>
            </w:r>
          </w:p>
        </w:tc>
        <w:tc>
          <w:tcPr>
            <w:tcW w:w="843" w:type="dxa"/>
            <w:hideMark/>
          </w:tcPr>
          <w:p w14:paraId="36061EE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3.06</w:t>
            </w:r>
          </w:p>
        </w:tc>
        <w:tc>
          <w:tcPr>
            <w:tcW w:w="1142" w:type="dxa"/>
            <w:hideMark/>
          </w:tcPr>
          <w:p w14:paraId="23DC30A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2.17</w:t>
            </w:r>
          </w:p>
        </w:tc>
        <w:tc>
          <w:tcPr>
            <w:tcW w:w="851" w:type="dxa"/>
            <w:hideMark/>
          </w:tcPr>
          <w:p w14:paraId="51433B0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3.33</w:t>
            </w:r>
          </w:p>
        </w:tc>
        <w:tc>
          <w:tcPr>
            <w:tcW w:w="1116" w:type="dxa"/>
            <w:hideMark/>
          </w:tcPr>
          <w:p w14:paraId="1B3B620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0.002402</w:t>
            </w:r>
          </w:p>
        </w:tc>
        <w:tc>
          <w:tcPr>
            <w:tcW w:w="1132" w:type="dxa"/>
            <w:hideMark/>
          </w:tcPr>
          <w:p w14:paraId="502C065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0.127</w:t>
            </w:r>
          </w:p>
        </w:tc>
        <w:tc>
          <w:tcPr>
            <w:tcW w:w="1012" w:type="dxa"/>
            <w:hideMark/>
          </w:tcPr>
          <w:p w14:paraId="43FB73F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-1.48</w:t>
            </w:r>
          </w:p>
        </w:tc>
        <w:tc>
          <w:tcPr>
            <w:tcW w:w="2141" w:type="dxa"/>
            <w:hideMark/>
          </w:tcPr>
          <w:p w14:paraId="1783F33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Non-CR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CR</w:t>
            </w:r>
          </w:p>
        </w:tc>
        <w:tc>
          <w:tcPr>
            <w:tcW w:w="2112" w:type="dxa"/>
            <w:hideMark/>
          </w:tcPr>
          <w:p w14:paraId="3C16189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Non-CR</w:t>
            </w:r>
          </w:p>
        </w:tc>
      </w:tr>
      <w:tr w:rsidR="00520ED2" w:rsidRPr="00520ED2" w14:paraId="7E6785E3"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405A7635"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SPANXB1</w:t>
            </w:r>
          </w:p>
        </w:tc>
        <w:tc>
          <w:tcPr>
            <w:tcW w:w="843" w:type="dxa"/>
            <w:hideMark/>
          </w:tcPr>
          <w:p w14:paraId="697597B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3.34</w:t>
            </w:r>
          </w:p>
        </w:tc>
        <w:tc>
          <w:tcPr>
            <w:tcW w:w="1142" w:type="dxa"/>
            <w:hideMark/>
          </w:tcPr>
          <w:p w14:paraId="5F49ED6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2.06</w:t>
            </w:r>
          </w:p>
        </w:tc>
        <w:tc>
          <w:tcPr>
            <w:tcW w:w="851" w:type="dxa"/>
            <w:hideMark/>
          </w:tcPr>
          <w:p w14:paraId="3225121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3.31</w:t>
            </w:r>
          </w:p>
        </w:tc>
        <w:tc>
          <w:tcPr>
            <w:tcW w:w="1116" w:type="dxa"/>
            <w:hideMark/>
          </w:tcPr>
          <w:p w14:paraId="53339A0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0.002504</w:t>
            </w:r>
          </w:p>
        </w:tc>
        <w:tc>
          <w:tcPr>
            <w:tcW w:w="1132" w:type="dxa"/>
            <w:hideMark/>
          </w:tcPr>
          <w:p w14:paraId="7DA8D5A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0.127</w:t>
            </w:r>
          </w:p>
        </w:tc>
        <w:tc>
          <w:tcPr>
            <w:tcW w:w="1012" w:type="dxa"/>
            <w:hideMark/>
          </w:tcPr>
          <w:p w14:paraId="511A7DE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-1.52</w:t>
            </w:r>
          </w:p>
        </w:tc>
        <w:tc>
          <w:tcPr>
            <w:tcW w:w="2141" w:type="dxa"/>
            <w:hideMark/>
          </w:tcPr>
          <w:p w14:paraId="2D967DF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Non-CR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CR</w:t>
            </w:r>
          </w:p>
        </w:tc>
        <w:tc>
          <w:tcPr>
            <w:tcW w:w="2112" w:type="dxa"/>
            <w:hideMark/>
          </w:tcPr>
          <w:p w14:paraId="016AEF3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Non-CR</w:t>
            </w:r>
          </w:p>
        </w:tc>
      </w:tr>
      <w:tr w:rsidR="00520ED2" w:rsidRPr="00520ED2" w14:paraId="1351EED9"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64885A2A"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PRM1</w:t>
            </w:r>
          </w:p>
        </w:tc>
        <w:tc>
          <w:tcPr>
            <w:tcW w:w="843" w:type="dxa"/>
            <w:hideMark/>
          </w:tcPr>
          <w:p w14:paraId="5DF7D6A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3.19</w:t>
            </w:r>
          </w:p>
        </w:tc>
        <w:tc>
          <w:tcPr>
            <w:tcW w:w="1142" w:type="dxa"/>
            <w:hideMark/>
          </w:tcPr>
          <w:p w14:paraId="07F26C8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1.95</w:t>
            </w:r>
          </w:p>
        </w:tc>
        <w:tc>
          <w:tcPr>
            <w:tcW w:w="851" w:type="dxa"/>
            <w:hideMark/>
          </w:tcPr>
          <w:p w14:paraId="7A3A692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3.31</w:t>
            </w:r>
          </w:p>
        </w:tc>
        <w:tc>
          <w:tcPr>
            <w:tcW w:w="1116" w:type="dxa"/>
            <w:hideMark/>
          </w:tcPr>
          <w:p w14:paraId="2DE115E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0.002521</w:t>
            </w:r>
          </w:p>
        </w:tc>
        <w:tc>
          <w:tcPr>
            <w:tcW w:w="1132" w:type="dxa"/>
            <w:hideMark/>
          </w:tcPr>
          <w:p w14:paraId="2F10ED0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0.127</w:t>
            </w:r>
          </w:p>
        </w:tc>
        <w:tc>
          <w:tcPr>
            <w:tcW w:w="1012" w:type="dxa"/>
            <w:hideMark/>
          </w:tcPr>
          <w:p w14:paraId="3762A17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-1.52</w:t>
            </w:r>
          </w:p>
        </w:tc>
        <w:tc>
          <w:tcPr>
            <w:tcW w:w="2141" w:type="dxa"/>
            <w:hideMark/>
          </w:tcPr>
          <w:p w14:paraId="5C601C5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Non-CR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CR</w:t>
            </w:r>
          </w:p>
        </w:tc>
        <w:tc>
          <w:tcPr>
            <w:tcW w:w="2112" w:type="dxa"/>
            <w:hideMark/>
          </w:tcPr>
          <w:p w14:paraId="6E2B6F1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Non-CR</w:t>
            </w:r>
          </w:p>
        </w:tc>
      </w:tr>
      <w:tr w:rsidR="00520ED2" w:rsidRPr="00520ED2" w14:paraId="0EBBC8C1"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4944A983"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C8G</w:t>
            </w:r>
          </w:p>
        </w:tc>
        <w:tc>
          <w:tcPr>
            <w:tcW w:w="843" w:type="dxa"/>
            <w:hideMark/>
          </w:tcPr>
          <w:p w14:paraId="6A27E6A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3.29</w:t>
            </w:r>
          </w:p>
        </w:tc>
        <w:tc>
          <w:tcPr>
            <w:tcW w:w="1142" w:type="dxa"/>
            <w:hideMark/>
          </w:tcPr>
          <w:p w14:paraId="17C842E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2.96</w:t>
            </w:r>
          </w:p>
        </w:tc>
        <w:tc>
          <w:tcPr>
            <w:tcW w:w="851" w:type="dxa"/>
            <w:hideMark/>
          </w:tcPr>
          <w:p w14:paraId="78BB4E2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3.26</w:t>
            </w:r>
          </w:p>
        </w:tc>
        <w:tc>
          <w:tcPr>
            <w:tcW w:w="1116" w:type="dxa"/>
            <w:hideMark/>
          </w:tcPr>
          <w:p w14:paraId="44B28E9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0.002871</w:t>
            </w:r>
          </w:p>
        </w:tc>
        <w:tc>
          <w:tcPr>
            <w:tcW w:w="1132" w:type="dxa"/>
            <w:hideMark/>
          </w:tcPr>
          <w:p w14:paraId="11149E3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0.127</w:t>
            </w:r>
          </w:p>
        </w:tc>
        <w:tc>
          <w:tcPr>
            <w:tcW w:w="1012" w:type="dxa"/>
            <w:hideMark/>
          </w:tcPr>
          <w:p w14:paraId="5F0613F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-1.64</w:t>
            </w:r>
          </w:p>
        </w:tc>
        <w:tc>
          <w:tcPr>
            <w:tcW w:w="2141" w:type="dxa"/>
            <w:hideMark/>
          </w:tcPr>
          <w:p w14:paraId="0BD8E94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Non-CR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CR</w:t>
            </w:r>
          </w:p>
        </w:tc>
        <w:tc>
          <w:tcPr>
            <w:tcW w:w="2112" w:type="dxa"/>
            <w:hideMark/>
          </w:tcPr>
          <w:p w14:paraId="1B79123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Non-CR</w:t>
            </w:r>
          </w:p>
        </w:tc>
      </w:tr>
      <w:tr w:rsidR="00520ED2" w:rsidRPr="00520ED2" w14:paraId="229A84C8"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55115D9E"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IFNA17</w:t>
            </w:r>
          </w:p>
        </w:tc>
        <w:tc>
          <w:tcPr>
            <w:tcW w:w="843" w:type="dxa"/>
            <w:hideMark/>
          </w:tcPr>
          <w:p w14:paraId="1641578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3.16</w:t>
            </w:r>
          </w:p>
        </w:tc>
        <w:tc>
          <w:tcPr>
            <w:tcW w:w="1142" w:type="dxa"/>
            <w:hideMark/>
          </w:tcPr>
          <w:p w14:paraId="63C6D94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1.80</w:t>
            </w:r>
          </w:p>
        </w:tc>
        <w:tc>
          <w:tcPr>
            <w:tcW w:w="851" w:type="dxa"/>
            <w:hideMark/>
          </w:tcPr>
          <w:p w14:paraId="5E8AB52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3.25</w:t>
            </w:r>
          </w:p>
        </w:tc>
        <w:tc>
          <w:tcPr>
            <w:tcW w:w="1116" w:type="dxa"/>
            <w:hideMark/>
          </w:tcPr>
          <w:p w14:paraId="0A54D87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0.002898</w:t>
            </w:r>
          </w:p>
        </w:tc>
        <w:tc>
          <w:tcPr>
            <w:tcW w:w="1132" w:type="dxa"/>
            <w:hideMark/>
          </w:tcPr>
          <w:p w14:paraId="7400F64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0.127</w:t>
            </w:r>
          </w:p>
        </w:tc>
        <w:tc>
          <w:tcPr>
            <w:tcW w:w="1012" w:type="dxa"/>
            <w:hideMark/>
          </w:tcPr>
          <w:p w14:paraId="63F5636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-1.64</w:t>
            </w:r>
          </w:p>
        </w:tc>
        <w:tc>
          <w:tcPr>
            <w:tcW w:w="2141" w:type="dxa"/>
            <w:hideMark/>
          </w:tcPr>
          <w:p w14:paraId="2981FAD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Non-CR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CR</w:t>
            </w:r>
          </w:p>
        </w:tc>
        <w:tc>
          <w:tcPr>
            <w:tcW w:w="2112" w:type="dxa"/>
            <w:hideMark/>
          </w:tcPr>
          <w:p w14:paraId="7A802F1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Non-CR</w:t>
            </w:r>
          </w:p>
        </w:tc>
      </w:tr>
      <w:tr w:rsidR="00520ED2" w:rsidRPr="00520ED2" w14:paraId="7467A9FD"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1CE4ABD3"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PRAME</w:t>
            </w:r>
          </w:p>
        </w:tc>
        <w:tc>
          <w:tcPr>
            <w:tcW w:w="843" w:type="dxa"/>
            <w:hideMark/>
          </w:tcPr>
          <w:p w14:paraId="0BA075D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4.06</w:t>
            </w:r>
          </w:p>
        </w:tc>
        <w:tc>
          <w:tcPr>
            <w:tcW w:w="1142" w:type="dxa"/>
            <w:hideMark/>
          </w:tcPr>
          <w:p w14:paraId="25D5E88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3.81</w:t>
            </w:r>
          </w:p>
        </w:tc>
        <w:tc>
          <w:tcPr>
            <w:tcW w:w="851" w:type="dxa"/>
            <w:hideMark/>
          </w:tcPr>
          <w:p w14:paraId="1A45CBE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3.22</w:t>
            </w:r>
          </w:p>
        </w:tc>
        <w:tc>
          <w:tcPr>
            <w:tcW w:w="1116" w:type="dxa"/>
            <w:hideMark/>
          </w:tcPr>
          <w:p w14:paraId="02ABF60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0.003161</w:t>
            </w:r>
          </w:p>
        </w:tc>
        <w:tc>
          <w:tcPr>
            <w:tcW w:w="1132" w:type="dxa"/>
            <w:hideMark/>
          </w:tcPr>
          <w:p w14:paraId="1A09F1E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0.127</w:t>
            </w:r>
          </w:p>
        </w:tc>
        <w:tc>
          <w:tcPr>
            <w:tcW w:w="1012" w:type="dxa"/>
            <w:hideMark/>
          </w:tcPr>
          <w:p w14:paraId="0A9163A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-1.72</w:t>
            </w:r>
          </w:p>
        </w:tc>
        <w:tc>
          <w:tcPr>
            <w:tcW w:w="2141" w:type="dxa"/>
            <w:hideMark/>
          </w:tcPr>
          <w:p w14:paraId="26D0AA9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Non-CR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CR</w:t>
            </w:r>
          </w:p>
        </w:tc>
        <w:tc>
          <w:tcPr>
            <w:tcW w:w="2112" w:type="dxa"/>
            <w:hideMark/>
          </w:tcPr>
          <w:p w14:paraId="2E2C4BE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Non-CR</w:t>
            </w:r>
          </w:p>
        </w:tc>
      </w:tr>
      <w:tr w:rsidR="00520ED2" w:rsidRPr="00520ED2" w14:paraId="560AEAFA"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47F1320A"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SPACA3</w:t>
            </w:r>
          </w:p>
        </w:tc>
        <w:tc>
          <w:tcPr>
            <w:tcW w:w="843" w:type="dxa"/>
            <w:hideMark/>
          </w:tcPr>
          <w:p w14:paraId="0B198F7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2.83</w:t>
            </w:r>
          </w:p>
        </w:tc>
        <w:tc>
          <w:tcPr>
            <w:tcW w:w="1142" w:type="dxa"/>
            <w:hideMark/>
          </w:tcPr>
          <w:p w14:paraId="6EA175E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1.63</w:t>
            </w:r>
          </w:p>
        </w:tc>
        <w:tc>
          <w:tcPr>
            <w:tcW w:w="851" w:type="dxa"/>
            <w:hideMark/>
          </w:tcPr>
          <w:p w14:paraId="43364A6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3.19</w:t>
            </w:r>
          </w:p>
        </w:tc>
        <w:tc>
          <w:tcPr>
            <w:tcW w:w="1116" w:type="dxa"/>
            <w:hideMark/>
          </w:tcPr>
          <w:p w14:paraId="14D0757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0.003362</w:t>
            </w:r>
          </w:p>
        </w:tc>
        <w:tc>
          <w:tcPr>
            <w:tcW w:w="1132" w:type="dxa"/>
            <w:hideMark/>
          </w:tcPr>
          <w:p w14:paraId="1C37CE6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0.127</w:t>
            </w:r>
          </w:p>
        </w:tc>
        <w:tc>
          <w:tcPr>
            <w:tcW w:w="1012" w:type="dxa"/>
            <w:hideMark/>
          </w:tcPr>
          <w:p w14:paraId="23F5C2F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-1.77</w:t>
            </w:r>
          </w:p>
        </w:tc>
        <w:tc>
          <w:tcPr>
            <w:tcW w:w="2141" w:type="dxa"/>
            <w:hideMark/>
          </w:tcPr>
          <w:p w14:paraId="3087386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Non-CR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CR</w:t>
            </w:r>
          </w:p>
        </w:tc>
        <w:tc>
          <w:tcPr>
            <w:tcW w:w="2112" w:type="dxa"/>
            <w:hideMark/>
          </w:tcPr>
          <w:p w14:paraId="4E8B6E1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Non-CR</w:t>
            </w:r>
          </w:p>
        </w:tc>
      </w:tr>
      <w:tr w:rsidR="00520ED2" w:rsidRPr="00520ED2" w14:paraId="5C922339"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7BE5605E"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CCL1</w:t>
            </w:r>
          </w:p>
        </w:tc>
        <w:tc>
          <w:tcPr>
            <w:tcW w:w="843" w:type="dxa"/>
            <w:hideMark/>
          </w:tcPr>
          <w:p w14:paraId="29AEF76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3.03</w:t>
            </w:r>
          </w:p>
        </w:tc>
        <w:tc>
          <w:tcPr>
            <w:tcW w:w="1142" w:type="dxa"/>
            <w:hideMark/>
          </w:tcPr>
          <w:p w14:paraId="3855EAA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1.80</w:t>
            </w:r>
          </w:p>
        </w:tc>
        <w:tc>
          <w:tcPr>
            <w:tcW w:w="851" w:type="dxa"/>
            <w:hideMark/>
          </w:tcPr>
          <w:p w14:paraId="531715E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3.17</w:t>
            </w:r>
          </w:p>
        </w:tc>
        <w:tc>
          <w:tcPr>
            <w:tcW w:w="1116" w:type="dxa"/>
            <w:hideMark/>
          </w:tcPr>
          <w:p w14:paraId="37AF281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0.003580</w:t>
            </w:r>
          </w:p>
        </w:tc>
        <w:tc>
          <w:tcPr>
            <w:tcW w:w="1132" w:type="dxa"/>
            <w:hideMark/>
          </w:tcPr>
          <w:p w14:paraId="55A1BB8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0.127</w:t>
            </w:r>
          </w:p>
        </w:tc>
        <w:tc>
          <w:tcPr>
            <w:tcW w:w="1012" w:type="dxa"/>
            <w:hideMark/>
          </w:tcPr>
          <w:p w14:paraId="38A49E6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-1.83</w:t>
            </w:r>
          </w:p>
        </w:tc>
        <w:tc>
          <w:tcPr>
            <w:tcW w:w="2141" w:type="dxa"/>
            <w:hideMark/>
          </w:tcPr>
          <w:p w14:paraId="70405DD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Non-CR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CR</w:t>
            </w:r>
          </w:p>
        </w:tc>
        <w:tc>
          <w:tcPr>
            <w:tcW w:w="2112" w:type="dxa"/>
            <w:hideMark/>
          </w:tcPr>
          <w:p w14:paraId="705DE11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Non-CR</w:t>
            </w:r>
          </w:p>
        </w:tc>
      </w:tr>
      <w:tr w:rsidR="00520ED2" w:rsidRPr="00520ED2" w14:paraId="5CA72D2C"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6D5E2E20"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MPPED1</w:t>
            </w:r>
          </w:p>
        </w:tc>
        <w:tc>
          <w:tcPr>
            <w:tcW w:w="843" w:type="dxa"/>
            <w:hideMark/>
          </w:tcPr>
          <w:p w14:paraId="511C7B7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3.21</w:t>
            </w:r>
          </w:p>
        </w:tc>
        <w:tc>
          <w:tcPr>
            <w:tcW w:w="1142" w:type="dxa"/>
            <w:hideMark/>
          </w:tcPr>
          <w:p w14:paraId="4CB91ED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2.08</w:t>
            </w:r>
          </w:p>
        </w:tc>
        <w:tc>
          <w:tcPr>
            <w:tcW w:w="851" w:type="dxa"/>
            <w:hideMark/>
          </w:tcPr>
          <w:p w14:paraId="74E0975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3.12</w:t>
            </w:r>
          </w:p>
        </w:tc>
        <w:tc>
          <w:tcPr>
            <w:tcW w:w="1116" w:type="dxa"/>
            <w:hideMark/>
          </w:tcPr>
          <w:p w14:paraId="671B974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0.004042</w:t>
            </w:r>
          </w:p>
        </w:tc>
        <w:tc>
          <w:tcPr>
            <w:tcW w:w="1132" w:type="dxa"/>
            <w:hideMark/>
          </w:tcPr>
          <w:p w14:paraId="2887B6E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0.127</w:t>
            </w:r>
          </w:p>
        </w:tc>
        <w:tc>
          <w:tcPr>
            <w:tcW w:w="1012" w:type="dxa"/>
            <w:hideMark/>
          </w:tcPr>
          <w:p w14:paraId="79802DD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-1.93</w:t>
            </w:r>
          </w:p>
        </w:tc>
        <w:tc>
          <w:tcPr>
            <w:tcW w:w="2141" w:type="dxa"/>
            <w:hideMark/>
          </w:tcPr>
          <w:p w14:paraId="3898A5E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Non-CR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CR</w:t>
            </w:r>
          </w:p>
        </w:tc>
        <w:tc>
          <w:tcPr>
            <w:tcW w:w="2112" w:type="dxa"/>
            <w:hideMark/>
          </w:tcPr>
          <w:p w14:paraId="53220F0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Non-CR</w:t>
            </w:r>
          </w:p>
        </w:tc>
      </w:tr>
      <w:tr w:rsidR="00520ED2" w:rsidRPr="00520ED2" w14:paraId="737C6537"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147CE294"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FEZ1</w:t>
            </w:r>
          </w:p>
        </w:tc>
        <w:tc>
          <w:tcPr>
            <w:tcW w:w="843" w:type="dxa"/>
            <w:hideMark/>
          </w:tcPr>
          <w:p w14:paraId="160D095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3.54</w:t>
            </w:r>
          </w:p>
        </w:tc>
        <w:tc>
          <w:tcPr>
            <w:tcW w:w="1142" w:type="dxa"/>
            <w:hideMark/>
          </w:tcPr>
          <w:p w14:paraId="0D2BB2E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5.42</w:t>
            </w:r>
          </w:p>
        </w:tc>
        <w:tc>
          <w:tcPr>
            <w:tcW w:w="851" w:type="dxa"/>
            <w:hideMark/>
          </w:tcPr>
          <w:p w14:paraId="607A59F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3.10</w:t>
            </w:r>
          </w:p>
        </w:tc>
        <w:tc>
          <w:tcPr>
            <w:tcW w:w="1116" w:type="dxa"/>
            <w:hideMark/>
          </w:tcPr>
          <w:p w14:paraId="50DB79E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0.004276</w:t>
            </w:r>
          </w:p>
        </w:tc>
        <w:tc>
          <w:tcPr>
            <w:tcW w:w="1132" w:type="dxa"/>
            <w:hideMark/>
          </w:tcPr>
          <w:p w14:paraId="0EE187B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0.127</w:t>
            </w:r>
          </w:p>
        </w:tc>
        <w:tc>
          <w:tcPr>
            <w:tcW w:w="1012" w:type="dxa"/>
            <w:hideMark/>
          </w:tcPr>
          <w:p w14:paraId="7D1F37C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-1.98</w:t>
            </w:r>
          </w:p>
        </w:tc>
        <w:tc>
          <w:tcPr>
            <w:tcW w:w="2141" w:type="dxa"/>
            <w:hideMark/>
          </w:tcPr>
          <w:p w14:paraId="570BE91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Non-CR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CR</w:t>
            </w:r>
          </w:p>
        </w:tc>
        <w:tc>
          <w:tcPr>
            <w:tcW w:w="2112" w:type="dxa"/>
            <w:hideMark/>
          </w:tcPr>
          <w:p w14:paraId="7EFAB84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Non-CR</w:t>
            </w:r>
          </w:p>
        </w:tc>
      </w:tr>
      <w:tr w:rsidR="00520ED2" w:rsidRPr="00520ED2" w14:paraId="2C552A58"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0643DEB4"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MASP2</w:t>
            </w:r>
          </w:p>
        </w:tc>
        <w:tc>
          <w:tcPr>
            <w:tcW w:w="843" w:type="dxa"/>
            <w:hideMark/>
          </w:tcPr>
          <w:p w14:paraId="74C34C4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3.20</w:t>
            </w:r>
          </w:p>
        </w:tc>
        <w:tc>
          <w:tcPr>
            <w:tcW w:w="1142" w:type="dxa"/>
            <w:hideMark/>
          </w:tcPr>
          <w:p w14:paraId="0351EBB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2.77</w:t>
            </w:r>
          </w:p>
        </w:tc>
        <w:tc>
          <w:tcPr>
            <w:tcW w:w="851" w:type="dxa"/>
            <w:hideMark/>
          </w:tcPr>
          <w:p w14:paraId="78CC1CF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3.08</w:t>
            </w:r>
          </w:p>
        </w:tc>
        <w:tc>
          <w:tcPr>
            <w:tcW w:w="1116" w:type="dxa"/>
            <w:hideMark/>
          </w:tcPr>
          <w:p w14:paraId="497F77D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0.004463</w:t>
            </w:r>
          </w:p>
        </w:tc>
        <w:tc>
          <w:tcPr>
            <w:tcW w:w="1132" w:type="dxa"/>
            <w:hideMark/>
          </w:tcPr>
          <w:p w14:paraId="3A252A5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0.127</w:t>
            </w:r>
          </w:p>
        </w:tc>
        <w:tc>
          <w:tcPr>
            <w:tcW w:w="1012" w:type="dxa"/>
            <w:hideMark/>
          </w:tcPr>
          <w:p w14:paraId="3ED5AD5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-2.02</w:t>
            </w:r>
          </w:p>
        </w:tc>
        <w:tc>
          <w:tcPr>
            <w:tcW w:w="2141" w:type="dxa"/>
            <w:hideMark/>
          </w:tcPr>
          <w:p w14:paraId="6CC20EA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Non-CR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CR</w:t>
            </w:r>
          </w:p>
        </w:tc>
        <w:tc>
          <w:tcPr>
            <w:tcW w:w="2112" w:type="dxa"/>
            <w:hideMark/>
          </w:tcPr>
          <w:p w14:paraId="6BB8D1C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Non-CR</w:t>
            </w:r>
          </w:p>
        </w:tc>
      </w:tr>
      <w:tr w:rsidR="00520ED2" w:rsidRPr="00520ED2" w14:paraId="7430F00A"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5A464477"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TSLP</w:t>
            </w:r>
          </w:p>
        </w:tc>
        <w:tc>
          <w:tcPr>
            <w:tcW w:w="843" w:type="dxa"/>
            <w:hideMark/>
          </w:tcPr>
          <w:p w14:paraId="54BD628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2.68</w:t>
            </w:r>
          </w:p>
        </w:tc>
        <w:tc>
          <w:tcPr>
            <w:tcW w:w="1142" w:type="dxa"/>
            <w:hideMark/>
          </w:tcPr>
          <w:p w14:paraId="007A5C1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1.61</w:t>
            </w:r>
          </w:p>
        </w:tc>
        <w:tc>
          <w:tcPr>
            <w:tcW w:w="851" w:type="dxa"/>
            <w:hideMark/>
          </w:tcPr>
          <w:p w14:paraId="712CBAC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3.08</w:t>
            </w:r>
          </w:p>
        </w:tc>
        <w:tc>
          <w:tcPr>
            <w:tcW w:w="1116" w:type="dxa"/>
            <w:hideMark/>
          </w:tcPr>
          <w:p w14:paraId="5C06098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0.004465</w:t>
            </w:r>
          </w:p>
        </w:tc>
        <w:tc>
          <w:tcPr>
            <w:tcW w:w="1132" w:type="dxa"/>
            <w:hideMark/>
          </w:tcPr>
          <w:p w14:paraId="6EA8966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0.127</w:t>
            </w:r>
          </w:p>
        </w:tc>
        <w:tc>
          <w:tcPr>
            <w:tcW w:w="1012" w:type="dxa"/>
            <w:hideMark/>
          </w:tcPr>
          <w:p w14:paraId="549F9C4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-2.02</w:t>
            </w:r>
          </w:p>
        </w:tc>
        <w:tc>
          <w:tcPr>
            <w:tcW w:w="2141" w:type="dxa"/>
            <w:hideMark/>
          </w:tcPr>
          <w:p w14:paraId="1BD8709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Non-CR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CR</w:t>
            </w:r>
          </w:p>
        </w:tc>
        <w:tc>
          <w:tcPr>
            <w:tcW w:w="2112" w:type="dxa"/>
            <w:hideMark/>
          </w:tcPr>
          <w:p w14:paraId="5964342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Non-CR</w:t>
            </w:r>
          </w:p>
        </w:tc>
      </w:tr>
      <w:tr w:rsidR="00520ED2" w:rsidRPr="00520ED2" w14:paraId="427EDE06"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14759ADC"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IL25</w:t>
            </w:r>
          </w:p>
        </w:tc>
        <w:tc>
          <w:tcPr>
            <w:tcW w:w="843" w:type="dxa"/>
            <w:hideMark/>
          </w:tcPr>
          <w:p w14:paraId="7EC29AB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2.77</w:t>
            </w:r>
          </w:p>
        </w:tc>
        <w:tc>
          <w:tcPr>
            <w:tcW w:w="1142" w:type="dxa"/>
            <w:hideMark/>
          </w:tcPr>
          <w:p w14:paraId="0AB5A86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1.81</w:t>
            </w:r>
          </w:p>
        </w:tc>
        <w:tc>
          <w:tcPr>
            <w:tcW w:w="851" w:type="dxa"/>
            <w:hideMark/>
          </w:tcPr>
          <w:p w14:paraId="76098C0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3.07</w:t>
            </w:r>
          </w:p>
        </w:tc>
        <w:tc>
          <w:tcPr>
            <w:tcW w:w="1116" w:type="dxa"/>
            <w:hideMark/>
          </w:tcPr>
          <w:p w14:paraId="674E770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0.004655</w:t>
            </w:r>
          </w:p>
        </w:tc>
        <w:tc>
          <w:tcPr>
            <w:tcW w:w="1132" w:type="dxa"/>
            <w:hideMark/>
          </w:tcPr>
          <w:p w14:paraId="4839639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0.127</w:t>
            </w:r>
          </w:p>
        </w:tc>
        <w:tc>
          <w:tcPr>
            <w:tcW w:w="1012" w:type="dxa"/>
            <w:hideMark/>
          </w:tcPr>
          <w:p w14:paraId="5CAF8BF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-2.06</w:t>
            </w:r>
          </w:p>
        </w:tc>
        <w:tc>
          <w:tcPr>
            <w:tcW w:w="2141" w:type="dxa"/>
            <w:hideMark/>
          </w:tcPr>
          <w:p w14:paraId="60AA65C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Non-CR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CR</w:t>
            </w:r>
          </w:p>
        </w:tc>
        <w:tc>
          <w:tcPr>
            <w:tcW w:w="2112" w:type="dxa"/>
            <w:hideMark/>
          </w:tcPr>
          <w:p w14:paraId="040EAFE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Non-CR</w:t>
            </w:r>
          </w:p>
        </w:tc>
      </w:tr>
      <w:tr w:rsidR="00520ED2" w:rsidRPr="00520ED2" w14:paraId="23378955"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1818735C"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FUT5</w:t>
            </w:r>
          </w:p>
        </w:tc>
        <w:tc>
          <w:tcPr>
            <w:tcW w:w="843" w:type="dxa"/>
            <w:hideMark/>
          </w:tcPr>
          <w:p w14:paraId="7D0E487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2.54</w:t>
            </w:r>
          </w:p>
        </w:tc>
        <w:tc>
          <w:tcPr>
            <w:tcW w:w="1142" w:type="dxa"/>
            <w:hideMark/>
          </w:tcPr>
          <w:p w14:paraId="27FEF85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1.28</w:t>
            </w:r>
          </w:p>
        </w:tc>
        <w:tc>
          <w:tcPr>
            <w:tcW w:w="851" w:type="dxa"/>
            <w:hideMark/>
          </w:tcPr>
          <w:p w14:paraId="7B89E5D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3.06</w:t>
            </w:r>
          </w:p>
        </w:tc>
        <w:tc>
          <w:tcPr>
            <w:tcW w:w="1116" w:type="dxa"/>
            <w:hideMark/>
          </w:tcPr>
          <w:p w14:paraId="74443B5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0.004786</w:t>
            </w:r>
          </w:p>
        </w:tc>
        <w:tc>
          <w:tcPr>
            <w:tcW w:w="1132" w:type="dxa"/>
            <w:hideMark/>
          </w:tcPr>
          <w:p w14:paraId="78A5030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0.127</w:t>
            </w:r>
          </w:p>
        </w:tc>
        <w:tc>
          <w:tcPr>
            <w:tcW w:w="1012" w:type="dxa"/>
            <w:hideMark/>
          </w:tcPr>
          <w:p w14:paraId="6D71BA3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-2.08</w:t>
            </w:r>
          </w:p>
        </w:tc>
        <w:tc>
          <w:tcPr>
            <w:tcW w:w="2141" w:type="dxa"/>
            <w:hideMark/>
          </w:tcPr>
          <w:p w14:paraId="6C141AB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Non-CR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CR</w:t>
            </w:r>
          </w:p>
        </w:tc>
        <w:tc>
          <w:tcPr>
            <w:tcW w:w="2112" w:type="dxa"/>
            <w:hideMark/>
          </w:tcPr>
          <w:p w14:paraId="5A52529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Non-CR</w:t>
            </w:r>
          </w:p>
        </w:tc>
      </w:tr>
      <w:tr w:rsidR="00520ED2" w:rsidRPr="00520ED2" w14:paraId="023DF855"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249C3BE0"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CD207</w:t>
            </w:r>
          </w:p>
        </w:tc>
        <w:tc>
          <w:tcPr>
            <w:tcW w:w="843" w:type="dxa"/>
            <w:hideMark/>
          </w:tcPr>
          <w:p w14:paraId="18B1CA7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2.74</w:t>
            </w:r>
          </w:p>
        </w:tc>
        <w:tc>
          <w:tcPr>
            <w:tcW w:w="1142" w:type="dxa"/>
            <w:hideMark/>
          </w:tcPr>
          <w:p w14:paraId="77B19CC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1.77</w:t>
            </w:r>
          </w:p>
        </w:tc>
        <w:tc>
          <w:tcPr>
            <w:tcW w:w="851" w:type="dxa"/>
            <w:hideMark/>
          </w:tcPr>
          <w:p w14:paraId="73D9A00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3.05</w:t>
            </w:r>
          </w:p>
        </w:tc>
        <w:tc>
          <w:tcPr>
            <w:tcW w:w="1116" w:type="dxa"/>
            <w:hideMark/>
          </w:tcPr>
          <w:p w14:paraId="7EDCAC2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0.004819</w:t>
            </w:r>
          </w:p>
        </w:tc>
        <w:tc>
          <w:tcPr>
            <w:tcW w:w="1132" w:type="dxa"/>
            <w:hideMark/>
          </w:tcPr>
          <w:p w14:paraId="72C5CB0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0.127</w:t>
            </w:r>
          </w:p>
        </w:tc>
        <w:tc>
          <w:tcPr>
            <w:tcW w:w="1012" w:type="dxa"/>
            <w:hideMark/>
          </w:tcPr>
          <w:p w14:paraId="290BC56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-2.09</w:t>
            </w:r>
          </w:p>
        </w:tc>
        <w:tc>
          <w:tcPr>
            <w:tcW w:w="2141" w:type="dxa"/>
            <w:hideMark/>
          </w:tcPr>
          <w:p w14:paraId="12B8A46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Non-CR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CR</w:t>
            </w:r>
          </w:p>
        </w:tc>
        <w:tc>
          <w:tcPr>
            <w:tcW w:w="2112" w:type="dxa"/>
            <w:hideMark/>
          </w:tcPr>
          <w:p w14:paraId="5087BBD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Non-CR</w:t>
            </w:r>
          </w:p>
        </w:tc>
      </w:tr>
      <w:tr w:rsidR="00520ED2" w:rsidRPr="00520ED2" w14:paraId="1BABD8EF"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1E6C8476"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IL3</w:t>
            </w:r>
          </w:p>
        </w:tc>
        <w:tc>
          <w:tcPr>
            <w:tcW w:w="843" w:type="dxa"/>
            <w:hideMark/>
          </w:tcPr>
          <w:p w14:paraId="4422637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2.25</w:t>
            </w:r>
          </w:p>
        </w:tc>
        <w:tc>
          <w:tcPr>
            <w:tcW w:w="1142" w:type="dxa"/>
            <w:hideMark/>
          </w:tcPr>
          <w:p w14:paraId="764E600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0.94</w:t>
            </w:r>
          </w:p>
        </w:tc>
        <w:tc>
          <w:tcPr>
            <w:tcW w:w="851" w:type="dxa"/>
            <w:hideMark/>
          </w:tcPr>
          <w:p w14:paraId="37C62B2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3.03</w:t>
            </w:r>
          </w:p>
        </w:tc>
        <w:tc>
          <w:tcPr>
            <w:tcW w:w="1116" w:type="dxa"/>
            <w:hideMark/>
          </w:tcPr>
          <w:p w14:paraId="48717B5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0.005057</w:t>
            </w:r>
          </w:p>
        </w:tc>
        <w:tc>
          <w:tcPr>
            <w:tcW w:w="1132" w:type="dxa"/>
            <w:hideMark/>
          </w:tcPr>
          <w:p w14:paraId="44947C3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0.127</w:t>
            </w:r>
          </w:p>
        </w:tc>
        <w:tc>
          <w:tcPr>
            <w:tcW w:w="1012" w:type="dxa"/>
            <w:hideMark/>
          </w:tcPr>
          <w:p w14:paraId="0F6EF14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-2.13</w:t>
            </w:r>
          </w:p>
        </w:tc>
        <w:tc>
          <w:tcPr>
            <w:tcW w:w="2141" w:type="dxa"/>
            <w:hideMark/>
          </w:tcPr>
          <w:p w14:paraId="3DA0E6F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Non-CR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CR</w:t>
            </w:r>
          </w:p>
        </w:tc>
        <w:tc>
          <w:tcPr>
            <w:tcW w:w="2112" w:type="dxa"/>
            <w:hideMark/>
          </w:tcPr>
          <w:p w14:paraId="60C90AA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Non-CR</w:t>
            </w:r>
          </w:p>
        </w:tc>
      </w:tr>
      <w:tr w:rsidR="00520ED2" w:rsidRPr="00520ED2" w14:paraId="6A7EB3E6"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2AADF7E1"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CTCFL</w:t>
            </w:r>
          </w:p>
        </w:tc>
        <w:tc>
          <w:tcPr>
            <w:tcW w:w="843" w:type="dxa"/>
            <w:hideMark/>
          </w:tcPr>
          <w:p w14:paraId="6F0B4F4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3.26</w:t>
            </w:r>
          </w:p>
        </w:tc>
        <w:tc>
          <w:tcPr>
            <w:tcW w:w="1142" w:type="dxa"/>
            <w:hideMark/>
          </w:tcPr>
          <w:p w14:paraId="1FED16C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2.44</w:t>
            </w:r>
          </w:p>
        </w:tc>
        <w:tc>
          <w:tcPr>
            <w:tcW w:w="851" w:type="dxa"/>
            <w:hideMark/>
          </w:tcPr>
          <w:p w14:paraId="658FD54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3.02</w:t>
            </w:r>
          </w:p>
        </w:tc>
        <w:tc>
          <w:tcPr>
            <w:tcW w:w="1116" w:type="dxa"/>
            <w:hideMark/>
          </w:tcPr>
          <w:p w14:paraId="59F6618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0.005234</w:t>
            </w:r>
          </w:p>
        </w:tc>
        <w:tc>
          <w:tcPr>
            <w:tcW w:w="1132" w:type="dxa"/>
            <w:hideMark/>
          </w:tcPr>
          <w:p w14:paraId="5C087C9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0.127</w:t>
            </w:r>
          </w:p>
        </w:tc>
        <w:tc>
          <w:tcPr>
            <w:tcW w:w="1012" w:type="dxa"/>
            <w:hideMark/>
          </w:tcPr>
          <w:p w14:paraId="4CA0930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-2.16</w:t>
            </w:r>
          </w:p>
        </w:tc>
        <w:tc>
          <w:tcPr>
            <w:tcW w:w="2141" w:type="dxa"/>
            <w:hideMark/>
          </w:tcPr>
          <w:p w14:paraId="0F7FF89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Non-CR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CR</w:t>
            </w:r>
          </w:p>
        </w:tc>
        <w:tc>
          <w:tcPr>
            <w:tcW w:w="2112" w:type="dxa"/>
            <w:hideMark/>
          </w:tcPr>
          <w:p w14:paraId="3B709E8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Non-CR</w:t>
            </w:r>
          </w:p>
        </w:tc>
      </w:tr>
      <w:tr w:rsidR="00520ED2" w:rsidRPr="00520ED2" w14:paraId="783DE531"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19C87F5C"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PTGDR2</w:t>
            </w:r>
          </w:p>
        </w:tc>
        <w:tc>
          <w:tcPr>
            <w:tcW w:w="843" w:type="dxa"/>
            <w:hideMark/>
          </w:tcPr>
          <w:p w14:paraId="3BCAA91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2.54</w:t>
            </w:r>
          </w:p>
        </w:tc>
        <w:tc>
          <w:tcPr>
            <w:tcW w:w="1142" w:type="dxa"/>
            <w:hideMark/>
          </w:tcPr>
          <w:p w14:paraId="68C69C5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1.31</w:t>
            </w:r>
          </w:p>
        </w:tc>
        <w:tc>
          <w:tcPr>
            <w:tcW w:w="851" w:type="dxa"/>
            <w:hideMark/>
          </w:tcPr>
          <w:p w14:paraId="2667C70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3.02</w:t>
            </w:r>
          </w:p>
        </w:tc>
        <w:tc>
          <w:tcPr>
            <w:tcW w:w="1116" w:type="dxa"/>
            <w:hideMark/>
          </w:tcPr>
          <w:p w14:paraId="764A940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0.005262</w:t>
            </w:r>
          </w:p>
        </w:tc>
        <w:tc>
          <w:tcPr>
            <w:tcW w:w="1132" w:type="dxa"/>
            <w:hideMark/>
          </w:tcPr>
          <w:p w14:paraId="261DDDD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0.127</w:t>
            </w:r>
          </w:p>
        </w:tc>
        <w:tc>
          <w:tcPr>
            <w:tcW w:w="1012" w:type="dxa"/>
            <w:hideMark/>
          </w:tcPr>
          <w:p w14:paraId="62D50A9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-2.16</w:t>
            </w:r>
          </w:p>
        </w:tc>
        <w:tc>
          <w:tcPr>
            <w:tcW w:w="2141" w:type="dxa"/>
            <w:hideMark/>
          </w:tcPr>
          <w:p w14:paraId="7EFC2E9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Non-CR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CR</w:t>
            </w:r>
          </w:p>
        </w:tc>
        <w:tc>
          <w:tcPr>
            <w:tcW w:w="2112" w:type="dxa"/>
            <w:hideMark/>
          </w:tcPr>
          <w:p w14:paraId="2B946D9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Non-CR</w:t>
            </w:r>
          </w:p>
        </w:tc>
      </w:tr>
      <w:tr w:rsidR="00520ED2" w:rsidRPr="00520ED2" w14:paraId="52C7346B"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798E7BBD"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OSM</w:t>
            </w:r>
          </w:p>
        </w:tc>
        <w:tc>
          <w:tcPr>
            <w:tcW w:w="843" w:type="dxa"/>
            <w:hideMark/>
          </w:tcPr>
          <w:p w14:paraId="6A2DF41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3.07</w:t>
            </w:r>
          </w:p>
        </w:tc>
        <w:tc>
          <w:tcPr>
            <w:tcW w:w="1142" w:type="dxa"/>
            <w:hideMark/>
          </w:tcPr>
          <w:p w14:paraId="7FF964D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2.72</w:t>
            </w:r>
          </w:p>
        </w:tc>
        <w:tc>
          <w:tcPr>
            <w:tcW w:w="851" w:type="dxa"/>
            <w:hideMark/>
          </w:tcPr>
          <w:p w14:paraId="1D9DF06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2.92</w:t>
            </w:r>
          </w:p>
        </w:tc>
        <w:tc>
          <w:tcPr>
            <w:tcW w:w="1116" w:type="dxa"/>
            <w:hideMark/>
          </w:tcPr>
          <w:p w14:paraId="4F1BB1A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0.006636</w:t>
            </w:r>
          </w:p>
        </w:tc>
        <w:tc>
          <w:tcPr>
            <w:tcW w:w="1132" w:type="dxa"/>
            <w:hideMark/>
          </w:tcPr>
          <w:p w14:paraId="747B032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0.151</w:t>
            </w:r>
          </w:p>
        </w:tc>
        <w:tc>
          <w:tcPr>
            <w:tcW w:w="1012" w:type="dxa"/>
            <w:hideMark/>
          </w:tcPr>
          <w:p w14:paraId="2E358EF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-2.37</w:t>
            </w:r>
          </w:p>
        </w:tc>
        <w:tc>
          <w:tcPr>
            <w:tcW w:w="2141" w:type="dxa"/>
            <w:hideMark/>
          </w:tcPr>
          <w:p w14:paraId="2ADE8C7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Non-CR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CR</w:t>
            </w:r>
          </w:p>
        </w:tc>
        <w:tc>
          <w:tcPr>
            <w:tcW w:w="2112" w:type="dxa"/>
            <w:hideMark/>
          </w:tcPr>
          <w:p w14:paraId="36BEDA3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Non-CR</w:t>
            </w:r>
          </w:p>
        </w:tc>
      </w:tr>
      <w:tr w:rsidR="00520ED2" w:rsidRPr="00520ED2" w14:paraId="12E54113"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3F32DA0B"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lastRenderedPageBreak/>
              <w:t>C8B</w:t>
            </w:r>
          </w:p>
        </w:tc>
        <w:tc>
          <w:tcPr>
            <w:tcW w:w="843" w:type="dxa"/>
            <w:hideMark/>
          </w:tcPr>
          <w:p w14:paraId="1CE3A46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2.21</w:t>
            </w:r>
          </w:p>
        </w:tc>
        <w:tc>
          <w:tcPr>
            <w:tcW w:w="1142" w:type="dxa"/>
            <w:hideMark/>
          </w:tcPr>
          <w:p w14:paraId="6427A79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1.16</w:t>
            </w:r>
          </w:p>
        </w:tc>
        <w:tc>
          <w:tcPr>
            <w:tcW w:w="851" w:type="dxa"/>
            <w:hideMark/>
          </w:tcPr>
          <w:p w14:paraId="6054217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2.92</w:t>
            </w:r>
          </w:p>
        </w:tc>
        <w:tc>
          <w:tcPr>
            <w:tcW w:w="1116" w:type="dxa"/>
            <w:hideMark/>
          </w:tcPr>
          <w:p w14:paraId="1694D07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0.006680</w:t>
            </w:r>
          </w:p>
        </w:tc>
        <w:tc>
          <w:tcPr>
            <w:tcW w:w="1132" w:type="dxa"/>
            <w:hideMark/>
          </w:tcPr>
          <w:p w14:paraId="660F015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0.151</w:t>
            </w:r>
          </w:p>
        </w:tc>
        <w:tc>
          <w:tcPr>
            <w:tcW w:w="1012" w:type="dxa"/>
            <w:hideMark/>
          </w:tcPr>
          <w:p w14:paraId="68B3F7D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-2.37</w:t>
            </w:r>
          </w:p>
        </w:tc>
        <w:tc>
          <w:tcPr>
            <w:tcW w:w="2141" w:type="dxa"/>
            <w:hideMark/>
          </w:tcPr>
          <w:p w14:paraId="3188E4B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Non-CR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CR</w:t>
            </w:r>
          </w:p>
        </w:tc>
        <w:tc>
          <w:tcPr>
            <w:tcW w:w="2112" w:type="dxa"/>
            <w:hideMark/>
          </w:tcPr>
          <w:p w14:paraId="6BBB7E3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Non-CR</w:t>
            </w:r>
          </w:p>
        </w:tc>
      </w:tr>
      <w:tr w:rsidR="00520ED2" w:rsidRPr="00520ED2" w14:paraId="386468E9"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7FFE2195"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S100A7</w:t>
            </w:r>
          </w:p>
        </w:tc>
        <w:tc>
          <w:tcPr>
            <w:tcW w:w="843" w:type="dxa"/>
            <w:hideMark/>
          </w:tcPr>
          <w:p w14:paraId="535B4D5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3.30</w:t>
            </w:r>
          </w:p>
        </w:tc>
        <w:tc>
          <w:tcPr>
            <w:tcW w:w="1142" w:type="dxa"/>
            <w:hideMark/>
          </w:tcPr>
          <w:p w14:paraId="70B3A28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2.81</w:t>
            </w:r>
          </w:p>
        </w:tc>
        <w:tc>
          <w:tcPr>
            <w:tcW w:w="851" w:type="dxa"/>
            <w:hideMark/>
          </w:tcPr>
          <w:p w14:paraId="366FFD2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2.90</w:t>
            </w:r>
          </w:p>
        </w:tc>
        <w:tc>
          <w:tcPr>
            <w:tcW w:w="1116" w:type="dxa"/>
            <w:hideMark/>
          </w:tcPr>
          <w:p w14:paraId="014F737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0.007042</w:t>
            </w:r>
          </w:p>
        </w:tc>
        <w:tc>
          <w:tcPr>
            <w:tcW w:w="1132" w:type="dxa"/>
            <w:hideMark/>
          </w:tcPr>
          <w:p w14:paraId="600CB1A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0.155</w:t>
            </w:r>
          </w:p>
        </w:tc>
        <w:tc>
          <w:tcPr>
            <w:tcW w:w="1012" w:type="dxa"/>
            <w:hideMark/>
          </w:tcPr>
          <w:p w14:paraId="6209552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-2.42</w:t>
            </w:r>
          </w:p>
        </w:tc>
        <w:tc>
          <w:tcPr>
            <w:tcW w:w="2141" w:type="dxa"/>
            <w:hideMark/>
          </w:tcPr>
          <w:p w14:paraId="20EB42B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Non-CR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CR</w:t>
            </w:r>
          </w:p>
        </w:tc>
        <w:tc>
          <w:tcPr>
            <w:tcW w:w="2112" w:type="dxa"/>
            <w:hideMark/>
          </w:tcPr>
          <w:p w14:paraId="7C6B388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Non-CR</w:t>
            </w:r>
          </w:p>
        </w:tc>
      </w:tr>
      <w:tr w:rsidR="00520ED2" w:rsidRPr="00520ED2" w14:paraId="2210E0B7"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7F1992C6"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CLU</w:t>
            </w:r>
          </w:p>
        </w:tc>
        <w:tc>
          <w:tcPr>
            <w:tcW w:w="843" w:type="dxa"/>
            <w:hideMark/>
          </w:tcPr>
          <w:p w14:paraId="1320B7D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2.82</w:t>
            </w:r>
          </w:p>
        </w:tc>
        <w:tc>
          <w:tcPr>
            <w:tcW w:w="1142" w:type="dxa"/>
            <w:hideMark/>
          </w:tcPr>
          <w:p w14:paraId="693A253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1.98</w:t>
            </w:r>
          </w:p>
        </w:tc>
        <w:tc>
          <w:tcPr>
            <w:tcW w:w="851" w:type="dxa"/>
            <w:hideMark/>
          </w:tcPr>
          <w:p w14:paraId="76B1EAC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2.83</w:t>
            </w:r>
          </w:p>
        </w:tc>
        <w:tc>
          <w:tcPr>
            <w:tcW w:w="1116" w:type="dxa"/>
            <w:hideMark/>
          </w:tcPr>
          <w:p w14:paraId="228962B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0.008299</w:t>
            </w:r>
          </w:p>
        </w:tc>
        <w:tc>
          <w:tcPr>
            <w:tcW w:w="1132" w:type="dxa"/>
            <w:hideMark/>
          </w:tcPr>
          <w:p w14:paraId="0B9CA86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0.172</w:t>
            </w:r>
          </w:p>
        </w:tc>
        <w:tc>
          <w:tcPr>
            <w:tcW w:w="1012" w:type="dxa"/>
            <w:hideMark/>
          </w:tcPr>
          <w:p w14:paraId="13F61BF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-2.56</w:t>
            </w:r>
          </w:p>
        </w:tc>
        <w:tc>
          <w:tcPr>
            <w:tcW w:w="2141" w:type="dxa"/>
            <w:hideMark/>
          </w:tcPr>
          <w:p w14:paraId="3EB1F5F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Non-CR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CR</w:t>
            </w:r>
          </w:p>
        </w:tc>
        <w:tc>
          <w:tcPr>
            <w:tcW w:w="2112" w:type="dxa"/>
            <w:hideMark/>
          </w:tcPr>
          <w:p w14:paraId="4C34D65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Non-CR</w:t>
            </w:r>
          </w:p>
        </w:tc>
      </w:tr>
      <w:tr w:rsidR="00520ED2" w:rsidRPr="00520ED2" w14:paraId="2C83074E"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7C899D06"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IFNB1</w:t>
            </w:r>
          </w:p>
        </w:tc>
        <w:tc>
          <w:tcPr>
            <w:tcW w:w="843" w:type="dxa"/>
            <w:hideMark/>
          </w:tcPr>
          <w:p w14:paraId="4659F97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2.60</w:t>
            </w:r>
          </w:p>
        </w:tc>
        <w:tc>
          <w:tcPr>
            <w:tcW w:w="1142" w:type="dxa"/>
            <w:hideMark/>
          </w:tcPr>
          <w:p w14:paraId="04C562F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1.53</w:t>
            </w:r>
          </w:p>
        </w:tc>
        <w:tc>
          <w:tcPr>
            <w:tcW w:w="851" w:type="dxa"/>
            <w:hideMark/>
          </w:tcPr>
          <w:p w14:paraId="237271C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2.83</w:t>
            </w:r>
          </w:p>
        </w:tc>
        <w:tc>
          <w:tcPr>
            <w:tcW w:w="1116" w:type="dxa"/>
            <w:hideMark/>
          </w:tcPr>
          <w:p w14:paraId="788497A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0.008458</w:t>
            </w:r>
          </w:p>
        </w:tc>
        <w:tc>
          <w:tcPr>
            <w:tcW w:w="1132" w:type="dxa"/>
            <w:hideMark/>
          </w:tcPr>
          <w:p w14:paraId="11BB5EE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0.172</w:t>
            </w:r>
          </w:p>
        </w:tc>
        <w:tc>
          <w:tcPr>
            <w:tcW w:w="1012" w:type="dxa"/>
            <w:hideMark/>
          </w:tcPr>
          <w:p w14:paraId="5C3581D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-2.58</w:t>
            </w:r>
          </w:p>
        </w:tc>
        <w:tc>
          <w:tcPr>
            <w:tcW w:w="2141" w:type="dxa"/>
            <w:hideMark/>
          </w:tcPr>
          <w:p w14:paraId="4E9DBF5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Non-CR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CR</w:t>
            </w:r>
          </w:p>
        </w:tc>
        <w:tc>
          <w:tcPr>
            <w:tcW w:w="2112" w:type="dxa"/>
            <w:hideMark/>
          </w:tcPr>
          <w:p w14:paraId="14C3899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Non-CR</w:t>
            </w:r>
          </w:p>
        </w:tc>
      </w:tr>
      <w:tr w:rsidR="00520ED2" w:rsidRPr="00520ED2" w14:paraId="0C815349"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39BC08D0"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ULBP2</w:t>
            </w:r>
          </w:p>
        </w:tc>
        <w:tc>
          <w:tcPr>
            <w:tcW w:w="843" w:type="dxa"/>
            <w:hideMark/>
          </w:tcPr>
          <w:p w14:paraId="7DAAE65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3.05</w:t>
            </w:r>
          </w:p>
        </w:tc>
        <w:tc>
          <w:tcPr>
            <w:tcW w:w="1142" w:type="dxa"/>
            <w:hideMark/>
          </w:tcPr>
          <w:p w14:paraId="2054264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2.85</w:t>
            </w:r>
          </w:p>
        </w:tc>
        <w:tc>
          <w:tcPr>
            <w:tcW w:w="851" w:type="dxa"/>
            <w:hideMark/>
          </w:tcPr>
          <w:p w14:paraId="574C1C0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2.82</w:t>
            </w:r>
          </w:p>
        </w:tc>
        <w:tc>
          <w:tcPr>
            <w:tcW w:w="1116" w:type="dxa"/>
            <w:hideMark/>
          </w:tcPr>
          <w:p w14:paraId="1DDBE38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0.008571</w:t>
            </w:r>
          </w:p>
        </w:tc>
        <w:tc>
          <w:tcPr>
            <w:tcW w:w="1132" w:type="dxa"/>
            <w:hideMark/>
          </w:tcPr>
          <w:p w14:paraId="17B57C1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0.172</w:t>
            </w:r>
          </w:p>
        </w:tc>
        <w:tc>
          <w:tcPr>
            <w:tcW w:w="1012" w:type="dxa"/>
            <w:hideMark/>
          </w:tcPr>
          <w:p w14:paraId="2866D02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-2.59</w:t>
            </w:r>
          </w:p>
        </w:tc>
        <w:tc>
          <w:tcPr>
            <w:tcW w:w="2141" w:type="dxa"/>
            <w:hideMark/>
          </w:tcPr>
          <w:p w14:paraId="0AF6F11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Non-CR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CR</w:t>
            </w:r>
          </w:p>
        </w:tc>
        <w:tc>
          <w:tcPr>
            <w:tcW w:w="2112" w:type="dxa"/>
            <w:hideMark/>
          </w:tcPr>
          <w:p w14:paraId="3E8B993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Non-CR</w:t>
            </w:r>
          </w:p>
        </w:tc>
      </w:tr>
      <w:tr w:rsidR="00520ED2" w:rsidRPr="00520ED2" w14:paraId="38427C2D"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5864C081"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SH2D1B</w:t>
            </w:r>
          </w:p>
        </w:tc>
        <w:tc>
          <w:tcPr>
            <w:tcW w:w="843" w:type="dxa"/>
            <w:hideMark/>
          </w:tcPr>
          <w:p w14:paraId="2C39FC6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2.65</w:t>
            </w:r>
          </w:p>
        </w:tc>
        <w:tc>
          <w:tcPr>
            <w:tcW w:w="1142" w:type="dxa"/>
            <w:hideMark/>
          </w:tcPr>
          <w:p w14:paraId="4795496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1.87</w:t>
            </w:r>
          </w:p>
        </w:tc>
        <w:tc>
          <w:tcPr>
            <w:tcW w:w="851" w:type="dxa"/>
            <w:hideMark/>
          </w:tcPr>
          <w:p w14:paraId="452D8E3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2.80</w:t>
            </w:r>
          </w:p>
        </w:tc>
        <w:tc>
          <w:tcPr>
            <w:tcW w:w="1116" w:type="dxa"/>
            <w:hideMark/>
          </w:tcPr>
          <w:p w14:paraId="7FB4DA3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0.009075</w:t>
            </w:r>
          </w:p>
        </w:tc>
        <w:tc>
          <w:tcPr>
            <w:tcW w:w="1132" w:type="dxa"/>
            <w:hideMark/>
          </w:tcPr>
          <w:p w14:paraId="5824902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0.178</w:t>
            </w:r>
          </w:p>
        </w:tc>
        <w:tc>
          <w:tcPr>
            <w:tcW w:w="1012" w:type="dxa"/>
            <w:hideMark/>
          </w:tcPr>
          <w:p w14:paraId="0DBBF5A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-2.64</w:t>
            </w:r>
          </w:p>
        </w:tc>
        <w:tc>
          <w:tcPr>
            <w:tcW w:w="2141" w:type="dxa"/>
            <w:hideMark/>
          </w:tcPr>
          <w:p w14:paraId="0E1BBEE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Non-CR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CR</w:t>
            </w:r>
          </w:p>
        </w:tc>
        <w:tc>
          <w:tcPr>
            <w:tcW w:w="2112" w:type="dxa"/>
            <w:hideMark/>
          </w:tcPr>
          <w:p w14:paraId="5976A91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Non-CR</w:t>
            </w:r>
          </w:p>
        </w:tc>
      </w:tr>
      <w:tr w:rsidR="00520ED2" w:rsidRPr="00520ED2" w14:paraId="48B574CC"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69A29E7D"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RAG1</w:t>
            </w:r>
          </w:p>
        </w:tc>
        <w:tc>
          <w:tcPr>
            <w:tcW w:w="843" w:type="dxa"/>
            <w:hideMark/>
          </w:tcPr>
          <w:p w14:paraId="1EA720F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2.62</w:t>
            </w:r>
          </w:p>
        </w:tc>
        <w:tc>
          <w:tcPr>
            <w:tcW w:w="1142" w:type="dxa"/>
            <w:hideMark/>
          </w:tcPr>
          <w:p w14:paraId="0CA776E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1.69</w:t>
            </w:r>
          </w:p>
        </w:tc>
        <w:tc>
          <w:tcPr>
            <w:tcW w:w="851" w:type="dxa"/>
            <w:hideMark/>
          </w:tcPr>
          <w:p w14:paraId="0F88212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2.78</w:t>
            </w:r>
          </w:p>
        </w:tc>
        <w:tc>
          <w:tcPr>
            <w:tcW w:w="1116" w:type="dxa"/>
            <w:hideMark/>
          </w:tcPr>
          <w:p w14:paraId="746BB9D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0.009468</w:t>
            </w:r>
          </w:p>
        </w:tc>
        <w:tc>
          <w:tcPr>
            <w:tcW w:w="1132" w:type="dxa"/>
            <w:hideMark/>
          </w:tcPr>
          <w:p w14:paraId="63C5588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0.180</w:t>
            </w:r>
          </w:p>
        </w:tc>
        <w:tc>
          <w:tcPr>
            <w:tcW w:w="1012" w:type="dxa"/>
            <w:hideMark/>
          </w:tcPr>
          <w:p w14:paraId="24E3055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-2.67</w:t>
            </w:r>
          </w:p>
        </w:tc>
        <w:tc>
          <w:tcPr>
            <w:tcW w:w="2141" w:type="dxa"/>
            <w:hideMark/>
          </w:tcPr>
          <w:p w14:paraId="1D8521C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Non-CR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CR</w:t>
            </w:r>
          </w:p>
        </w:tc>
        <w:tc>
          <w:tcPr>
            <w:tcW w:w="2112" w:type="dxa"/>
            <w:hideMark/>
          </w:tcPr>
          <w:p w14:paraId="176CEC6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Non-CR</w:t>
            </w:r>
          </w:p>
        </w:tc>
      </w:tr>
      <w:tr w:rsidR="00520ED2" w:rsidRPr="00520ED2" w14:paraId="1AC5544E"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744E7FFC"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IL8</w:t>
            </w:r>
          </w:p>
        </w:tc>
        <w:tc>
          <w:tcPr>
            <w:tcW w:w="843" w:type="dxa"/>
            <w:hideMark/>
          </w:tcPr>
          <w:p w14:paraId="0290EA8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3.31</w:t>
            </w:r>
          </w:p>
        </w:tc>
        <w:tc>
          <w:tcPr>
            <w:tcW w:w="1142" w:type="dxa"/>
            <w:hideMark/>
          </w:tcPr>
          <w:p w14:paraId="0C80DF0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3.78</w:t>
            </w:r>
          </w:p>
        </w:tc>
        <w:tc>
          <w:tcPr>
            <w:tcW w:w="851" w:type="dxa"/>
            <w:hideMark/>
          </w:tcPr>
          <w:p w14:paraId="46F9080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2.74</w:t>
            </w:r>
          </w:p>
        </w:tc>
        <w:tc>
          <w:tcPr>
            <w:tcW w:w="1116" w:type="dxa"/>
            <w:hideMark/>
          </w:tcPr>
          <w:p w14:paraId="5AB5E85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0.010362</w:t>
            </w:r>
          </w:p>
        </w:tc>
        <w:tc>
          <w:tcPr>
            <w:tcW w:w="1132" w:type="dxa"/>
            <w:hideMark/>
          </w:tcPr>
          <w:p w14:paraId="0FA06E6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0.188</w:t>
            </w:r>
          </w:p>
        </w:tc>
        <w:tc>
          <w:tcPr>
            <w:tcW w:w="1012" w:type="dxa"/>
            <w:hideMark/>
          </w:tcPr>
          <w:p w14:paraId="18B798B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-2.75</w:t>
            </w:r>
          </w:p>
        </w:tc>
        <w:tc>
          <w:tcPr>
            <w:tcW w:w="2141" w:type="dxa"/>
            <w:hideMark/>
          </w:tcPr>
          <w:p w14:paraId="2BFE6EC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Non-CR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CR</w:t>
            </w:r>
          </w:p>
        </w:tc>
        <w:tc>
          <w:tcPr>
            <w:tcW w:w="2112" w:type="dxa"/>
            <w:hideMark/>
          </w:tcPr>
          <w:p w14:paraId="5AEB952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Non-CR</w:t>
            </w:r>
          </w:p>
        </w:tc>
      </w:tr>
      <w:tr w:rsidR="00520ED2" w:rsidRPr="00520ED2" w14:paraId="12702211"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1F400017"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IGLL1</w:t>
            </w:r>
          </w:p>
        </w:tc>
        <w:tc>
          <w:tcPr>
            <w:tcW w:w="843" w:type="dxa"/>
            <w:hideMark/>
          </w:tcPr>
          <w:p w14:paraId="75503E5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3.05</w:t>
            </w:r>
          </w:p>
        </w:tc>
        <w:tc>
          <w:tcPr>
            <w:tcW w:w="1142" w:type="dxa"/>
            <w:hideMark/>
          </w:tcPr>
          <w:p w14:paraId="227423C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2.27</w:t>
            </w:r>
          </w:p>
        </w:tc>
        <w:tc>
          <w:tcPr>
            <w:tcW w:w="851" w:type="dxa"/>
            <w:hideMark/>
          </w:tcPr>
          <w:p w14:paraId="5C8CC46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2.72</w:t>
            </w:r>
          </w:p>
        </w:tc>
        <w:tc>
          <w:tcPr>
            <w:tcW w:w="1116" w:type="dxa"/>
            <w:hideMark/>
          </w:tcPr>
          <w:p w14:paraId="1F58B2F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0.011037</w:t>
            </w:r>
          </w:p>
        </w:tc>
        <w:tc>
          <w:tcPr>
            <w:tcW w:w="1132" w:type="dxa"/>
            <w:hideMark/>
          </w:tcPr>
          <w:p w14:paraId="28D5682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0.188</w:t>
            </w:r>
          </w:p>
        </w:tc>
        <w:tc>
          <w:tcPr>
            <w:tcW w:w="1012" w:type="dxa"/>
            <w:hideMark/>
          </w:tcPr>
          <w:p w14:paraId="1E092DC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-2.80</w:t>
            </w:r>
          </w:p>
        </w:tc>
        <w:tc>
          <w:tcPr>
            <w:tcW w:w="2141" w:type="dxa"/>
            <w:hideMark/>
          </w:tcPr>
          <w:p w14:paraId="661C27A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Non-CR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CR</w:t>
            </w:r>
          </w:p>
        </w:tc>
        <w:tc>
          <w:tcPr>
            <w:tcW w:w="2112" w:type="dxa"/>
            <w:hideMark/>
          </w:tcPr>
          <w:p w14:paraId="61298F6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Non-CR</w:t>
            </w:r>
          </w:p>
        </w:tc>
      </w:tr>
      <w:tr w:rsidR="00520ED2" w:rsidRPr="00520ED2" w14:paraId="3BA346F4"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72D79501"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IL24</w:t>
            </w:r>
          </w:p>
        </w:tc>
        <w:tc>
          <w:tcPr>
            <w:tcW w:w="843" w:type="dxa"/>
            <w:hideMark/>
          </w:tcPr>
          <w:p w14:paraId="537C355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2.56</w:t>
            </w:r>
          </w:p>
        </w:tc>
        <w:tc>
          <w:tcPr>
            <w:tcW w:w="1142" w:type="dxa"/>
            <w:hideMark/>
          </w:tcPr>
          <w:p w14:paraId="5F17D6C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1.97</w:t>
            </w:r>
          </w:p>
        </w:tc>
        <w:tc>
          <w:tcPr>
            <w:tcW w:w="851" w:type="dxa"/>
            <w:hideMark/>
          </w:tcPr>
          <w:p w14:paraId="3097474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2.69</w:t>
            </w:r>
          </w:p>
        </w:tc>
        <w:tc>
          <w:tcPr>
            <w:tcW w:w="1116" w:type="dxa"/>
            <w:hideMark/>
          </w:tcPr>
          <w:p w14:paraId="3696C82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0.011617</w:t>
            </w:r>
          </w:p>
        </w:tc>
        <w:tc>
          <w:tcPr>
            <w:tcW w:w="1132" w:type="dxa"/>
            <w:hideMark/>
          </w:tcPr>
          <w:p w14:paraId="5189A46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0.188</w:t>
            </w:r>
          </w:p>
        </w:tc>
        <w:tc>
          <w:tcPr>
            <w:tcW w:w="1012" w:type="dxa"/>
            <w:hideMark/>
          </w:tcPr>
          <w:p w14:paraId="28752FF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-2.85</w:t>
            </w:r>
          </w:p>
        </w:tc>
        <w:tc>
          <w:tcPr>
            <w:tcW w:w="2141" w:type="dxa"/>
            <w:hideMark/>
          </w:tcPr>
          <w:p w14:paraId="4ED6A6F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Non-CR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CR</w:t>
            </w:r>
          </w:p>
        </w:tc>
        <w:tc>
          <w:tcPr>
            <w:tcW w:w="2112" w:type="dxa"/>
            <w:hideMark/>
          </w:tcPr>
          <w:p w14:paraId="1BD0FDB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Non-CR</w:t>
            </w:r>
          </w:p>
        </w:tc>
      </w:tr>
      <w:tr w:rsidR="00520ED2" w:rsidRPr="00520ED2" w14:paraId="31BAB6A0"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01E5CBD2"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CT45A1</w:t>
            </w:r>
          </w:p>
        </w:tc>
        <w:tc>
          <w:tcPr>
            <w:tcW w:w="843" w:type="dxa"/>
            <w:hideMark/>
          </w:tcPr>
          <w:p w14:paraId="67C8EE3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4.00</w:t>
            </w:r>
          </w:p>
        </w:tc>
        <w:tc>
          <w:tcPr>
            <w:tcW w:w="1142" w:type="dxa"/>
            <w:hideMark/>
          </w:tcPr>
          <w:p w14:paraId="22676CE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3.90</w:t>
            </w:r>
          </w:p>
        </w:tc>
        <w:tc>
          <w:tcPr>
            <w:tcW w:w="851" w:type="dxa"/>
            <w:hideMark/>
          </w:tcPr>
          <w:p w14:paraId="74CAB2B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2.69</w:t>
            </w:r>
          </w:p>
        </w:tc>
        <w:tc>
          <w:tcPr>
            <w:tcW w:w="1116" w:type="dxa"/>
            <w:hideMark/>
          </w:tcPr>
          <w:p w14:paraId="1F37D30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0.011623</w:t>
            </w:r>
          </w:p>
        </w:tc>
        <w:tc>
          <w:tcPr>
            <w:tcW w:w="1132" w:type="dxa"/>
            <w:hideMark/>
          </w:tcPr>
          <w:p w14:paraId="3BA8843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0.188</w:t>
            </w:r>
          </w:p>
        </w:tc>
        <w:tc>
          <w:tcPr>
            <w:tcW w:w="1012" w:type="dxa"/>
            <w:hideMark/>
          </w:tcPr>
          <w:p w14:paraId="4AE4504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-2.85</w:t>
            </w:r>
          </w:p>
        </w:tc>
        <w:tc>
          <w:tcPr>
            <w:tcW w:w="2141" w:type="dxa"/>
            <w:hideMark/>
          </w:tcPr>
          <w:p w14:paraId="769D8A6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Non-CR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CR</w:t>
            </w:r>
          </w:p>
        </w:tc>
        <w:tc>
          <w:tcPr>
            <w:tcW w:w="2112" w:type="dxa"/>
            <w:hideMark/>
          </w:tcPr>
          <w:p w14:paraId="14D45B2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Non-CR</w:t>
            </w:r>
          </w:p>
        </w:tc>
      </w:tr>
      <w:tr w:rsidR="00520ED2" w:rsidRPr="00520ED2" w14:paraId="79157CA4"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62FCD377"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EPCAM</w:t>
            </w:r>
          </w:p>
        </w:tc>
        <w:tc>
          <w:tcPr>
            <w:tcW w:w="843" w:type="dxa"/>
            <w:hideMark/>
          </w:tcPr>
          <w:p w14:paraId="1849770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3.13</w:t>
            </w:r>
          </w:p>
        </w:tc>
        <w:tc>
          <w:tcPr>
            <w:tcW w:w="1142" w:type="dxa"/>
            <w:hideMark/>
          </w:tcPr>
          <w:p w14:paraId="5568894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4.12</w:t>
            </w:r>
          </w:p>
        </w:tc>
        <w:tc>
          <w:tcPr>
            <w:tcW w:w="851" w:type="dxa"/>
            <w:hideMark/>
          </w:tcPr>
          <w:p w14:paraId="26686AE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2.69</w:t>
            </w:r>
          </w:p>
        </w:tc>
        <w:tc>
          <w:tcPr>
            <w:tcW w:w="1116" w:type="dxa"/>
            <w:hideMark/>
          </w:tcPr>
          <w:p w14:paraId="0ED9D32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0.011697</w:t>
            </w:r>
          </w:p>
        </w:tc>
        <w:tc>
          <w:tcPr>
            <w:tcW w:w="1132" w:type="dxa"/>
            <w:hideMark/>
          </w:tcPr>
          <w:p w14:paraId="5586FBC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0.188</w:t>
            </w:r>
          </w:p>
        </w:tc>
        <w:tc>
          <w:tcPr>
            <w:tcW w:w="1012" w:type="dxa"/>
            <w:hideMark/>
          </w:tcPr>
          <w:p w14:paraId="3674DA8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-2.85</w:t>
            </w:r>
          </w:p>
        </w:tc>
        <w:tc>
          <w:tcPr>
            <w:tcW w:w="2141" w:type="dxa"/>
            <w:hideMark/>
          </w:tcPr>
          <w:p w14:paraId="6775010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Non-CR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CR</w:t>
            </w:r>
          </w:p>
        </w:tc>
        <w:tc>
          <w:tcPr>
            <w:tcW w:w="2112" w:type="dxa"/>
            <w:hideMark/>
          </w:tcPr>
          <w:p w14:paraId="0EB60CC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Non-CR</w:t>
            </w:r>
          </w:p>
        </w:tc>
      </w:tr>
      <w:tr w:rsidR="00520ED2" w:rsidRPr="00520ED2" w14:paraId="270BA366"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485BA8EC"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MAGEB2</w:t>
            </w:r>
          </w:p>
        </w:tc>
        <w:tc>
          <w:tcPr>
            <w:tcW w:w="843" w:type="dxa"/>
            <w:hideMark/>
          </w:tcPr>
          <w:p w14:paraId="7F6C3D9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3.72</w:t>
            </w:r>
          </w:p>
        </w:tc>
        <w:tc>
          <w:tcPr>
            <w:tcW w:w="1142" w:type="dxa"/>
            <w:hideMark/>
          </w:tcPr>
          <w:p w14:paraId="7684FF6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4.14</w:t>
            </w:r>
          </w:p>
        </w:tc>
        <w:tc>
          <w:tcPr>
            <w:tcW w:w="851" w:type="dxa"/>
            <w:hideMark/>
          </w:tcPr>
          <w:p w14:paraId="67483D2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2.67</w:t>
            </w:r>
          </w:p>
        </w:tc>
        <w:tc>
          <w:tcPr>
            <w:tcW w:w="1116" w:type="dxa"/>
            <w:hideMark/>
          </w:tcPr>
          <w:p w14:paraId="595E2C4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0.012247</w:t>
            </w:r>
          </w:p>
        </w:tc>
        <w:tc>
          <w:tcPr>
            <w:tcW w:w="1132" w:type="dxa"/>
            <w:hideMark/>
          </w:tcPr>
          <w:p w14:paraId="0CD55AF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0.193</w:t>
            </w:r>
          </w:p>
        </w:tc>
        <w:tc>
          <w:tcPr>
            <w:tcW w:w="1012" w:type="dxa"/>
            <w:hideMark/>
          </w:tcPr>
          <w:p w14:paraId="7010626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-2.89</w:t>
            </w:r>
          </w:p>
        </w:tc>
        <w:tc>
          <w:tcPr>
            <w:tcW w:w="2141" w:type="dxa"/>
            <w:hideMark/>
          </w:tcPr>
          <w:p w14:paraId="70F908D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Non-CR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CR</w:t>
            </w:r>
          </w:p>
        </w:tc>
        <w:tc>
          <w:tcPr>
            <w:tcW w:w="2112" w:type="dxa"/>
            <w:hideMark/>
          </w:tcPr>
          <w:p w14:paraId="1CD4B40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Non-CR</w:t>
            </w:r>
          </w:p>
        </w:tc>
      </w:tr>
      <w:tr w:rsidR="00520ED2" w:rsidRPr="00520ED2" w14:paraId="0F229C3F"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048849A3"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IL5RA</w:t>
            </w:r>
          </w:p>
        </w:tc>
        <w:tc>
          <w:tcPr>
            <w:tcW w:w="843" w:type="dxa"/>
            <w:hideMark/>
          </w:tcPr>
          <w:p w14:paraId="7B7DB3E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2.41</w:t>
            </w:r>
          </w:p>
        </w:tc>
        <w:tc>
          <w:tcPr>
            <w:tcW w:w="1142" w:type="dxa"/>
            <w:hideMark/>
          </w:tcPr>
          <w:p w14:paraId="206C706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1.67</w:t>
            </w:r>
          </w:p>
        </w:tc>
        <w:tc>
          <w:tcPr>
            <w:tcW w:w="851" w:type="dxa"/>
            <w:hideMark/>
          </w:tcPr>
          <w:p w14:paraId="7B20E91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2.59</w:t>
            </w:r>
          </w:p>
        </w:tc>
        <w:tc>
          <w:tcPr>
            <w:tcW w:w="1116" w:type="dxa"/>
            <w:hideMark/>
          </w:tcPr>
          <w:p w14:paraId="389A469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0.014747</w:t>
            </w:r>
          </w:p>
        </w:tc>
        <w:tc>
          <w:tcPr>
            <w:tcW w:w="1132" w:type="dxa"/>
            <w:hideMark/>
          </w:tcPr>
          <w:p w14:paraId="1192A37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0.214</w:t>
            </w:r>
          </w:p>
        </w:tc>
        <w:tc>
          <w:tcPr>
            <w:tcW w:w="1012" w:type="dxa"/>
            <w:hideMark/>
          </w:tcPr>
          <w:p w14:paraId="4195BDD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-3.05</w:t>
            </w:r>
          </w:p>
        </w:tc>
        <w:tc>
          <w:tcPr>
            <w:tcW w:w="2141" w:type="dxa"/>
            <w:hideMark/>
          </w:tcPr>
          <w:p w14:paraId="2F1B5BB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Non-CR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CR</w:t>
            </w:r>
          </w:p>
        </w:tc>
        <w:tc>
          <w:tcPr>
            <w:tcW w:w="2112" w:type="dxa"/>
            <w:hideMark/>
          </w:tcPr>
          <w:p w14:paraId="479A8D1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Non-CR</w:t>
            </w:r>
          </w:p>
        </w:tc>
      </w:tr>
      <w:tr w:rsidR="00520ED2" w:rsidRPr="00520ED2" w14:paraId="3415BCE4"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3DD0D2E9"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FLT3</w:t>
            </w:r>
          </w:p>
        </w:tc>
        <w:tc>
          <w:tcPr>
            <w:tcW w:w="843" w:type="dxa"/>
            <w:hideMark/>
          </w:tcPr>
          <w:p w14:paraId="0F380D1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3.00</w:t>
            </w:r>
          </w:p>
        </w:tc>
        <w:tc>
          <w:tcPr>
            <w:tcW w:w="1142" w:type="dxa"/>
            <w:hideMark/>
          </w:tcPr>
          <w:p w14:paraId="7459DF2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3.36</w:t>
            </w:r>
          </w:p>
        </w:tc>
        <w:tc>
          <w:tcPr>
            <w:tcW w:w="851" w:type="dxa"/>
            <w:hideMark/>
          </w:tcPr>
          <w:p w14:paraId="36D39C5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2.59</w:t>
            </w:r>
          </w:p>
        </w:tc>
        <w:tc>
          <w:tcPr>
            <w:tcW w:w="1116" w:type="dxa"/>
            <w:hideMark/>
          </w:tcPr>
          <w:p w14:paraId="6F20705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0.014998</w:t>
            </w:r>
          </w:p>
        </w:tc>
        <w:tc>
          <w:tcPr>
            <w:tcW w:w="1132" w:type="dxa"/>
            <w:hideMark/>
          </w:tcPr>
          <w:p w14:paraId="4A81C9A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0.214</w:t>
            </w:r>
          </w:p>
        </w:tc>
        <w:tc>
          <w:tcPr>
            <w:tcW w:w="1012" w:type="dxa"/>
            <w:hideMark/>
          </w:tcPr>
          <w:p w14:paraId="70224A8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-3.07</w:t>
            </w:r>
          </w:p>
        </w:tc>
        <w:tc>
          <w:tcPr>
            <w:tcW w:w="2141" w:type="dxa"/>
            <w:hideMark/>
          </w:tcPr>
          <w:p w14:paraId="57A64EB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Non-CR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CR</w:t>
            </w:r>
          </w:p>
        </w:tc>
        <w:tc>
          <w:tcPr>
            <w:tcW w:w="2112" w:type="dxa"/>
            <w:hideMark/>
          </w:tcPr>
          <w:p w14:paraId="2226584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Non-CR</w:t>
            </w:r>
          </w:p>
        </w:tc>
      </w:tr>
      <w:tr w:rsidR="00520ED2" w:rsidRPr="00520ED2" w14:paraId="0EDA0EF3"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40FC3E89"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C8A</w:t>
            </w:r>
          </w:p>
        </w:tc>
        <w:tc>
          <w:tcPr>
            <w:tcW w:w="843" w:type="dxa"/>
            <w:hideMark/>
          </w:tcPr>
          <w:p w14:paraId="27F7E11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2.13</w:t>
            </w:r>
          </w:p>
        </w:tc>
        <w:tc>
          <w:tcPr>
            <w:tcW w:w="1142" w:type="dxa"/>
            <w:hideMark/>
          </w:tcPr>
          <w:p w14:paraId="6B83089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1.36</w:t>
            </w:r>
          </w:p>
        </w:tc>
        <w:tc>
          <w:tcPr>
            <w:tcW w:w="851" w:type="dxa"/>
            <w:hideMark/>
          </w:tcPr>
          <w:p w14:paraId="1CED95D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2.58</w:t>
            </w:r>
          </w:p>
        </w:tc>
        <w:tc>
          <w:tcPr>
            <w:tcW w:w="1116" w:type="dxa"/>
            <w:hideMark/>
          </w:tcPr>
          <w:p w14:paraId="619B602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0.015070</w:t>
            </w:r>
          </w:p>
        </w:tc>
        <w:tc>
          <w:tcPr>
            <w:tcW w:w="1132" w:type="dxa"/>
            <w:hideMark/>
          </w:tcPr>
          <w:p w14:paraId="20C4B7B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0.214</w:t>
            </w:r>
          </w:p>
        </w:tc>
        <w:tc>
          <w:tcPr>
            <w:tcW w:w="1012" w:type="dxa"/>
            <w:hideMark/>
          </w:tcPr>
          <w:p w14:paraId="35C8075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-3.07</w:t>
            </w:r>
          </w:p>
        </w:tc>
        <w:tc>
          <w:tcPr>
            <w:tcW w:w="2141" w:type="dxa"/>
            <w:hideMark/>
          </w:tcPr>
          <w:p w14:paraId="76AD3BA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Non-CR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CR</w:t>
            </w:r>
          </w:p>
        </w:tc>
        <w:tc>
          <w:tcPr>
            <w:tcW w:w="2112" w:type="dxa"/>
            <w:hideMark/>
          </w:tcPr>
          <w:p w14:paraId="6ED57AE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Non-CR</w:t>
            </w:r>
          </w:p>
        </w:tc>
      </w:tr>
      <w:tr w:rsidR="00520ED2" w:rsidRPr="00520ED2" w14:paraId="47883057"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5E7C37F3"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BID</w:t>
            </w:r>
          </w:p>
        </w:tc>
        <w:tc>
          <w:tcPr>
            <w:tcW w:w="843" w:type="dxa"/>
            <w:hideMark/>
          </w:tcPr>
          <w:p w14:paraId="5E7B3D8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2.60</w:t>
            </w:r>
          </w:p>
        </w:tc>
        <w:tc>
          <w:tcPr>
            <w:tcW w:w="1142" w:type="dxa"/>
            <w:hideMark/>
          </w:tcPr>
          <w:p w14:paraId="38F4D64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4.37</w:t>
            </w:r>
          </w:p>
        </w:tc>
        <w:tc>
          <w:tcPr>
            <w:tcW w:w="851" w:type="dxa"/>
            <w:hideMark/>
          </w:tcPr>
          <w:p w14:paraId="23CD91B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2.57</w:t>
            </w:r>
          </w:p>
        </w:tc>
        <w:tc>
          <w:tcPr>
            <w:tcW w:w="1116" w:type="dxa"/>
            <w:hideMark/>
          </w:tcPr>
          <w:p w14:paraId="205C52E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0.015514</w:t>
            </w:r>
          </w:p>
        </w:tc>
        <w:tc>
          <w:tcPr>
            <w:tcW w:w="1132" w:type="dxa"/>
            <w:hideMark/>
          </w:tcPr>
          <w:p w14:paraId="10E63D7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0.216</w:t>
            </w:r>
          </w:p>
        </w:tc>
        <w:tc>
          <w:tcPr>
            <w:tcW w:w="1012" w:type="dxa"/>
            <w:hideMark/>
          </w:tcPr>
          <w:p w14:paraId="6BCFEEB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-3.10</w:t>
            </w:r>
          </w:p>
        </w:tc>
        <w:tc>
          <w:tcPr>
            <w:tcW w:w="2141" w:type="dxa"/>
            <w:hideMark/>
          </w:tcPr>
          <w:p w14:paraId="573D6D7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Non-CR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CR</w:t>
            </w:r>
          </w:p>
        </w:tc>
        <w:tc>
          <w:tcPr>
            <w:tcW w:w="2112" w:type="dxa"/>
            <w:hideMark/>
          </w:tcPr>
          <w:p w14:paraId="6A9DEC8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Non-CR</w:t>
            </w:r>
          </w:p>
        </w:tc>
      </w:tr>
      <w:tr w:rsidR="00520ED2" w:rsidRPr="00520ED2" w14:paraId="3D3EA32D"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4EB35B03"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KIR3DL2</w:t>
            </w:r>
          </w:p>
        </w:tc>
        <w:tc>
          <w:tcPr>
            <w:tcW w:w="843" w:type="dxa"/>
            <w:hideMark/>
          </w:tcPr>
          <w:p w14:paraId="51B7610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2.97</w:t>
            </w:r>
          </w:p>
        </w:tc>
        <w:tc>
          <w:tcPr>
            <w:tcW w:w="1142" w:type="dxa"/>
            <w:hideMark/>
          </w:tcPr>
          <w:p w14:paraId="0312025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3.00</w:t>
            </w:r>
          </w:p>
        </w:tc>
        <w:tc>
          <w:tcPr>
            <w:tcW w:w="851" w:type="dxa"/>
            <w:hideMark/>
          </w:tcPr>
          <w:p w14:paraId="64F0914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2.54</w:t>
            </w:r>
          </w:p>
        </w:tc>
        <w:tc>
          <w:tcPr>
            <w:tcW w:w="1116" w:type="dxa"/>
            <w:hideMark/>
          </w:tcPr>
          <w:p w14:paraId="7C03450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0.016748</w:t>
            </w:r>
          </w:p>
        </w:tc>
        <w:tc>
          <w:tcPr>
            <w:tcW w:w="1132" w:type="dxa"/>
            <w:hideMark/>
          </w:tcPr>
          <w:p w14:paraId="247C6A1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0.229</w:t>
            </w:r>
          </w:p>
        </w:tc>
        <w:tc>
          <w:tcPr>
            <w:tcW w:w="1012" w:type="dxa"/>
            <w:hideMark/>
          </w:tcPr>
          <w:p w14:paraId="53FF166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-3.16</w:t>
            </w:r>
          </w:p>
        </w:tc>
        <w:tc>
          <w:tcPr>
            <w:tcW w:w="2141" w:type="dxa"/>
            <w:hideMark/>
          </w:tcPr>
          <w:p w14:paraId="79941AB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Non-CR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CR</w:t>
            </w:r>
          </w:p>
        </w:tc>
        <w:tc>
          <w:tcPr>
            <w:tcW w:w="2112" w:type="dxa"/>
            <w:hideMark/>
          </w:tcPr>
          <w:p w14:paraId="41D2561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Non-CR</w:t>
            </w:r>
          </w:p>
        </w:tc>
      </w:tr>
      <w:tr w:rsidR="00520ED2" w:rsidRPr="00520ED2" w14:paraId="7329CCDF"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2706CCDE"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IFNA7</w:t>
            </w:r>
          </w:p>
        </w:tc>
        <w:tc>
          <w:tcPr>
            <w:tcW w:w="843" w:type="dxa"/>
            <w:hideMark/>
          </w:tcPr>
          <w:p w14:paraId="4AEE1A1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2.90</w:t>
            </w:r>
          </w:p>
        </w:tc>
        <w:tc>
          <w:tcPr>
            <w:tcW w:w="1142" w:type="dxa"/>
            <w:hideMark/>
          </w:tcPr>
          <w:p w14:paraId="2B6CD6F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2.18</w:t>
            </w:r>
          </w:p>
        </w:tc>
        <w:tc>
          <w:tcPr>
            <w:tcW w:w="851" w:type="dxa"/>
            <w:hideMark/>
          </w:tcPr>
          <w:p w14:paraId="097F114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2.52</w:t>
            </w:r>
          </w:p>
        </w:tc>
        <w:tc>
          <w:tcPr>
            <w:tcW w:w="1116" w:type="dxa"/>
            <w:hideMark/>
          </w:tcPr>
          <w:p w14:paraId="6AC5B07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0.017408</w:t>
            </w:r>
          </w:p>
        </w:tc>
        <w:tc>
          <w:tcPr>
            <w:tcW w:w="1132" w:type="dxa"/>
            <w:hideMark/>
          </w:tcPr>
          <w:p w14:paraId="3D0EEA5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0.233</w:t>
            </w:r>
          </w:p>
        </w:tc>
        <w:tc>
          <w:tcPr>
            <w:tcW w:w="1012" w:type="dxa"/>
            <w:hideMark/>
          </w:tcPr>
          <w:p w14:paraId="0040FF3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-3.19</w:t>
            </w:r>
          </w:p>
        </w:tc>
        <w:tc>
          <w:tcPr>
            <w:tcW w:w="2141" w:type="dxa"/>
            <w:hideMark/>
          </w:tcPr>
          <w:p w14:paraId="0ADA27C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Non-CR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CR</w:t>
            </w:r>
          </w:p>
        </w:tc>
        <w:tc>
          <w:tcPr>
            <w:tcW w:w="2112" w:type="dxa"/>
            <w:hideMark/>
          </w:tcPr>
          <w:p w14:paraId="6E349AF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Non-CR</w:t>
            </w:r>
          </w:p>
        </w:tc>
      </w:tr>
      <w:tr w:rsidR="00520ED2" w:rsidRPr="00520ED2" w14:paraId="5D5F3F83"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25A56A72"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CASP10</w:t>
            </w:r>
          </w:p>
        </w:tc>
        <w:tc>
          <w:tcPr>
            <w:tcW w:w="843" w:type="dxa"/>
            <w:hideMark/>
          </w:tcPr>
          <w:p w14:paraId="55F14C6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2.27</w:t>
            </w:r>
          </w:p>
        </w:tc>
        <w:tc>
          <w:tcPr>
            <w:tcW w:w="1142" w:type="dxa"/>
            <w:hideMark/>
          </w:tcPr>
          <w:p w14:paraId="250C5BE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1.48</w:t>
            </w:r>
          </w:p>
        </w:tc>
        <w:tc>
          <w:tcPr>
            <w:tcW w:w="851" w:type="dxa"/>
            <w:hideMark/>
          </w:tcPr>
          <w:p w14:paraId="662EF3B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2.49</w:t>
            </w:r>
          </w:p>
        </w:tc>
        <w:tc>
          <w:tcPr>
            <w:tcW w:w="1116" w:type="dxa"/>
            <w:hideMark/>
          </w:tcPr>
          <w:p w14:paraId="3248161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0.018813</w:t>
            </w:r>
          </w:p>
        </w:tc>
        <w:tc>
          <w:tcPr>
            <w:tcW w:w="1132" w:type="dxa"/>
            <w:hideMark/>
          </w:tcPr>
          <w:p w14:paraId="1285023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0.248</w:t>
            </w:r>
          </w:p>
        </w:tc>
        <w:tc>
          <w:tcPr>
            <w:tcW w:w="1012" w:type="dxa"/>
            <w:hideMark/>
          </w:tcPr>
          <w:p w14:paraId="13B2F43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-3.26</w:t>
            </w:r>
          </w:p>
        </w:tc>
        <w:tc>
          <w:tcPr>
            <w:tcW w:w="2141" w:type="dxa"/>
            <w:hideMark/>
          </w:tcPr>
          <w:p w14:paraId="3011309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Non-CR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CR</w:t>
            </w:r>
          </w:p>
        </w:tc>
        <w:tc>
          <w:tcPr>
            <w:tcW w:w="2112" w:type="dxa"/>
            <w:hideMark/>
          </w:tcPr>
          <w:p w14:paraId="1E8131C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Non-CR</w:t>
            </w:r>
          </w:p>
        </w:tc>
      </w:tr>
      <w:tr w:rsidR="00520ED2" w:rsidRPr="00520ED2" w14:paraId="37D4E336"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2A14627A"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IL26</w:t>
            </w:r>
          </w:p>
        </w:tc>
        <w:tc>
          <w:tcPr>
            <w:tcW w:w="843" w:type="dxa"/>
            <w:hideMark/>
          </w:tcPr>
          <w:p w14:paraId="6B12ACA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2.70</w:t>
            </w:r>
          </w:p>
        </w:tc>
        <w:tc>
          <w:tcPr>
            <w:tcW w:w="1142" w:type="dxa"/>
            <w:hideMark/>
          </w:tcPr>
          <w:p w14:paraId="46763D5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2.76</w:t>
            </w:r>
          </w:p>
        </w:tc>
        <w:tc>
          <w:tcPr>
            <w:tcW w:w="851" w:type="dxa"/>
            <w:hideMark/>
          </w:tcPr>
          <w:p w14:paraId="411BEEC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2.47</w:t>
            </w:r>
          </w:p>
        </w:tc>
        <w:tc>
          <w:tcPr>
            <w:tcW w:w="1116" w:type="dxa"/>
            <w:hideMark/>
          </w:tcPr>
          <w:p w14:paraId="67A3F64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0.019776</w:t>
            </w:r>
          </w:p>
        </w:tc>
        <w:tc>
          <w:tcPr>
            <w:tcW w:w="1132" w:type="dxa"/>
            <w:hideMark/>
          </w:tcPr>
          <w:p w14:paraId="182CAFA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0.256</w:t>
            </w:r>
          </w:p>
        </w:tc>
        <w:tc>
          <w:tcPr>
            <w:tcW w:w="1012" w:type="dxa"/>
            <w:hideMark/>
          </w:tcPr>
          <w:p w14:paraId="055C798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-3.30</w:t>
            </w:r>
          </w:p>
        </w:tc>
        <w:tc>
          <w:tcPr>
            <w:tcW w:w="2141" w:type="dxa"/>
            <w:hideMark/>
          </w:tcPr>
          <w:p w14:paraId="26C3B39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Non-CR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CR</w:t>
            </w:r>
          </w:p>
        </w:tc>
        <w:tc>
          <w:tcPr>
            <w:tcW w:w="2112" w:type="dxa"/>
            <w:hideMark/>
          </w:tcPr>
          <w:p w14:paraId="3CCDA23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Non-CR</w:t>
            </w:r>
          </w:p>
        </w:tc>
      </w:tr>
      <w:tr w:rsidR="00520ED2" w:rsidRPr="00520ED2" w14:paraId="4A38D7BD"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7D1D502D"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IFNA2</w:t>
            </w:r>
          </w:p>
        </w:tc>
        <w:tc>
          <w:tcPr>
            <w:tcW w:w="843" w:type="dxa"/>
            <w:hideMark/>
          </w:tcPr>
          <w:p w14:paraId="6899CC1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2.06</w:t>
            </w:r>
          </w:p>
        </w:tc>
        <w:tc>
          <w:tcPr>
            <w:tcW w:w="1142" w:type="dxa"/>
            <w:hideMark/>
          </w:tcPr>
          <w:p w14:paraId="6F36ED4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1.14</w:t>
            </w:r>
          </w:p>
        </w:tc>
        <w:tc>
          <w:tcPr>
            <w:tcW w:w="851" w:type="dxa"/>
            <w:hideMark/>
          </w:tcPr>
          <w:p w14:paraId="293AEBE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2.44</w:t>
            </w:r>
          </w:p>
        </w:tc>
        <w:tc>
          <w:tcPr>
            <w:tcW w:w="1116" w:type="dxa"/>
            <w:hideMark/>
          </w:tcPr>
          <w:p w14:paraId="5479E99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0.021014</w:t>
            </w:r>
          </w:p>
        </w:tc>
        <w:tc>
          <w:tcPr>
            <w:tcW w:w="1132" w:type="dxa"/>
            <w:hideMark/>
          </w:tcPr>
          <w:p w14:paraId="640347C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0.264</w:t>
            </w:r>
          </w:p>
        </w:tc>
        <w:tc>
          <w:tcPr>
            <w:tcW w:w="1012" w:type="dxa"/>
            <w:hideMark/>
          </w:tcPr>
          <w:p w14:paraId="6CE59C2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-3.35</w:t>
            </w:r>
          </w:p>
        </w:tc>
        <w:tc>
          <w:tcPr>
            <w:tcW w:w="2141" w:type="dxa"/>
            <w:hideMark/>
          </w:tcPr>
          <w:p w14:paraId="1731868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Non-CR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CR</w:t>
            </w:r>
          </w:p>
        </w:tc>
        <w:tc>
          <w:tcPr>
            <w:tcW w:w="2112" w:type="dxa"/>
            <w:hideMark/>
          </w:tcPr>
          <w:p w14:paraId="6203E36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Non-CR</w:t>
            </w:r>
          </w:p>
        </w:tc>
      </w:tr>
      <w:tr w:rsidR="00520ED2" w:rsidRPr="00520ED2" w14:paraId="72CA13D7"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01B95344"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GATA3</w:t>
            </w:r>
          </w:p>
        </w:tc>
        <w:tc>
          <w:tcPr>
            <w:tcW w:w="843" w:type="dxa"/>
            <w:hideMark/>
          </w:tcPr>
          <w:p w14:paraId="3DBC16D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2.06</w:t>
            </w:r>
          </w:p>
        </w:tc>
        <w:tc>
          <w:tcPr>
            <w:tcW w:w="1142" w:type="dxa"/>
            <w:hideMark/>
          </w:tcPr>
          <w:p w14:paraId="73C6213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1.37</w:t>
            </w:r>
          </w:p>
        </w:tc>
        <w:tc>
          <w:tcPr>
            <w:tcW w:w="851" w:type="dxa"/>
            <w:hideMark/>
          </w:tcPr>
          <w:p w14:paraId="12F4E7F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2.44</w:t>
            </w:r>
          </w:p>
        </w:tc>
        <w:tc>
          <w:tcPr>
            <w:tcW w:w="1116" w:type="dxa"/>
            <w:hideMark/>
          </w:tcPr>
          <w:p w14:paraId="5872BB6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0.021117</w:t>
            </w:r>
          </w:p>
        </w:tc>
        <w:tc>
          <w:tcPr>
            <w:tcW w:w="1132" w:type="dxa"/>
            <w:hideMark/>
          </w:tcPr>
          <w:p w14:paraId="448D2B4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0.264</w:t>
            </w:r>
          </w:p>
        </w:tc>
        <w:tc>
          <w:tcPr>
            <w:tcW w:w="1012" w:type="dxa"/>
            <w:hideMark/>
          </w:tcPr>
          <w:p w14:paraId="76C10A3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-3.36</w:t>
            </w:r>
          </w:p>
        </w:tc>
        <w:tc>
          <w:tcPr>
            <w:tcW w:w="2141" w:type="dxa"/>
            <w:hideMark/>
          </w:tcPr>
          <w:p w14:paraId="76FFE67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Non-CR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CR</w:t>
            </w:r>
          </w:p>
        </w:tc>
        <w:tc>
          <w:tcPr>
            <w:tcW w:w="2112" w:type="dxa"/>
            <w:hideMark/>
          </w:tcPr>
          <w:p w14:paraId="5239143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Non-CR</w:t>
            </w:r>
          </w:p>
        </w:tc>
      </w:tr>
      <w:tr w:rsidR="00520ED2" w:rsidRPr="00520ED2" w14:paraId="2C0E4AF1"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4D681B56"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TNFRSF12A</w:t>
            </w:r>
          </w:p>
        </w:tc>
        <w:tc>
          <w:tcPr>
            <w:tcW w:w="843" w:type="dxa"/>
            <w:hideMark/>
          </w:tcPr>
          <w:p w14:paraId="2DED926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2.56</w:t>
            </w:r>
          </w:p>
        </w:tc>
        <w:tc>
          <w:tcPr>
            <w:tcW w:w="1142" w:type="dxa"/>
            <w:hideMark/>
          </w:tcPr>
          <w:p w14:paraId="0E15487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4.40</w:t>
            </w:r>
          </w:p>
        </w:tc>
        <w:tc>
          <w:tcPr>
            <w:tcW w:w="851" w:type="dxa"/>
            <w:hideMark/>
          </w:tcPr>
          <w:p w14:paraId="6188C92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2.41</w:t>
            </w:r>
          </w:p>
        </w:tc>
        <w:tc>
          <w:tcPr>
            <w:tcW w:w="1116" w:type="dxa"/>
            <w:hideMark/>
          </w:tcPr>
          <w:p w14:paraId="579AB10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0.022384</w:t>
            </w:r>
          </w:p>
        </w:tc>
        <w:tc>
          <w:tcPr>
            <w:tcW w:w="1132" w:type="dxa"/>
            <w:hideMark/>
          </w:tcPr>
          <w:p w14:paraId="6486C9D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0.275</w:t>
            </w:r>
          </w:p>
        </w:tc>
        <w:tc>
          <w:tcPr>
            <w:tcW w:w="1012" w:type="dxa"/>
            <w:hideMark/>
          </w:tcPr>
          <w:p w14:paraId="21FA049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-3.41</w:t>
            </w:r>
          </w:p>
        </w:tc>
        <w:tc>
          <w:tcPr>
            <w:tcW w:w="2141" w:type="dxa"/>
            <w:hideMark/>
          </w:tcPr>
          <w:p w14:paraId="754BE3A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Non-CR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CR</w:t>
            </w:r>
          </w:p>
        </w:tc>
        <w:tc>
          <w:tcPr>
            <w:tcW w:w="2112" w:type="dxa"/>
            <w:hideMark/>
          </w:tcPr>
          <w:p w14:paraId="7B69FCA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Non-CR</w:t>
            </w:r>
          </w:p>
        </w:tc>
      </w:tr>
      <w:tr w:rsidR="00520ED2" w:rsidRPr="00520ED2" w14:paraId="6AB1F2E1"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3B5DC2E9"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IL17F</w:t>
            </w:r>
          </w:p>
        </w:tc>
        <w:tc>
          <w:tcPr>
            <w:tcW w:w="843" w:type="dxa"/>
            <w:hideMark/>
          </w:tcPr>
          <w:p w14:paraId="170B49C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2.06</w:t>
            </w:r>
          </w:p>
        </w:tc>
        <w:tc>
          <w:tcPr>
            <w:tcW w:w="1142" w:type="dxa"/>
            <w:hideMark/>
          </w:tcPr>
          <w:p w14:paraId="271AF93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1.15</w:t>
            </w:r>
          </w:p>
        </w:tc>
        <w:tc>
          <w:tcPr>
            <w:tcW w:w="851" w:type="dxa"/>
            <w:hideMark/>
          </w:tcPr>
          <w:p w14:paraId="50D69DB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2.40</w:t>
            </w:r>
          </w:p>
        </w:tc>
        <w:tc>
          <w:tcPr>
            <w:tcW w:w="1116" w:type="dxa"/>
            <w:hideMark/>
          </w:tcPr>
          <w:p w14:paraId="546DA2A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0.022922</w:t>
            </w:r>
          </w:p>
        </w:tc>
        <w:tc>
          <w:tcPr>
            <w:tcW w:w="1132" w:type="dxa"/>
            <w:hideMark/>
          </w:tcPr>
          <w:p w14:paraId="0D053EA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0.276</w:t>
            </w:r>
          </w:p>
        </w:tc>
        <w:tc>
          <w:tcPr>
            <w:tcW w:w="1012" w:type="dxa"/>
            <w:hideMark/>
          </w:tcPr>
          <w:p w14:paraId="1D4154A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-3.43</w:t>
            </w:r>
          </w:p>
        </w:tc>
        <w:tc>
          <w:tcPr>
            <w:tcW w:w="2141" w:type="dxa"/>
            <w:hideMark/>
          </w:tcPr>
          <w:p w14:paraId="166390F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Non-CR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CR</w:t>
            </w:r>
          </w:p>
        </w:tc>
        <w:tc>
          <w:tcPr>
            <w:tcW w:w="2112" w:type="dxa"/>
            <w:hideMark/>
          </w:tcPr>
          <w:p w14:paraId="04BD3BF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Non-CR</w:t>
            </w:r>
          </w:p>
        </w:tc>
      </w:tr>
      <w:tr w:rsidR="00520ED2" w:rsidRPr="00520ED2" w14:paraId="33A921AF"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47BF8984"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SPINK5</w:t>
            </w:r>
          </w:p>
        </w:tc>
        <w:tc>
          <w:tcPr>
            <w:tcW w:w="843" w:type="dxa"/>
            <w:hideMark/>
          </w:tcPr>
          <w:p w14:paraId="1A0B566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2.34</w:t>
            </w:r>
          </w:p>
        </w:tc>
        <w:tc>
          <w:tcPr>
            <w:tcW w:w="1142" w:type="dxa"/>
            <w:hideMark/>
          </w:tcPr>
          <w:p w14:paraId="3FFDC7B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2.15</w:t>
            </w:r>
          </w:p>
        </w:tc>
        <w:tc>
          <w:tcPr>
            <w:tcW w:w="851" w:type="dxa"/>
            <w:hideMark/>
          </w:tcPr>
          <w:p w14:paraId="05E48B3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2.40</w:t>
            </w:r>
          </w:p>
        </w:tc>
        <w:tc>
          <w:tcPr>
            <w:tcW w:w="1116" w:type="dxa"/>
            <w:hideMark/>
          </w:tcPr>
          <w:p w14:paraId="2BBD392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0.023273</w:t>
            </w:r>
          </w:p>
        </w:tc>
        <w:tc>
          <w:tcPr>
            <w:tcW w:w="1132" w:type="dxa"/>
            <w:hideMark/>
          </w:tcPr>
          <w:p w14:paraId="1546A99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0.276</w:t>
            </w:r>
          </w:p>
        </w:tc>
        <w:tc>
          <w:tcPr>
            <w:tcW w:w="1012" w:type="dxa"/>
            <w:hideMark/>
          </w:tcPr>
          <w:p w14:paraId="52E5F66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-3.44</w:t>
            </w:r>
          </w:p>
        </w:tc>
        <w:tc>
          <w:tcPr>
            <w:tcW w:w="2141" w:type="dxa"/>
            <w:hideMark/>
          </w:tcPr>
          <w:p w14:paraId="33AF52E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Non-CR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CR</w:t>
            </w:r>
          </w:p>
        </w:tc>
        <w:tc>
          <w:tcPr>
            <w:tcW w:w="2112" w:type="dxa"/>
            <w:hideMark/>
          </w:tcPr>
          <w:p w14:paraId="680C1C5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Non-CR</w:t>
            </w:r>
          </w:p>
        </w:tc>
      </w:tr>
      <w:tr w:rsidR="00520ED2" w:rsidRPr="00520ED2" w14:paraId="6050BFC5"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7A7E00C0"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lastRenderedPageBreak/>
              <w:t>LBP</w:t>
            </w:r>
          </w:p>
        </w:tc>
        <w:tc>
          <w:tcPr>
            <w:tcW w:w="843" w:type="dxa"/>
            <w:hideMark/>
          </w:tcPr>
          <w:p w14:paraId="4EEFBF3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2.10</w:t>
            </w:r>
          </w:p>
        </w:tc>
        <w:tc>
          <w:tcPr>
            <w:tcW w:w="1142" w:type="dxa"/>
            <w:hideMark/>
          </w:tcPr>
          <w:p w14:paraId="5E873F0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1.56</w:t>
            </w:r>
          </w:p>
        </w:tc>
        <w:tc>
          <w:tcPr>
            <w:tcW w:w="851" w:type="dxa"/>
            <w:hideMark/>
          </w:tcPr>
          <w:p w14:paraId="0589C32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2.34</w:t>
            </w:r>
          </w:p>
        </w:tc>
        <w:tc>
          <w:tcPr>
            <w:tcW w:w="1116" w:type="dxa"/>
            <w:hideMark/>
          </w:tcPr>
          <w:p w14:paraId="1110F10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0.026269</w:t>
            </w:r>
          </w:p>
        </w:tc>
        <w:tc>
          <w:tcPr>
            <w:tcW w:w="1132" w:type="dxa"/>
            <w:hideMark/>
          </w:tcPr>
          <w:p w14:paraId="51FAAFE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0.293</w:t>
            </w:r>
          </w:p>
        </w:tc>
        <w:tc>
          <w:tcPr>
            <w:tcW w:w="1012" w:type="dxa"/>
            <w:hideMark/>
          </w:tcPr>
          <w:p w14:paraId="193AB9B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-3.54</w:t>
            </w:r>
          </w:p>
        </w:tc>
        <w:tc>
          <w:tcPr>
            <w:tcW w:w="2141" w:type="dxa"/>
            <w:hideMark/>
          </w:tcPr>
          <w:p w14:paraId="7743AB7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Non-CR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CR</w:t>
            </w:r>
          </w:p>
        </w:tc>
        <w:tc>
          <w:tcPr>
            <w:tcW w:w="2112" w:type="dxa"/>
            <w:hideMark/>
          </w:tcPr>
          <w:p w14:paraId="7A17061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Non-CR</w:t>
            </w:r>
          </w:p>
        </w:tc>
      </w:tr>
      <w:tr w:rsidR="00520ED2" w:rsidRPr="00520ED2" w14:paraId="4315B65C"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14D9E3AD"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IL1RAPL2</w:t>
            </w:r>
          </w:p>
        </w:tc>
        <w:tc>
          <w:tcPr>
            <w:tcW w:w="843" w:type="dxa"/>
            <w:hideMark/>
          </w:tcPr>
          <w:p w14:paraId="0600280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2.42</w:t>
            </w:r>
          </w:p>
        </w:tc>
        <w:tc>
          <w:tcPr>
            <w:tcW w:w="1142" w:type="dxa"/>
            <w:hideMark/>
          </w:tcPr>
          <w:p w14:paraId="4F0C9FF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2.29</w:t>
            </w:r>
          </w:p>
        </w:tc>
        <w:tc>
          <w:tcPr>
            <w:tcW w:w="851" w:type="dxa"/>
            <w:hideMark/>
          </w:tcPr>
          <w:p w14:paraId="326261A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2.33</w:t>
            </w:r>
          </w:p>
        </w:tc>
        <w:tc>
          <w:tcPr>
            <w:tcW w:w="1116" w:type="dxa"/>
            <w:hideMark/>
          </w:tcPr>
          <w:p w14:paraId="0349657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0.026805</w:t>
            </w:r>
          </w:p>
        </w:tc>
        <w:tc>
          <w:tcPr>
            <w:tcW w:w="1132" w:type="dxa"/>
            <w:hideMark/>
          </w:tcPr>
          <w:p w14:paraId="31C559B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0.293</w:t>
            </w:r>
          </w:p>
        </w:tc>
        <w:tc>
          <w:tcPr>
            <w:tcW w:w="1012" w:type="dxa"/>
            <w:hideMark/>
          </w:tcPr>
          <w:p w14:paraId="7B10C8F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-3.56</w:t>
            </w:r>
          </w:p>
        </w:tc>
        <w:tc>
          <w:tcPr>
            <w:tcW w:w="2141" w:type="dxa"/>
            <w:hideMark/>
          </w:tcPr>
          <w:p w14:paraId="39BECE7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Non-CR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CR</w:t>
            </w:r>
          </w:p>
        </w:tc>
        <w:tc>
          <w:tcPr>
            <w:tcW w:w="2112" w:type="dxa"/>
            <w:hideMark/>
          </w:tcPr>
          <w:p w14:paraId="680280D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Non-CR</w:t>
            </w:r>
          </w:p>
        </w:tc>
      </w:tr>
      <w:tr w:rsidR="00520ED2" w:rsidRPr="00520ED2" w14:paraId="2534A199"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3301C3BC"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FOXJ1</w:t>
            </w:r>
          </w:p>
        </w:tc>
        <w:tc>
          <w:tcPr>
            <w:tcW w:w="843" w:type="dxa"/>
            <w:hideMark/>
          </w:tcPr>
          <w:p w14:paraId="65BED4B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1.54</w:t>
            </w:r>
          </w:p>
        </w:tc>
        <w:tc>
          <w:tcPr>
            <w:tcW w:w="1142" w:type="dxa"/>
            <w:hideMark/>
          </w:tcPr>
          <w:p w14:paraId="64F467D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0.48</w:t>
            </w:r>
          </w:p>
        </w:tc>
        <w:tc>
          <w:tcPr>
            <w:tcW w:w="851" w:type="dxa"/>
            <w:hideMark/>
          </w:tcPr>
          <w:p w14:paraId="0F41B09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2.33</w:t>
            </w:r>
          </w:p>
        </w:tc>
        <w:tc>
          <w:tcPr>
            <w:tcW w:w="1116" w:type="dxa"/>
            <w:hideMark/>
          </w:tcPr>
          <w:p w14:paraId="6620CE9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0.026860</w:t>
            </w:r>
          </w:p>
        </w:tc>
        <w:tc>
          <w:tcPr>
            <w:tcW w:w="1132" w:type="dxa"/>
            <w:hideMark/>
          </w:tcPr>
          <w:p w14:paraId="13A1B3F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0.293</w:t>
            </w:r>
          </w:p>
        </w:tc>
        <w:tc>
          <w:tcPr>
            <w:tcW w:w="1012" w:type="dxa"/>
            <w:hideMark/>
          </w:tcPr>
          <w:p w14:paraId="3D811CE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-3.56</w:t>
            </w:r>
          </w:p>
        </w:tc>
        <w:tc>
          <w:tcPr>
            <w:tcW w:w="2141" w:type="dxa"/>
            <w:hideMark/>
          </w:tcPr>
          <w:p w14:paraId="6E7A76E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Non-CR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CR</w:t>
            </w:r>
          </w:p>
        </w:tc>
        <w:tc>
          <w:tcPr>
            <w:tcW w:w="2112" w:type="dxa"/>
            <w:hideMark/>
          </w:tcPr>
          <w:p w14:paraId="6B2FD61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Non-CR</w:t>
            </w:r>
          </w:p>
        </w:tc>
      </w:tr>
      <w:tr w:rsidR="00520ED2" w:rsidRPr="00520ED2" w14:paraId="43691C91"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6F282672"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CTAGE1</w:t>
            </w:r>
          </w:p>
        </w:tc>
        <w:tc>
          <w:tcPr>
            <w:tcW w:w="843" w:type="dxa"/>
            <w:hideMark/>
          </w:tcPr>
          <w:p w14:paraId="7257E8A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2.03</w:t>
            </w:r>
          </w:p>
        </w:tc>
        <w:tc>
          <w:tcPr>
            <w:tcW w:w="1142" w:type="dxa"/>
            <w:hideMark/>
          </w:tcPr>
          <w:p w14:paraId="31848D8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1.16</w:t>
            </w:r>
          </w:p>
        </w:tc>
        <w:tc>
          <w:tcPr>
            <w:tcW w:w="851" w:type="dxa"/>
            <w:hideMark/>
          </w:tcPr>
          <w:p w14:paraId="4537606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2.33</w:t>
            </w:r>
          </w:p>
        </w:tc>
        <w:tc>
          <w:tcPr>
            <w:tcW w:w="1116" w:type="dxa"/>
            <w:hideMark/>
          </w:tcPr>
          <w:p w14:paraId="787ACEE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0.026897</w:t>
            </w:r>
          </w:p>
        </w:tc>
        <w:tc>
          <w:tcPr>
            <w:tcW w:w="1132" w:type="dxa"/>
            <w:hideMark/>
          </w:tcPr>
          <w:p w14:paraId="1A611CB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0.293</w:t>
            </w:r>
          </w:p>
        </w:tc>
        <w:tc>
          <w:tcPr>
            <w:tcW w:w="1012" w:type="dxa"/>
            <w:hideMark/>
          </w:tcPr>
          <w:p w14:paraId="1A97380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-3.56</w:t>
            </w:r>
          </w:p>
        </w:tc>
        <w:tc>
          <w:tcPr>
            <w:tcW w:w="2141" w:type="dxa"/>
            <w:hideMark/>
          </w:tcPr>
          <w:p w14:paraId="49540A5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Non-CR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CR</w:t>
            </w:r>
          </w:p>
        </w:tc>
        <w:tc>
          <w:tcPr>
            <w:tcW w:w="2112" w:type="dxa"/>
            <w:hideMark/>
          </w:tcPr>
          <w:p w14:paraId="381CC97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Non-CR</w:t>
            </w:r>
          </w:p>
        </w:tc>
      </w:tr>
      <w:tr w:rsidR="00520ED2" w:rsidRPr="00520ED2" w14:paraId="62E8A086"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3279ADB5"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ROPN1</w:t>
            </w:r>
          </w:p>
        </w:tc>
        <w:tc>
          <w:tcPr>
            <w:tcW w:w="843" w:type="dxa"/>
            <w:hideMark/>
          </w:tcPr>
          <w:p w14:paraId="0109DA1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2.66</w:t>
            </w:r>
          </w:p>
        </w:tc>
        <w:tc>
          <w:tcPr>
            <w:tcW w:w="1142" w:type="dxa"/>
            <w:hideMark/>
          </w:tcPr>
          <w:p w14:paraId="720055F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2.33</w:t>
            </w:r>
          </w:p>
        </w:tc>
        <w:tc>
          <w:tcPr>
            <w:tcW w:w="851" w:type="dxa"/>
            <w:hideMark/>
          </w:tcPr>
          <w:p w14:paraId="11EE7B4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2.33</w:t>
            </w:r>
          </w:p>
        </w:tc>
        <w:tc>
          <w:tcPr>
            <w:tcW w:w="1116" w:type="dxa"/>
            <w:hideMark/>
          </w:tcPr>
          <w:p w14:paraId="04FC787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0.027077</w:t>
            </w:r>
          </w:p>
        </w:tc>
        <w:tc>
          <w:tcPr>
            <w:tcW w:w="1132" w:type="dxa"/>
            <w:hideMark/>
          </w:tcPr>
          <w:p w14:paraId="64A611A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0.293</w:t>
            </w:r>
          </w:p>
        </w:tc>
        <w:tc>
          <w:tcPr>
            <w:tcW w:w="1012" w:type="dxa"/>
            <w:hideMark/>
          </w:tcPr>
          <w:p w14:paraId="51FFCB6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-3.57</w:t>
            </w:r>
          </w:p>
        </w:tc>
        <w:tc>
          <w:tcPr>
            <w:tcW w:w="2141" w:type="dxa"/>
            <w:hideMark/>
          </w:tcPr>
          <w:p w14:paraId="713D4E6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Non-CR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CR</w:t>
            </w:r>
          </w:p>
        </w:tc>
        <w:tc>
          <w:tcPr>
            <w:tcW w:w="2112" w:type="dxa"/>
            <w:hideMark/>
          </w:tcPr>
          <w:p w14:paraId="57F4BC4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Non-CR</w:t>
            </w:r>
          </w:p>
        </w:tc>
      </w:tr>
      <w:tr w:rsidR="00520ED2" w:rsidRPr="00520ED2" w14:paraId="29DCB710"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11632A9F"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IL1RL1</w:t>
            </w:r>
          </w:p>
        </w:tc>
        <w:tc>
          <w:tcPr>
            <w:tcW w:w="843" w:type="dxa"/>
            <w:hideMark/>
          </w:tcPr>
          <w:p w14:paraId="2466C57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2.05</w:t>
            </w:r>
          </w:p>
        </w:tc>
        <w:tc>
          <w:tcPr>
            <w:tcW w:w="1142" w:type="dxa"/>
            <w:hideMark/>
          </w:tcPr>
          <w:p w14:paraId="15B3414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1.54</w:t>
            </w:r>
          </w:p>
        </w:tc>
        <w:tc>
          <w:tcPr>
            <w:tcW w:w="851" w:type="dxa"/>
            <w:hideMark/>
          </w:tcPr>
          <w:p w14:paraId="18DCE83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2.30</w:t>
            </w:r>
          </w:p>
        </w:tc>
        <w:tc>
          <w:tcPr>
            <w:tcW w:w="1116" w:type="dxa"/>
            <w:hideMark/>
          </w:tcPr>
          <w:p w14:paraId="6DC627A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0.028540</w:t>
            </w:r>
          </w:p>
        </w:tc>
        <w:tc>
          <w:tcPr>
            <w:tcW w:w="1132" w:type="dxa"/>
            <w:hideMark/>
          </w:tcPr>
          <w:p w14:paraId="65EC140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0.304</w:t>
            </w:r>
          </w:p>
        </w:tc>
        <w:tc>
          <w:tcPr>
            <w:tcW w:w="1012" w:type="dxa"/>
            <w:hideMark/>
          </w:tcPr>
          <w:p w14:paraId="2CC9FD3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-3.61</w:t>
            </w:r>
          </w:p>
        </w:tc>
        <w:tc>
          <w:tcPr>
            <w:tcW w:w="2141" w:type="dxa"/>
            <w:hideMark/>
          </w:tcPr>
          <w:p w14:paraId="372F262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Non-CR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CR</w:t>
            </w:r>
          </w:p>
        </w:tc>
        <w:tc>
          <w:tcPr>
            <w:tcW w:w="2112" w:type="dxa"/>
            <w:hideMark/>
          </w:tcPr>
          <w:p w14:paraId="26D73A1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Non-CR</w:t>
            </w:r>
          </w:p>
        </w:tc>
      </w:tr>
      <w:tr w:rsidR="00520ED2" w:rsidRPr="00520ED2" w14:paraId="46AE40DC"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13679C75"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REN</w:t>
            </w:r>
          </w:p>
        </w:tc>
        <w:tc>
          <w:tcPr>
            <w:tcW w:w="843" w:type="dxa"/>
            <w:hideMark/>
          </w:tcPr>
          <w:p w14:paraId="08E9FE7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1.18</w:t>
            </w:r>
          </w:p>
        </w:tc>
        <w:tc>
          <w:tcPr>
            <w:tcW w:w="1142" w:type="dxa"/>
            <w:hideMark/>
          </w:tcPr>
          <w:p w14:paraId="13D3B31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0.37</w:t>
            </w:r>
          </w:p>
        </w:tc>
        <w:tc>
          <w:tcPr>
            <w:tcW w:w="851" w:type="dxa"/>
            <w:hideMark/>
          </w:tcPr>
          <w:p w14:paraId="3B89172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2.29</w:t>
            </w:r>
          </w:p>
        </w:tc>
        <w:tc>
          <w:tcPr>
            <w:tcW w:w="1116" w:type="dxa"/>
            <w:hideMark/>
          </w:tcPr>
          <w:p w14:paraId="1549D85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0.029764</w:t>
            </w:r>
          </w:p>
        </w:tc>
        <w:tc>
          <w:tcPr>
            <w:tcW w:w="1132" w:type="dxa"/>
            <w:hideMark/>
          </w:tcPr>
          <w:p w14:paraId="4CFD125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0.304</w:t>
            </w:r>
          </w:p>
        </w:tc>
        <w:tc>
          <w:tcPr>
            <w:tcW w:w="1012" w:type="dxa"/>
            <w:hideMark/>
          </w:tcPr>
          <w:p w14:paraId="23B4744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-3.64</w:t>
            </w:r>
          </w:p>
        </w:tc>
        <w:tc>
          <w:tcPr>
            <w:tcW w:w="2141" w:type="dxa"/>
            <w:hideMark/>
          </w:tcPr>
          <w:p w14:paraId="6A954EE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Non-CR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CR</w:t>
            </w:r>
          </w:p>
        </w:tc>
        <w:tc>
          <w:tcPr>
            <w:tcW w:w="2112" w:type="dxa"/>
            <w:hideMark/>
          </w:tcPr>
          <w:p w14:paraId="7D01BCA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Non-CR</w:t>
            </w:r>
          </w:p>
        </w:tc>
      </w:tr>
      <w:tr w:rsidR="00520ED2" w:rsidRPr="00520ED2" w14:paraId="731E3B57"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25FAFFC8"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CCL26</w:t>
            </w:r>
          </w:p>
        </w:tc>
        <w:tc>
          <w:tcPr>
            <w:tcW w:w="843" w:type="dxa"/>
            <w:hideMark/>
          </w:tcPr>
          <w:p w14:paraId="2933568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2.65</w:t>
            </w:r>
          </w:p>
        </w:tc>
        <w:tc>
          <w:tcPr>
            <w:tcW w:w="1142" w:type="dxa"/>
            <w:hideMark/>
          </w:tcPr>
          <w:p w14:paraId="318C303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3.35</w:t>
            </w:r>
          </w:p>
        </w:tc>
        <w:tc>
          <w:tcPr>
            <w:tcW w:w="851" w:type="dxa"/>
            <w:hideMark/>
          </w:tcPr>
          <w:p w14:paraId="6A22BBB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2.28</w:t>
            </w:r>
          </w:p>
        </w:tc>
        <w:tc>
          <w:tcPr>
            <w:tcW w:w="1116" w:type="dxa"/>
            <w:hideMark/>
          </w:tcPr>
          <w:p w14:paraId="51895B5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0.029854</w:t>
            </w:r>
          </w:p>
        </w:tc>
        <w:tc>
          <w:tcPr>
            <w:tcW w:w="1132" w:type="dxa"/>
            <w:hideMark/>
          </w:tcPr>
          <w:p w14:paraId="1D81E0F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0.304</w:t>
            </w:r>
          </w:p>
        </w:tc>
        <w:tc>
          <w:tcPr>
            <w:tcW w:w="1012" w:type="dxa"/>
            <w:hideMark/>
          </w:tcPr>
          <w:p w14:paraId="1AA10F3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-3.65</w:t>
            </w:r>
          </w:p>
        </w:tc>
        <w:tc>
          <w:tcPr>
            <w:tcW w:w="2141" w:type="dxa"/>
            <w:hideMark/>
          </w:tcPr>
          <w:p w14:paraId="1AA1089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Non-CR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CR</w:t>
            </w:r>
          </w:p>
        </w:tc>
        <w:tc>
          <w:tcPr>
            <w:tcW w:w="2112" w:type="dxa"/>
            <w:hideMark/>
          </w:tcPr>
          <w:p w14:paraId="2ED316C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Non-CR</w:t>
            </w:r>
          </w:p>
        </w:tc>
      </w:tr>
      <w:tr w:rsidR="00520ED2" w:rsidRPr="00520ED2" w14:paraId="58BCE934"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69D77163"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XCR1</w:t>
            </w:r>
          </w:p>
        </w:tc>
        <w:tc>
          <w:tcPr>
            <w:tcW w:w="843" w:type="dxa"/>
            <w:hideMark/>
          </w:tcPr>
          <w:p w14:paraId="0925DBA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2.57</w:t>
            </w:r>
          </w:p>
        </w:tc>
        <w:tc>
          <w:tcPr>
            <w:tcW w:w="1142" w:type="dxa"/>
            <w:hideMark/>
          </w:tcPr>
          <w:p w14:paraId="0C69473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3.03</w:t>
            </w:r>
          </w:p>
        </w:tc>
        <w:tc>
          <w:tcPr>
            <w:tcW w:w="851" w:type="dxa"/>
            <w:hideMark/>
          </w:tcPr>
          <w:p w14:paraId="3DDE4B9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2.27</w:t>
            </w:r>
          </w:p>
        </w:tc>
        <w:tc>
          <w:tcPr>
            <w:tcW w:w="1116" w:type="dxa"/>
            <w:hideMark/>
          </w:tcPr>
          <w:p w14:paraId="1405EF2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0.030876</w:t>
            </w:r>
          </w:p>
        </w:tc>
        <w:tc>
          <w:tcPr>
            <w:tcW w:w="1132" w:type="dxa"/>
            <w:hideMark/>
          </w:tcPr>
          <w:p w14:paraId="42B4F0E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0.310</w:t>
            </w:r>
          </w:p>
        </w:tc>
        <w:tc>
          <w:tcPr>
            <w:tcW w:w="1012" w:type="dxa"/>
            <w:hideMark/>
          </w:tcPr>
          <w:p w14:paraId="328AB52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-3.68</w:t>
            </w:r>
          </w:p>
        </w:tc>
        <w:tc>
          <w:tcPr>
            <w:tcW w:w="2141" w:type="dxa"/>
            <w:hideMark/>
          </w:tcPr>
          <w:p w14:paraId="7186889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Non-CR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CR</w:t>
            </w:r>
          </w:p>
        </w:tc>
        <w:tc>
          <w:tcPr>
            <w:tcW w:w="2112" w:type="dxa"/>
            <w:hideMark/>
          </w:tcPr>
          <w:p w14:paraId="513426A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Non-CR</w:t>
            </w:r>
          </w:p>
        </w:tc>
      </w:tr>
      <w:tr w:rsidR="00520ED2" w:rsidRPr="00520ED2" w14:paraId="4C42C272"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624B63BA"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CXCL5</w:t>
            </w:r>
          </w:p>
        </w:tc>
        <w:tc>
          <w:tcPr>
            <w:tcW w:w="843" w:type="dxa"/>
            <w:hideMark/>
          </w:tcPr>
          <w:p w14:paraId="013DCFB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2.53</w:t>
            </w:r>
          </w:p>
        </w:tc>
        <w:tc>
          <w:tcPr>
            <w:tcW w:w="1142" w:type="dxa"/>
            <w:hideMark/>
          </w:tcPr>
          <w:p w14:paraId="3B5707C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1.91</w:t>
            </w:r>
          </w:p>
        </w:tc>
        <w:tc>
          <w:tcPr>
            <w:tcW w:w="851" w:type="dxa"/>
            <w:hideMark/>
          </w:tcPr>
          <w:p w14:paraId="14D17A9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2.26</w:t>
            </w:r>
          </w:p>
        </w:tc>
        <w:tc>
          <w:tcPr>
            <w:tcW w:w="1116" w:type="dxa"/>
            <w:hideMark/>
          </w:tcPr>
          <w:p w14:paraId="4359B5D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0.031581</w:t>
            </w:r>
          </w:p>
        </w:tc>
        <w:tc>
          <w:tcPr>
            <w:tcW w:w="1132" w:type="dxa"/>
            <w:hideMark/>
          </w:tcPr>
          <w:p w14:paraId="63A307D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0.313</w:t>
            </w:r>
          </w:p>
        </w:tc>
        <w:tc>
          <w:tcPr>
            <w:tcW w:w="1012" w:type="dxa"/>
            <w:hideMark/>
          </w:tcPr>
          <w:p w14:paraId="0071EA6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-3.69</w:t>
            </w:r>
          </w:p>
        </w:tc>
        <w:tc>
          <w:tcPr>
            <w:tcW w:w="2141" w:type="dxa"/>
            <w:hideMark/>
          </w:tcPr>
          <w:p w14:paraId="08A91E5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Non-CR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CR</w:t>
            </w:r>
          </w:p>
        </w:tc>
        <w:tc>
          <w:tcPr>
            <w:tcW w:w="2112" w:type="dxa"/>
            <w:hideMark/>
          </w:tcPr>
          <w:p w14:paraId="5AFD8E2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Non-CR</w:t>
            </w:r>
          </w:p>
        </w:tc>
      </w:tr>
      <w:tr w:rsidR="00520ED2" w:rsidRPr="00520ED2" w14:paraId="63499A1C"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382A7CF6"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CREBBP</w:t>
            </w:r>
          </w:p>
        </w:tc>
        <w:tc>
          <w:tcPr>
            <w:tcW w:w="843" w:type="dxa"/>
            <w:hideMark/>
          </w:tcPr>
          <w:p w14:paraId="5108B24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2.20</w:t>
            </w:r>
          </w:p>
        </w:tc>
        <w:tc>
          <w:tcPr>
            <w:tcW w:w="1142" w:type="dxa"/>
            <w:hideMark/>
          </w:tcPr>
          <w:p w14:paraId="55ABF72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5.04</w:t>
            </w:r>
          </w:p>
        </w:tc>
        <w:tc>
          <w:tcPr>
            <w:tcW w:w="851" w:type="dxa"/>
            <w:hideMark/>
          </w:tcPr>
          <w:p w14:paraId="4135773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2.24</w:t>
            </w:r>
          </w:p>
        </w:tc>
        <w:tc>
          <w:tcPr>
            <w:tcW w:w="1116" w:type="dxa"/>
            <w:hideMark/>
          </w:tcPr>
          <w:p w14:paraId="3B2AA5D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0.033161</w:t>
            </w:r>
          </w:p>
        </w:tc>
        <w:tc>
          <w:tcPr>
            <w:tcW w:w="1132" w:type="dxa"/>
            <w:hideMark/>
          </w:tcPr>
          <w:p w14:paraId="6E27DE9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0.324</w:t>
            </w:r>
          </w:p>
        </w:tc>
        <w:tc>
          <w:tcPr>
            <w:tcW w:w="1012" w:type="dxa"/>
            <w:hideMark/>
          </w:tcPr>
          <w:p w14:paraId="0A92883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-3.73</w:t>
            </w:r>
          </w:p>
        </w:tc>
        <w:tc>
          <w:tcPr>
            <w:tcW w:w="2141" w:type="dxa"/>
            <w:hideMark/>
          </w:tcPr>
          <w:p w14:paraId="078EE32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Non-CR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CR</w:t>
            </w:r>
          </w:p>
        </w:tc>
        <w:tc>
          <w:tcPr>
            <w:tcW w:w="2112" w:type="dxa"/>
            <w:hideMark/>
          </w:tcPr>
          <w:p w14:paraId="0FAC627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Non-CR</w:t>
            </w:r>
          </w:p>
        </w:tc>
      </w:tr>
      <w:tr w:rsidR="00520ED2" w:rsidRPr="00520ED2" w14:paraId="720C6809"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19AA1731"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ITGA2B</w:t>
            </w:r>
          </w:p>
        </w:tc>
        <w:tc>
          <w:tcPr>
            <w:tcW w:w="843" w:type="dxa"/>
            <w:hideMark/>
          </w:tcPr>
          <w:p w14:paraId="2D485F4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2.78</w:t>
            </w:r>
          </w:p>
        </w:tc>
        <w:tc>
          <w:tcPr>
            <w:tcW w:w="1142" w:type="dxa"/>
            <w:hideMark/>
          </w:tcPr>
          <w:p w14:paraId="4C7D2F7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3.03</w:t>
            </w:r>
          </w:p>
        </w:tc>
        <w:tc>
          <w:tcPr>
            <w:tcW w:w="851" w:type="dxa"/>
            <w:hideMark/>
          </w:tcPr>
          <w:p w14:paraId="7993CDC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2.23</w:t>
            </w:r>
          </w:p>
        </w:tc>
        <w:tc>
          <w:tcPr>
            <w:tcW w:w="1116" w:type="dxa"/>
            <w:hideMark/>
          </w:tcPr>
          <w:p w14:paraId="364A902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0.033807</w:t>
            </w:r>
          </w:p>
        </w:tc>
        <w:tc>
          <w:tcPr>
            <w:tcW w:w="1132" w:type="dxa"/>
            <w:hideMark/>
          </w:tcPr>
          <w:p w14:paraId="6588226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0.326</w:t>
            </w:r>
          </w:p>
        </w:tc>
        <w:tc>
          <w:tcPr>
            <w:tcW w:w="1012" w:type="dxa"/>
            <w:hideMark/>
          </w:tcPr>
          <w:p w14:paraId="329D5A4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-3.75</w:t>
            </w:r>
          </w:p>
        </w:tc>
        <w:tc>
          <w:tcPr>
            <w:tcW w:w="2141" w:type="dxa"/>
            <w:hideMark/>
          </w:tcPr>
          <w:p w14:paraId="298AF89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Non-CR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CR</w:t>
            </w:r>
          </w:p>
        </w:tc>
        <w:tc>
          <w:tcPr>
            <w:tcW w:w="2112" w:type="dxa"/>
            <w:hideMark/>
          </w:tcPr>
          <w:p w14:paraId="536F5B3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Non-CR</w:t>
            </w:r>
          </w:p>
        </w:tc>
      </w:tr>
      <w:tr w:rsidR="00520ED2" w:rsidRPr="00520ED2" w14:paraId="7B197B11"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61000D8A"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KIR3DL1</w:t>
            </w:r>
          </w:p>
        </w:tc>
        <w:tc>
          <w:tcPr>
            <w:tcW w:w="843" w:type="dxa"/>
            <w:hideMark/>
          </w:tcPr>
          <w:p w14:paraId="5A14531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2.01</w:t>
            </w:r>
          </w:p>
        </w:tc>
        <w:tc>
          <w:tcPr>
            <w:tcW w:w="1142" w:type="dxa"/>
            <w:hideMark/>
          </w:tcPr>
          <w:p w14:paraId="58C502D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1.34</w:t>
            </w:r>
          </w:p>
        </w:tc>
        <w:tc>
          <w:tcPr>
            <w:tcW w:w="851" w:type="dxa"/>
            <w:hideMark/>
          </w:tcPr>
          <w:p w14:paraId="190A7EE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2.21</w:t>
            </w:r>
          </w:p>
        </w:tc>
        <w:tc>
          <w:tcPr>
            <w:tcW w:w="1116" w:type="dxa"/>
            <w:hideMark/>
          </w:tcPr>
          <w:p w14:paraId="42B3D98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0.035380</w:t>
            </w:r>
          </w:p>
        </w:tc>
        <w:tc>
          <w:tcPr>
            <w:tcW w:w="1132" w:type="dxa"/>
            <w:hideMark/>
          </w:tcPr>
          <w:p w14:paraId="08AD204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0.328</w:t>
            </w:r>
          </w:p>
        </w:tc>
        <w:tc>
          <w:tcPr>
            <w:tcW w:w="1012" w:type="dxa"/>
            <w:hideMark/>
          </w:tcPr>
          <w:p w14:paraId="74BC36E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-3.79</w:t>
            </w:r>
          </w:p>
        </w:tc>
        <w:tc>
          <w:tcPr>
            <w:tcW w:w="2141" w:type="dxa"/>
            <w:hideMark/>
          </w:tcPr>
          <w:p w14:paraId="4FF7D04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Non-CR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CR</w:t>
            </w:r>
          </w:p>
        </w:tc>
        <w:tc>
          <w:tcPr>
            <w:tcW w:w="2112" w:type="dxa"/>
            <w:hideMark/>
          </w:tcPr>
          <w:p w14:paraId="70FED40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Non-CR</w:t>
            </w:r>
          </w:p>
        </w:tc>
      </w:tr>
      <w:tr w:rsidR="00520ED2" w:rsidRPr="00520ED2" w14:paraId="2341A8DD"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1B9329B3"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ARG2</w:t>
            </w:r>
          </w:p>
        </w:tc>
        <w:tc>
          <w:tcPr>
            <w:tcW w:w="843" w:type="dxa"/>
            <w:hideMark/>
          </w:tcPr>
          <w:p w14:paraId="77B3688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2.20</w:t>
            </w:r>
          </w:p>
        </w:tc>
        <w:tc>
          <w:tcPr>
            <w:tcW w:w="1142" w:type="dxa"/>
            <w:hideMark/>
          </w:tcPr>
          <w:p w14:paraId="38BD0AB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2.92</w:t>
            </w:r>
          </w:p>
        </w:tc>
        <w:tc>
          <w:tcPr>
            <w:tcW w:w="851" w:type="dxa"/>
            <w:hideMark/>
          </w:tcPr>
          <w:p w14:paraId="4750A6A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2.16</w:t>
            </w:r>
          </w:p>
        </w:tc>
        <w:tc>
          <w:tcPr>
            <w:tcW w:w="1116" w:type="dxa"/>
            <w:hideMark/>
          </w:tcPr>
          <w:p w14:paraId="7C1754B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0.039041</w:t>
            </w:r>
          </w:p>
        </w:tc>
        <w:tc>
          <w:tcPr>
            <w:tcW w:w="1132" w:type="dxa"/>
            <w:hideMark/>
          </w:tcPr>
          <w:p w14:paraId="261B270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0.358</w:t>
            </w:r>
          </w:p>
        </w:tc>
        <w:tc>
          <w:tcPr>
            <w:tcW w:w="1012" w:type="dxa"/>
            <w:hideMark/>
          </w:tcPr>
          <w:p w14:paraId="7AB563A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-3.87</w:t>
            </w:r>
          </w:p>
        </w:tc>
        <w:tc>
          <w:tcPr>
            <w:tcW w:w="2141" w:type="dxa"/>
            <w:hideMark/>
          </w:tcPr>
          <w:p w14:paraId="37F4B8C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Non-CR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CR</w:t>
            </w:r>
          </w:p>
        </w:tc>
        <w:tc>
          <w:tcPr>
            <w:tcW w:w="2112" w:type="dxa"/>
            <w:hideMark/>
          </w:tcPr>
          <w:p w14:paraId="4261212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Non-CR</w:t>
            </w:r>
          </w:p>
        </w:tc>
      </w:tr>
      <w:tr w:rsidR="00520ED2" w:rsidRPr="00520ED2" w14:paraId="0DF5C6E0"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28F7FC01"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SLC11A1</w:t>
            </w:r>
          </w:p>
        </w:tc>
        <w:tc>
          <w:tcPr>
            <w:tcW w:w="843" w:type="dxa"/>
            <w:hideMark/>
          </w:tcPr>
          <w:p w14:paraId="4C8B846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3.03</w:t>
            </w:r>
          </w:p>
        </w:tc>
        <w:tc>
          <w:tcPr>
            <w:tcW w:w="1142" w:type="dxa"/>
            <w:hideMark/>
          </w:tcPr>
          <w:p w14:paraId="1F63860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4.80</w:t>
            </w:r>
          </w:p>
        </w:tc>
        <w:tc>
          <w:tcPr>
            <w:tcW w:w="851" w:type="dxa"/>
            <w:hideMark/>
          </w:tcPr>
          <w:p w14:paraId="4819011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2.15</w:t>
            </w:r>
          </w:p>
        </w:tc>
        <w:tc>
          <w:tcPr>
            <w:tcW w:w="1116" w:type="dxa"/>
            <w:hideMark/>
          </w:tcPr>
          <w:p w14:paraId="024B038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0.039609</w:t>
            </w:r>
          </w:p>
        </w:tc>
        <w:tc>
          <w:tcPr>
            <w:tcW w:w="1132" w:type="dxa"/>
            <w:hideMark/>
          </w:tcPr>
          <w:p w14:paraId="12D332C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0.358</w:t>
            </w:r>
          </w:p>
        </w:tc>
        <w:tc>
          <w:tcPr>
            <w:tcW w:w="1012" w:type="dxa"/>
            <w:hideMark/>
          </w:tcPr>
          <w:p w14:paraId="4B4FC2E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-3.88</w:t>
            </w:r>
          </w:p>
        </w:tc>
        <w:tc>
          <w:tcPr>
            <w:tcW w:w="2141" w:type="dxa"/>
            <w:hideMark/>
          </w:tcPr>
          <w:p w14:paraId="24BAF1F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Non-CR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CR</w:t>
            </w:r>
          </w:p>
        </w:tc>
        <w:tc>
          <w:tcPr>
            <w:tcW w:w="2112" w:type="dxa"/>
            <w:hideMark/>
          </w:tcPr>
          <w:p w14:paraId="32E1729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Non-CR</w:t>
            </w:r>
          </w:p>
        </w:tc>
      </w:tr>
      <w:tr w:rsidR="00520ED2" w:rsidRPr="00520ED2" w14:paraId="050A6D83"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28DB45CF"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SYCP1</w:t>
            </w:r>
          </w:p>
        </w:tc>
        <w:tc>
          <w:tcPr>
            <w:tcW w:w="843" w:type="dxa"/>
            <w:hideMark/>
          </w:tcPr>
          <w:p w14:paraId="7F11E62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1.56</w:t>
            </w:r>
          </w:p>
        </w:tc>
        <w:tc>
          <w:tcPr>
            <w:tcW w:w="1142" w:type="dxa"/>
            <w:hideMark/>
          </w:tcPr>
          <w:p w14:paraId="6CB7126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0.97</w:t>
            </w:r>
          </w:p>
        </w:tc>
        <w:tc>
          <w:tcPr>
            <w:tcW w:w="851" w:type="dxa"/>
            <w:hideMark/>
          </w:tcPr>
          <w:p w14:paraId="4648CD4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2.12</w:t>
            </w:r>
          </w:p>
        </w:tc>
        <w:tc>
          <w:tcPr>
            <w:tcW w:w="1116" w:type="dxa"/>
            <w:hideMark/>
          </w:tcPr>
          <w:p w14:paraId="71F920D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0.042437</w:t>
            </w:r>
          </w:p>
        </w:tc>
        <w:tc>
          <w:tcPr>
            <w:tcW w:w="1132" w:type="dxa"/>
            <w:hideMark/>
          </w:tcPr>
          <w:p w14:paraId="7D6DF3C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0.375</w:t>
            </w:r>
          </w:p>
        </w:tc>
        <w:tc>
          <w:tcPr>
            <w:tcW w:w="1012" w:type="dxa"/>
            <w:hideMark/>
          </w:tcPr>
          <w:p w14:paraId="7E2F110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-3.94</w:t>
            </w:r>
          </w:p>
        </w:tc>
        <w:tc>
          <w:tcPr>
            <w:tcW w:w="2141" w:type="dxa"/>
            <w:hideMark/>
          </w:tcPr>
          <w:p w14:paraId="2E63DB4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Non-CR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CR</w:t>
            </w:r>
          </w:p>
        </w:tc>
        <w:tc>
          <w:tcPr>
            <w:tcW w:w="2112" w:type="dxa"/>
            <w:hideMark/>
          </w:tcPr>
          <w:p w14:paraId="47E05AD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Non-CR</w:t>
            </w:r>
          </w:p>
        </w:tc>
      </w:tr>
      <w:tr w:rsidR="00520ED2" w:rsidRPr="00520ED2" w14:paraId="6C13904E"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7C17E7EB"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IFNL2</w:t>
            </w:r>
          </w:p>
        </w:tc>
        <w:tc>
          <w:tcPr>
            <w:tcW w:w="843" w:type="dxa"/>
            <w:hideMark/>
          </w:tcPr>
          <w:p w14:paraId="3C291E7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2.60</w:t>
            </w:r>
          </w:p>
        </w:tc>
        <w:tc>
          <w:tcPr>
            <w:tcW w:w="1142" w:type="dxa"/>
            <w:hideMark/>
          </w:tcPr>
          <w:p w14:paraId="10821A3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3.10</w:t>
            </w:r>
          </w:p>
        </w:tc>
        <w:tc>
          <w:tcPr>
            <w:tcW w:w="851" w:type="dxa"/>
            <w:hideMark/>
          </w:tcPr>
          <w:p w14:paraId="6A33794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2.07</w:t>
            </w:r>
          </w:p>
        </w:tc>
        <w:tc>
          <w:tcPr>
            <w:tcW w:w="1116" w:type="dxa"/>
            <w:hideMark/>
          </w:tcPr>
          <w:p w14:paraId="53C1855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0.047217</w:t>
            </w:r>
          </w:p>
        </w:tc>
        <w:tc>
          <w:tcPr>
            <w:tcW w:w="1132" w:type="dxa"/>
            <w:hideMark/>
          </w:tcPr>
          <w:p w14:paraId="4224686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0.407</w:t>
            </w:r>
          </w:p>
        </w:tc>
        <w:tc>
          <w:tcPr>
            <w:tcW w:w="1012" w:type="dxa"/>
            <w:hideMark/>
          </w:tcPr>
          <w:p w14:paraId="09C68B3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-4.03</w:t>
            </w:r>
          </w:p>
        </w:tc>
        <w:tc>
          <w:tcPr>
            <w:tcW w:w="2141" w:type="dxa"/>
            <w:hideMark/>
          </w:tcPr>
          <w:p w14:paraId="2F1D39B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Non-CR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CR</w:t>
            </w:r>
          </w:p>
        </w:tc>
        <w:tc>
          <w:tcPr>
            <w:tcW w:w="2112" w:type="dxa"/>
            <w:hideMark/>
          </w:tcPr>
          <w:p w14:paraId="0F3B2BF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Non-CR</w:t>
            </w:r>
          </w:p>
        </w:tc>
      </w:tr>
      <w:tr w:rsidR="00520ED2" w:rsidRPr="00520ED2" w14:paraId="5E81EA51"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4593E2CB"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AIRE</w:t>
            </w:r>
          </w:p>
        </w:tc>
        <w:tc>
          <w:tcPr>
            <w:tcW w:w="843" w:type="dxa"/>
            <w:hideMark/>
          </w:tcPr>
          <w:p w14:paraId="5570534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2.45</w:t>
            </w:r>
          </w:p>
        </w:tc>
        <w:tc>
          <w:tcPr>
            <w:tcW w:w="1142" w:type="dxa"/>
            <w:hideMark/>
          </w:tcPr>
          <w:p w14:paraId="5138645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2.90</w:t>
            </w:r>
          </w:p>
        </w:tc>
        <w:tc>
          <w:tcPr>
            <w:tcW w:w="851" w:type="dxa"/>
            <w:hideMark/>
          </w:tcPr>
          <w:p w14:paraId="7B6F819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2.06</w:t>
            </w:r>
          </w:p>
        </w:tc>
        <w:tc>
          <w:tcPr>
            <w:tcW w:w="1116" w:type="dxa"/>
            <w:hideMark/>
          </w:tcPr>
          <w:p w14:paraId="7FCAE84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0.048027</w:t>
            </w:r>
          </w:p>
        </w:tc>
        <w:tc>
          <w:tcPr>
            <w:tcW w:w="1132" w:type="dxa"/>
            <w:hideMark/>
          </w:tcPr>
          <w:p w14:paraId="263DB9A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0.409</w:t>
            </w:r>
          </w:p>
        </w:tc>
        <w:tc>
          <w:tcPr>
            <w:tcW w:w="1012" w:type="dxa"/>
            <w:hideMark/>
          </w:tcPr>
          <w:p w14:paraId="2907BE4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-4.04</w:t>
            </w:r>
          </w:p>
        </w:tc>
        <w:tc>
          <w:tcPr>
            <w:tcW w:w="2141" w:type="dxa"/>
            <w:hideMark/>
          </w:tcPr>
          <w:p w14:paraId="32E2F13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Non-CR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CR</w:t>
            </w:r>
          </w:p>
        </w:tc>
        <w:tc>
          <w:tcPr>
            <w:tcW w:w="2112" w:type="dxa"/>
            <w:hideMark/>
          </w:tcPr>
          <w:p w14:paraId="474C8B1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Non-CR</w:t>
            </w:r>
          </w:p>
        </w:tc>
      </w:tr>
      <w:tr w:rsidR="00520ED2" w:rsidRPr="00520ED2" w14:paraId="32876B45"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39071F43"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MIF</w:t>
            </w:r>
          </w:p>
        </w:tc>
        <w:tc>
          <w:tcPr>
            <w:tcW w:w="843" w:type="dxa"/>
            <w:hideMark/>
          </w:tcPr>
          <w:p w14:paraId="61470E2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0.53</w:t>
            </w:r>
          </w:p>
        </w:tc>
        <w:tc>
          <w:tcPr>
            <w:tcW w:w="1142" w:type="dxa"/>
            <w:hideMark/>
          </w:tcPr>
          <w:p w14:paraId="7DF6CC9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11.94</w:t>
            </w:r>
          </w:p>
        </w:tc>
        <w:tc>
          <w:tcPr>
            <w:tcW w:w="851" w:type="dxa"/>
            <w:hideMark/>
          </w:tcPr>
          <w:p w14:paraId="00131E8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2.05</w:t>
            </w:r>
          </w:p>
        </w:tc>
        <w:tc>
          <w:tcPr>
            <w:tcW w:w="1116" w:type="dxa"/>
            <w:hideMark/>
          </w:tcPr>
          <w:p w14:paraId="78864BD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0.049601</w:t>
            </w:r>
          </w:p>
        </w:tc>
        <w:tc>
          <w:tcPr>
            <w:tcW w:w="1132" w:type="dxa"/>
            <w:hideMark/>
          </w:tcPr>
          <w:p w14:paraId="5318AFE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0.418</w:t>
            </w:r>
          </w:p>
        </w:tc>
        <w:tc>
          <w:tcPr>
            <w:tcW w:w="1012" w:type="dxa"/>
            <w:hideMark/>
          </w:tcPr>
          <w:p w14:paraId="75202F8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-4.07</w:t>
            </w:r>
          </w:p>
        </w:tc>
        <w:tc>
          <w:tcPr>
            <w:tcW w:w="2141" w:type="dxa"/>
            <w:hideMark/>
          </w:tcPr>
          <w:p w14:paraId="19A6ED1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Non-CR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CR</w:t>
            </w:r>
          </w:p>
        </w:tc>
        <w:tc>
          <w:tcPr>
            <w:tcW w:w="2112" w:type="dxa"/>
            <w:hideMark/>
          </w:tcPr>
          <w:p w14:paraId="33E3502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Non-CR</w:t>
            </w:r>
          </w:p>
        </w:tc>
      </w:tr>
      <w:tr w:rsidR="00520ED2" w:rsidRPr="00520ED2" w14:paraId="09C8335A"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102B1441"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PLA2G6</w:t>
            </w:r>
          </w:p>
        </w:tc>
        <w:tc>
          <w:tcPr>
            <w:tcW w:w="843" w:type="dxa"/>
            <w:hideMark/>
          </w:tcPr>
          <w:p w14:paraId="5FB4C17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-0.77</w:t>
            </w:r>
          </w:p>
        </w:tc>
        <w:tc>
          <w:tcPr>
            <w:tcW w:w="1142" w:type="dxa"/>
            <w:hideMark/>
          </w:tcPr>
          <w:p w14:paraId="346E4FB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8.04</w:t>
            </w:r>
          </w:p>
        </w:tc>
        <w:tc>
          <w:tcPr>
            <w:tcW w:w="851" w:type="dxa"/>
            <w:hideMark/>
          </w:tcPr>
          <w:p w14:paraId="06F3F6E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-3.10</w:t>
            </w:r>
          </w:p>
        </w:tc>
        <w:tc>
          <w:tcPr>
            <w:tcW w:w="1116" w:type="dxa"/>
            <w:hideMark/>
          </w:tcPr>
          <w:p w14:paraId="58536E8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0.004286</w:t>
            </w:r>
          </w:p>
        </w:tc>
        <w:tc>
          <w:tcPr>
            <w:tcW w:w="1132" w:type="dxa"/>
            <w:hideMark/>
          </w:tcPr>
          <w:p w14:paraId="13C3375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0.127</w:t>
            </w:r>
          </w:p>
        </w:tc>
        <w:tc>
          <w:tcPr>
            <w:tcW w:w="1012" w:type="dxa"/>
            <w:hideMark/>
          </w:tcPr>
          <w:p w14:paraId="432F9ED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-1.99</w:t>
            </w:r>
          </w:p>
        </w:tc>
        <w:tc>
          <w:tcPr>
            <w:tcW w:w="2141" w:type="dxa"/>
            <w:hideMark/>
          </w:tcPr>
          <w:p w14:paraId="133F959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Non-CR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CR</w:t>
            </w:r>
          </w:p>
        </w:tc>
        <w:tc>
          <w:tcPr>
            <w:tcW w:w="2112" w:type="dxa"/>
            <w:hideMark/>
          </w:tcPr>
          <w:p w14:paraId="095B2C8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CR</w:t>
            </w:r>
          </w:p>
        </w:tc>
      </w:tr>
      <w:tr w:rsidR="00520ED2" w:rsidRPr="00520ED2" w14:paraId="68DD07F5"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6066C448"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MX1</w:t>
            </w:r>
          </w:p>
        </w:tc>
        <w:tc>
          <w:tcPr>
            <w:tcW w:w="843" w:type="dxa"/>
            <w:hideMark/>
          </w:tcPr>
          <w:p w14:paraId="6184EE0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-2.23</w:t>
            </w:r>
          </w:p>
        </w:tc>
        <w:tc>
          <w:tcPr>
            <w:tcW w:w="1142" w:type="dxa"/>
            <w:hideMark/>
          </w:tcPr>
          <w:p w14:paraId="43AC3D4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9.11</w:t>
            </w:r>
          </w:p>
        </w:tc>
        <w:tc>
          <w:tcPr>
            <w:tcW w:w="851" w:type="dxa"/>
            <w:hideMark/>
          </w:tcPr>
          <w:p w14:paraId="41B802F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-2.71</w:t>
            </w:r>
          </w:p>
        </w:tc>
        <w:tc>
          <w:tcPr>
            <w:tcW w:w="1116" w:type="dxa"/>
            <w:hideMark/>
          </w:tcPr>
          <w:p w14:paraId="4B55C73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0.011293</w:t>
            </w:r>
          </w:p>
        </w:tc>
        <w:tc>
          <w:tcPr>
            <w:tcW w:w="1132" w:type="dxa"/>
            <w:hideMark/>
          </w:tcPr>
          <w:p w14:paraId="34C7955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0.188</w:t>
            </w:r>
          </w:p>
        </w:tc>
        <w:tc>
          <w:tcPr>
            <w:tcW w:w="1012" w:type="dxa"/>
            <w:hideMark/>
          </w:tcPr>
          <w:p w14:paraId="67BA069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-2.82</w:t>
            </w:r>
          </w:p>
        </w:tc>
        <w:tc>
          <w:tcPr>
            <w:tcW w:w="2141" w:type="dxa"/>
            <w:hideMark/>
          </w:tcPr>
          <w:p w14:paraId="62FE2DB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Non-CR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CR</w:t>
            </w:r>
          </w:p>
        </w:tc>
        <w:tc>
          <w:tcPr>
            <w:tcW w:w="2112" w:type="dxa"/>
            <w:hideMark/>
          </w:tcPr>
          <w:p w14:paraId="4C2CAC5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CR</w:t>
            </w:r>
          </w:p>
        </w:tc>
      </w:tr>
      <w:tr w:rsidR="00520ED2" w:rsidRPr="00520ED2" w14:paraId="776A1CF9"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0287273C"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IL4R</w:t>
            </w:r>
          </w:p>
        </w:tc>
        <w:tc>
          <w:tcPr>
            <w:tcW w:w="843" w:type="dxa"/>
            <w:hideMark/>
          </w:tcPr>
          <w:p w14:paraId="15F8EB7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-1.05</w:t>
            </w:r>
          </w:p>
        </w:tc>
        <w:tc>
          <w:tcPr>
            <w:tcW w:w="1142" w:type="dxa"/>
            <w:hideMark/>
          </w:tcPr>
          <w:p w14:paraId="096EC0D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9.90</w:t>
            </w:r>
          </w:p>
        </w:tc>
        <w:tc>
          <w:tcPr>
            <w:tcW w:w="851" w:type="dxa"/>
            <w:hideMark/>
          </w:tcPr>
          <w:p w14:paraId="78E93CA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-2.70</w:t>
            </w:r>
          </w:p>
        </w:tc>
        <w:tc>
          <w:tcPr>
            <w:tcW w:w="1116" w:type="dxa"/>
            <w:hideMark/>
          </w:tcPr>
          <w:p w14:paraId="26C84A6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0.011356</w:t>
            </w:r>
          </w:p>
        </w:tc>
        <w:tc>
          <w:tcPr>
            <w:tcW w:w="1132" w:type="dxa"/>
            <w:hideMark/>
          </w:tcPr>
          <w:p w14:paraId="6CDC125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0.188</w:t>
            </w:r>
          </w:p>
        </w:tc>
        <w:tc>
          <w:tcPr>
            <w:tcW w:w="1012" w:type="dxa"/>
            <w:hideMark/>
          </w:tcPr>
          <w:p w14:paraId="51B845C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-2.83</w:t>
            </w:r>
          </w:p>
        </w:tc>
        <w:tc>
          <w:tcPr>
            <w:tcW w:w="2141" w:type="dxa"/>
            <w:hideMark/>
          </w:tcPr>
          <w:p w14:paraId="2B0294F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Non-CR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CR</w:t>
            </w:r>
          </w:p>
        </w:tc>
        <w:tc>
          <w:tcPr>
            <w:tcW w:w="2112" w:type="dxa"/>
            <w:hideMark/>
          </w:tcPr>
          <w:p w14:paraId="1D19875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CR</w:t>
            </w:r>
          </w:p>
        </w:tc>
      </w:tr>
      <w:tr w:rsidR="00520ED2" w:rsidRPr="00520ED2" w14:paraId="471ACDFC"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3CE66CC6"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IFI27</w:t>
            </w:r>
          </w:p>
        </w:tc>
        <w:tc>
          <w:tcPr>
            <w:tcW w:w="843" w:type="dxa"/>
            <w:hideMark/>
          </w:tcPr>
          <w:p w14:paraId="6EE7CC8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-1.16</w:t>
            </w:r>
          </w:p>
        </w:tc>
        <w:tc>
          <w:tcPr>
            <w:tcW w:w="1142" w:type="dxa"/>
            <w:hideMark/>
          </w:tcPr>
          <w:p w14:paraId="4D9F619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9.22</w:t>
            </w:r>
          </w:p>
        </w:tc>
        <w:tc>
          <w:tcPr>
            <w:tcW w:w="851" w:type="dxa"/>
            <w:hideMark/>
          </w:tcPr>
          <w:p w14:paraId="7670B1F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-2.60</w:t>
            </w:r>
          </w:p>
        </w:tc>
        <w:tc>
          <w:tcPr>
            <w:tcW w:w="1116" w:type="dxa"/>
            <w:hideMark/>
          </w:tcPr>
          <w:p w14:paraId="5C67C96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0.014474</w:t>
            </w:r>
          </w:p>
        </w:tc>
        <w:tc>
          <w:tcPr>
            <w:tcW w:w="1132" w:type="dxa"/>
            <w:hideMark/>
          </w:tcPr>
          <w:p w14:paraId="14A5BC9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0.214</w:t>
            </w:r>
          </w:p>
        </w:tc>
        <w:tc>
          <w:tcPr>
            <w:tcW w:w="1012" w:type="dxa"/>
            <w:hideMark/>
          </w:tcPr>
          <w:p w14:paraId="3541070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-3.04</w:t>
            </w:r>
          </w:p>
        </w:tc>
        <w:tc>
          <w:tcPr>
            <w:tcW w:w="2141" w:type="dxa"/>
            <w:hideMark/>
          </w:tcPr>
          <w:p w14:paraId="377548B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Non-CR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CR</w:t>
            </w:r>
          </w:p>
        </w:tc>
        <w:tc>
          <w:tcPr>
            <w:tcW w:w="2112" w:type="dxa"/>
            <w:hideMark/>
          </w:tcPr>
          <w:p w14:paraId="29734B4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CR</w:t>
            </w:r>
          </w:p>
        </w:tc>
      </w:tr>
      <w:tr w:rsidR="00520ED2" w:rsidRPr="00520ED2" w14:paraId="2128D6EE"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6A5D206D"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TNFSF12</w:t>
            </w:r>
          </w:p>
        </w:tc>
        <w:tc>
          <w:tcPr>
            <w:tcW w:w="843" w:type="dxa"/>
            <w:hideMark/>
          </w:tcPr>
          <w:p w14:paraId="11B1D44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-0.89</w:t>
            </w:r>
          </w:p>
        </w:tc>
        <w:tc>
          <w:tcPr>
            <w:tcW w:w="1142" w:type="dxa"/>
            <w:hideMark/>
          </w:tcPr>
          <w:p w14:paraId="6E2AA4F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8.27</w:t>
            </w:r>
          </w:p>
        </w:tc>
        <w:tc>
          <w:tcPr>
            <w:tcW w:w="851" w:type="dxa"/>
            <w:hideMark/>
          </w:tcPr>
          <w:p w14:paraId="7506FEB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-2.59</w:t>
            </w:r>
          </w:p>
        </w:tc>
        <w:tc>
          <w:tcPr>
            <w:tcW w:w="1116" w:type="dxa"/>
            <w:hideMark/>
          </w:tcPr>
          <w:p w14:paraId="2866261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0.014712</w:t>
            </w:r>
          </w:p>
        </w:tc>
        <w:tc>
          <w:tcPr>
            <w:tcW w:w="1132" w:type="dxa"/>
            <w:hideMark/>
          </w:tcPr>
          <w:p w14:paraId="71D127E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0.214</w:t>
            </w:r>
          </w:p>
        </w:tc>
        <w:tc>
          <w:tcPr>
            <w:tcW w:w="1012" w:type="dxa"/>
            <w:hideMark/>
          </w:tcPr>
          <w:p w14:paraId="7FF5F04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-3.05</w:t>
            </w:r>
          </w:p>
        </w:tc>
        <w:tc>
          <w:tcPr>
            <w:tcW w:w="2141" w:type="dxa"/>
            <w:hideMark/>
          </w:tcPr>
          <w:p w14:paraId="7418685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Non-CR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CR</w:t>
            </w:r>
          </w:p>
        </w:tc>
        <w:tc>
          <w:tcPr>
            <w:tcW w:w="2112" w:type="dxa"/>
            <w:hideMark/>
          </w:tcPr>
          <w:p w14:paraId="6768238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CR</w:t>
            </w:r>
          </w:p>
        </w:tc>
      </w:tr>
      <w:tr w:rsidR="00520ED2" w:rsidRPr="00520ED2" w14:paraId="5BAC71A6"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36CA21DB"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STAT1</w:t>
            </w:r>
          </w:p>
        </w:tc>
        <w:tc>
          <w:tcPr>
            <w:tcW w:w="843" w:type="dxa"/>
            <w:hideMark/>
          </w:tcPr>
          <w:p w14:paraId="0381ADA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-1.07</w:t>
            </w:r>
          </w:p>
        </w:tc>
        <w:tc>
          <w:tcPr>
            <w:tcW w:w="1142" w:type="dxa"/>
            <w:hideMark/>
          </w:tcPr>
          <w:p w14:paraId="20EF59A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10.59</w:t>
            </w:r>
          </w:p>
        </w:tc>
        <w:tc>
          <w:tcPr>
            <w:tcW w:w="851" w:type="dxa"/>
            <w:hideMark/>
          </w:tcPr>
          <w:p w14:paraId="1950074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-2.36</w:t>
            </w:r>
          </w:p>
        </w:tc>
        <w:tc>
          <w:tcPr>
            <w:tcW w:w="1116" w:type="dxa"/>
            <w:hideMark/>
          </w:tcPr>
          <w:p w14:paraId="2E3523C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0.025074</w:t>
            </w:r>
          </w:p>
        </w:tc>
        <w:tc>
          <w:tcPr>
            <w:tcW w:w="1132" w:type="dxa"/>
            <w:hideMark/>
          </w:tcPr>
          <w:p w14:paraId="47AAB7C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0.293</w:t>
            </w:r>
          </w:p>
        </w:tc>
        <w:tc>
          <w:tcPr>
            <w:tcW w:w="1012" w:type="dxa"/>
            <w:hideMark/>
          </w:tcPr>
          <w:p w14:paraId="7B5A0EE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-3.50</w:t>
            </w:r>
          </w:p>
        </w:tc>
        <w:tc>
          <w:tcPr>
            <w:tcW w:w="2141" w:type="dxa"/>
            <w:hideMark/>
          </w:tcPr>
          <w:p w14:paraId="35D3C07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Non-CR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CR</w:t>
            </w:r>
          </w:p>
        </w:tc>
        <w:tc>
          <w:tcPr>
            <w:tcW w:w="2112" w:type="dxa"/>
            <w:hideMark/>
          </w:tcPr>
          <w:p w14:paraId="178B724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CR</w:t>
            </w:r>
          </w:p>
        </w:tc>
      </w:tr>
      <w:tr w:rsidR="00520ED2" w:rsidRPr="00520ED2" w14:paraId="1F3396A9"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0190D54F"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ITGA4</w:t>
            </w:r>
          </w:p>
        </w:tc>
        <w:tc>
          <w:tcPr>
            <w:tcW w:w="843" w:type="dxa"/>
            <w:hideMark/>
          </w:tcPr>
          <w:p w14:paraId="2C53EFA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-1.62</w:t>
            </w:r>
          </w:p>
        </w:tc>
        <w:tc>
          <w:tcPr>
            <w:tcW w:w="1142" w:type="dxa"/>
            <w:hideMark/>
          </w:tcPr>
          <w:p w14:paraId="2B1E674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8.51</w:t>
            </w:r>
          </w:p>
        </w:tc>
        <w:tc>
          <w:tcPr>
            <w:tcW w:w="851" w:type="dxa"/>
            <w:hideMark/>
          </w:tcPr>
          <w:p w14:paraId="486C492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-2.29</w:t>
            </w:r>
          </w:p>
        </w:tc>
        <w:tc>
          <w:tcPr>
            <w:tcW w:w="1116" w:type="dxa"/>
            <w:hideMark/>
          </w:tcPr>
          <w:p w14:paraId="7D3F03C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0.029284</w:t>
            </w:r>
          </w:p>
        </w:tc>
        <w:tc>
          <w:tcPr>
            <w:tcW w:w="1132" w:type="dxa"/>
            <w:hideMark/>
          </w:tcPr>
          <w:p w14:paraId="758161C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0.304</w:t>
            </w:r>
          </w:p>
        </w:tc>
        <w:tc>
          <w:tcPr>
            <w:tcW w:w="1012" w:type="dxa"/>
            <w:hideMark/>
          </w:tcPr>
          <w:p w14:paraId="7F900F3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-3.63</w:t>
            </w:r>
          </w:p>
        </w:tc>
        <w:tc>
          <w:tcPr>
            <w:tcW w:w="2141" w:type="dxa"/>
            <w:hideMark/>
          </w:tcPr>
          <w:p w14:paraId="6D3FB87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Non-CR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CR</w:t>
            </w:r>
          </w:p>
        </w:tc>
        <w:tc>
          <w:tcPr>
            <w:tcW w:w="2112" w:type="dxa"/>
            <w:hideMark/>
          </w:tcPr>
          <w:p w14:paraId="4094956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CR</w:t>
            </w:r>
          </w:p>
        </w:tc>
      </w:tr>
      <w:tr w:rsidR="00520ED2" w:rsidRPr="00520ED2" w14:paraId="610BACBD"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1927A4DE"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lastRenderedPageBreak/>
              <w:t>CD96</w:t>
            </w:r>
          </w:p>
        </w:tc>
        <w:tc>
          <w:tcPr>
            <w:tcW w:w="843" w:type="dxa"/>
            <w:hideMark/>
          </w:tcPr>
          <w:p w14:paraId="20EC997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-3.21</w:t>
            </w:r>
          </w:p>
        </w:tc>
        <w:tc>
          <w:tcPr>
            <w:tcW w:w="1142" w:type="dxa"/>
            <w:hideMark/>
          </w:tcPr>
          <w:p w14:paraId="2FC8224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5.90</w:t>
            </w:r>
          </w:p>
        </w:tc>
        <w:tc>
          <w:tcPr>
            <w:tcW w:w="851" w:type="dxa"/>
            <w:hideMark/>
          </w:tcPr>
          <w:p w14:paraId="2BD7D28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-2.22</w:t>
            </w:r>
          </w:p>
        </w:tc>
        <w:tc>
          <w:tcPr>
            <w:tcW w:w="1116" w:type="dxa"/>
            <w:hideMark/>
          </w:tcPr>
          <w:p w14:paraId="11B4BC5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0.034600</w:t>
            </w:r>
          </w:p>
        </w:tc>
        <w:tc>
          <w:tcPr>
            <w:tcW w:w="1132" w:type="dxa"/>
            <w:hideMark/>
          </w:tcPr>
          <w:p w14:paraId="5DA9548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0.327</w:t>
            </w:r>
          </w:p>
        </w:tc>
        <w:tc>
          <w:tcPr>
            <w:tcW w:w="1012" w:type="dxa"/>
            <w:hideMark/>
          </w:tcPr>
          <w:p w14:paraId="441BB3F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-3.77</w:t>
            </w:r>
          </w:p>
        </w:tc>
        <w:tc>
          <w:tcPr>
            <w:tcW w:w="2141" w:type="dxa"/>
            <w:hideMark/>
          </w:tcPr>
          <w:p w14:paraId="6D7BC85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Non-CR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CR</w:t>
            </w:r>
          </w:p>
        </w:tc>
        <w:tc>
          <w:tcPr>
            <w:tcW w:w="2112" w:type="dxa"/>
            <w:hideMark/>
          </w:tcPr>
          <w:p w14:paraId="40C1ACB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CR</w:t>
            </w:r>
          </w:p>
        </w:tc>
      </w:tr>
      <w:tr w:rsidR="00520ED2" w:rsidRPr="00520ED2" w14:paraId="793B2391"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17EEBAB6"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MRC1</w:t>
            </w:r>
          </w:p>
        </w:tc>
        <w:tc>
          <w:tcPr>
            <w:tcW w:w="843" w:type="dxa"/>
            <w:hideMark/>
          </w:tcPr>
          <w:p w14:paraId="3C7D88B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-2.34</w:t>
            </w:r>
          </w:p>
        </w:tc>
        <w:tc>
          <w:tcPr>
            <w:tcW w:w="1142" w:type="dxa"/>
            <w:hideMark/>
          </w:tcPr>
          <w:p w14:paraId="36F3DCC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6.26</w:t>
            </w:r>
          </w:p>
        </w:tc>
        <w:tc>
          <w:tcPr>
            <w:tcW w:w="851" w:type="dxa"/>
            <w:hideMark/>
          </w:tcPr>
          <w:p w14:paraId="446AA75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-2.22</w:t>
            </w:r>
          </w:p>
        </w:tc>
        <w:tc>
          <w:tcPr>
            <w:tcW w:w="1116" w:type="dxa"/>
            <w:hideMark/>
          </w:tcPr>
          <w:p w14:paraId="4AA3CDD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0.034729</w:t>
            </w:r>
          </w:p>
        </w:tc>
        <w:tc>
          <w:tcPr>
            <w:tcW w:w="1132" w:type="dxa"/>
            <w:hideMark/>
          </w:tcPr>
          <w:p w14:paraId="091D75C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0.327</w:t>
            </w:r>
          </w:p>
        </w:tc>
        <w:tc>
          <w:tcPr>
            <w:tcW w:w="1012" w:type="dxa"/>
            <w:hideMark/>
          </w:tcPr>
          <w:p w14:paraId="4A3BE24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-3.77</w:t>
            </w:r>
          </w:p>
        </w:tc>
        <w:tc>
          <w:tcPr>
            <w:tcW w:w="2141" w:type="dxa"/>
            <w:hideMark/>
          </w:tcPr>
          <w:p w14:paraId="0DFCDDC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Non-CR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CR</w:t>
            </w:r>
          </w:p>
        </w:tc>
        <w:tc>
          <w:tcPr>
            <w:tcW w:w="2112" w:type="dxa"/>
            <w:hideMark/>
          </w:tcPr>
          <w:p w14:paraId="38D5B2D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CR</w:t>
            </w:r>
          </w:p>
        </w:tc>
      </w:tr>
      <w:tr w:rsidR="00520ED2" w:rsidRPr="00520ED2" w14:paraId="267315E7"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6CD071BA"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PECAM1</w:t>
            </w:r>
          </w:p>
        </w:tc>
        <w:tc>
          <w:tcPr>
            <w:tcW w:w="843" w:type="dxa"/>
            <w:hideMark/>
          </w:tcPr>
          <w:p w14:paraId="13A7D6B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-0.61</w:t>
            </w:r>
          </w:p>
        </w:tc>
        <w:tc>
          <w:tcPr>
            <w:tcW w:w="1142" w:type="dxa"/>
            <w:hideMark/>
          </w:tcPr>
          <w:p w14:paraId="28E61FB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9.48</w:t>
            </w:r>
          </w:p>
        </w:tc>
        <w:tc>
          <w:tcPr>
            <w:tcW w:w="851" w:type="dxa"/>
            <w:hideMark/>
          </w:tcPr>
          <w:p w14:paraId="1F5AE65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-2.11</w:t>
            </w:r>
          </w:p>
        </w:tc>
        <w:tc>
          <w:tcPr>
            <w:tcW w:w="1116" w:type="dxa"/>
            <w:hideMark/>
          </w:tcPr>
          <w:p w14:paraId="7D43D9B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0.043542</w:t>
            </w:r>
          </w:p>
        </w:tc>
        <w:tc>
          <w:tcPr>
            <w:tcW w:w="1132" w:type="dxa"/>
            <w:hideMark/>
          </w:tcPr>
          <w:p w14:paraId="2F05401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0.380</w:t>
            </w:r>
          </w:p>
        </w:tc>
        <w:tc>
          <w:tcPr>
            <w:tcW w:w="1012" w:type="dxa"/>
            <w:hideMark/>
          </w:tcPr>
          <w:p w14:paraId="7777915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-3.96</w:t>
            </w:r>
          </w:p>
        </w:tc>
        <w:tc>
          <w:tcPr>
            <w:tcW w:w="2141" w:type="dxa"/>
            <w:hideMark/>
          </w:tcPr>
          <w:p w14:paraId="0568B05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Non-CR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CR</w:t>
            </w:r>
          </w:p>
        </w:tc>
        <w:tc>
          <w:tcPr>
            <w:tcW w:w="2112" w:type="dxa"/>
            <w:hideMark/>
          </w:tcPr>
          <w:p w14:paraId="1C41E17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CR</w:t>
            </w:r>
          </w:p>
        </w:tc>
      </w:tr>
      <w:tr w:rsidR="00520ED2" w:rsidRPr="00520ED2" w14:paraId="0D9EDD19"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281C14F0"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MET</w:t>
            </w:r>
          </w:p>
        </w:tc>
        <w:tc>
          <w:tcPr>
            <w:tcW w:w="843" w:type="dxa"/>
            <w:hideMark/>
          </w:tcPr>
          <w:p w14:paraId="585C02B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0.86</w:t>
            </w:r>
          </w:p>
        </w:tc>
        <w:tc>
          <w:tcPr>
            <w:tcW w:w="1142" w:type="dxa"/>
            <w:hideMark/>
          </w:tcPr>
          <w:p w14:paraId="5CE21EC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6.25</w:t>
            </w:r>
          </w:p>
        </w:tc>
        <w:tc>
          <w:tcPr>
            <w:tcW w:w="851" w:type="dxa"/>
            <w:hideMark/>
          </w:tcPr>
          <w:p w14:paraId="69C34D0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3.19</w:t>
            </w:r>
          </w:p>
        </w:tc>
        <w:tc>
          <w:tcPr>
            <w:tcW w:w="1116" w:type="dxa"/>
            <w:hideMark/>
          </w:tcPr>
          <w:p w14:paraId="046FAB4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0.001802</w:t>
            </w:r>
          </w:p>
        </w:tc>
        <w:tc>
          <w:tcPr>
            <w:tcW w:w="1132" w:type="dxa"/>
            <w:hideMark/>
          </w:tcPr>
          <w:p w14:paraId="4B0A046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0.600</w:t>
            </w:r>
          </w:p>
        </w:tc>
        <w:tc>
          <w:tcPr>
            <w:tcW w:w="1012" w:type="dxa"/>
            <w:hideMark/>
          </w:tcPr>
          <w:p w14:paraId="5A56CB5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-3.43</w:t>
            </w:r>
          </w:p>
        </w:tc>
        <w:tc>
          <w:tcPr>
            <w:tcW w:w="2141" w:type="dxa"/>
            <w:hideMark/>
          </w:tcPr>
          <w:p w14:paraId="1B8A3EB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Failure</w:t>
            </w:r>
            <w:proofErr w:type="spellEnd"/>
            <w:r w:rsidRPr="00520ED2">
              <w:rPr>
                <w:rFonts w:ascii="Times New Roman" w:hAnsi="Times New Roman" w:cs="Times New Roman"/>
              </w:rPr>
              <w:t xml:space="preserve">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w:t>
            </w:r>
            <w:proofErr w:type="spellStart"/>
            <w:r w:rsidRPr="00520ED2">
              <w:rPr>
                <w:rFonts w:ascii="Times New Roman" w:hAnsi="Times New Roman" w:cs="Times New Roman"/>
              </w:rPr>
              <w:t>Sustained</w:t>
            </w:r>
            <w:proofErr w:type="spellEnd"/>
          </w:p>
        </w:tc>
        <w:tc>
          <w:tcPr>
            <w:tcW w:w="2112" w:type="dxa"/>
            <w:hideMark/>
          </w:tcPr>
          <w:p w14:paraId="2195DF2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w:t>
            </w:r>
            <w:proofErr w:type="spellStart"/>
            <w:r w:rsidRPr="00520ED2">
              <w:rPr>
                <w:rFonts w:ascii="Times New Roman" w:hAnsi="Times New Roman" w:cs="Times New Roman"/>
              </w:rPr>
              <w:t>Failure</w:t>
            </w:r>
            <w:proofErr w:type="spellEnd"/>
          </w:p>
        </w:tc>
      </w:tr>
      <w:tr w:rsidR="00520ED2" w:rsidRPr="00520ED2" w14:paraId="0DFB9354"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2294BA36"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KLRD1</w:t>
            </w:r>
          </w:p>
        </w:tc>
        <w:tc>
          <w:tcPr>
            <w:tcW w:w="843" w:type="dxa"/>
            <w:hideMark/>
          </w:tcPr>
          <w:p w14:paraId="3EB870F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0.69</w:t>
            </w:r>
          </w:p>
        </w:tc>
        <w:tc>
          <w:tcPr>
            <w:tcW w:w="1142" w:type="dxa"/>
            <w:hideMark/>
          </w:tcPr>
          <w:p w14:paraId="44D1F11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5.50</w:t>
            </w:r>
          </w:p>
        </w:tc>
        <w:tc>
          <w:tcPr>
            <w:tcW w:w="851" w:type="dxa"/>
            <w:hideMark/>
          </w:tcPr>
          <w:p w14:paraId="451BF9B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3.01</w:t>
            </w:r>
          </w:p>
        </w:tc>
        <w:tc>
          <w:tcPr>
            <w:tcW w:w="1116" w:type="dxa"/>
            <w:hideMark/>
          </w:tcPr>
          <w:p w14:paraId="5D48D2C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0.003097</w:t>
            </w:r>
          </w:p>
        </w:tc>
        <w:tc>
          <w:tcPr>
            <w:tcW w:w="1132" w:type="dxa"/>
            <w:hideMark/>
          </w:tcPr>
          <w:p w14:paraId="4DCBE81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0.600</w:t>
            </w:r>
          </w:p>
        </w:tc>
        <w:tc>
          <w:tcPr>
            <w:tcW w:w="1012" w:type="dxa"/>
            <w:hideMark/>
          </w:tcPr>
          <w:p w14:paraId="2293066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-3.56</w:t>
            </w:r>
          </w:p>
        </w:tc>
        <w:tc>
          <w:tcPr>
            <w:tcW w:w="2141" w:type="dxa"/>
            <w:hideMark/>
          </w:tcPr>
          <w:p w14:paraId="7B0438F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Failure</w:t>
            </w:r>
            <w:proofErr w:type="spellEnd"/>
            <w:r w:rsidRPr="00520ED2">
              <w:rPr>
                <w:rFonts w:ascii="Times New Roman" w:hAnsi="Times New Roman" w:cs="Times New Roman"/>
              </w:rPr>
              <w:t xml:space="preserve">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w:t>
            </w:r>
            <w:proofErr w:type="spellStart"/>
            <w:r w:rsidRPr="00520ED2">
              <w:rPr>
                <w:rFonts w:ascii="Times New Roman" w:hAnsi="Times New Roman" w:cs="Times New Roman"/>
              </w:rPr>
              <w:t>Sustained</w:t>
            </w:r>
            <w:proofErr w:type="spellEnd"/>
          </w:p>
        </w:tc>
        <w:tc>
          <w:tcPr>
            <w:tcW w:w="2112" w:type="dxa"/>
            <w:hideMark/>
          </w:tcPr>
          <w:p w14:paraId="6C0B710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w:t>
            </w:r>
            <w:proofErr w:type="spellStart"/>
            <w:r w:rsidRPr="00520ED2">
              <w:rPr>
                <w:rFonts w:ascii="Times New Roman" w:hAnsi="Times New Roman" w:cs="Times New Roman"/>
              </w:rPr>
              <w:t>Failure</w:t>
            </w:r>
            <w:proofErr w:type="spellEnd"/>
          </w:p>
        </w:tc>
      </w:tr>
      <w:tr w:rsidR="00520ED2" w:rsidRPr="00520ED2" w14:paraId="5884C6C8"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074FAE26"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TNFRSF25</w:t>
            </w:r>
          </w:p>
        </w:tc>
        <w:tc>
          <w:tcPr>
            <w:tcW w:w="843" w:type="dxa"/>
            <w:hideMark/>
          </w:tcPr>
          <w:p w14:paraId="16D896D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0.56</w:t>
            </w:r>
          </w:p>
        </w:tc>
        <w:tc>
          <w:tcPr>
            <w:tcW w:w="1142" w:type="dxa"/>
            <w:hideMark/>
          </w:tcPr>
          <w:p w14:paraId="0E20527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6.38</w:t>
            </w:r>
          </w:p>
        </w:tc>
        <w:tc>
          <w:tcPr>
            <w:tcW w:w="851" w:type="dxa"/>
            <w:hideMark/>
          </w:tcPr>
          <w:p w14:paraId="090838D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2.88</w:t>
            </w:r>
          </w:p>
        </w:tc>
        <w:tc>
          <w:tcPr>
            <w:tcW w:w="1116" w:type="dxa"/>
            <w:hideMark/>
          </w:tcPr>
          <w:p w14:paraId="1B7A080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0.004636</w:t>
            </w:r>
          </w:p>
        </w:tc>
        <w:tc>
          <w:tcPr>
            <w:tcW w:w="1132" w:type="dxa"/>
            <w:hideMark/>
          </w:tcPr>
          <w:p w14:paraId="339369B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0.600</w:t>
            </w:r>
          </w:p>
        </w:tc>
        <w:tc>
          <w:tcPr>
            <w:tcW w:w="1012" w:type="dxa"/>
            <w:hideMark/>
          </w:tcPr>
          <w:p w14:paraId="394B2B2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-3.66</w:t>
            </w:r>
          </w:p>
        </w:tc>
        <w:tc>
          <w:tcPr>
            <w:tcW w:w="2141" w:type="dxa"/>
            <w:hideMark/>
          </w:tcPr>
          <w:p w14:paraId="710347D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Failure</w:t>
            </w:r>
            <w:proofErr w:type="spellEnd"/>
            <w:r w:rsidRPr="00520ED2">
              <w:rPr>
                <w:rFonts w:ascii="Times New Roman" w:hAnsi="Times New Roman" w:cs="Times New Roman"/>
              </w:rPr>
              <w:t xml:space="preserve">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w:t>
            </w:r>
            <w:proofErr w:type="spellStart"/>
            <w:r w:rsidRPr="00520ED2">
              <w:rPr>
                <w:rFonts w:ascii="Times New Roman" w:hAnsi="Times New Roman" w:cs="Times New Roman"/>
              </w:rPr>
              <w:t>Sustained</w:t>
            </w:r>
            <w:proofErr w:type="spellEnd"/>
          </w:p>
        </w:tc>
        <w:tc>
          <w:tcPr>
            <w:tcW w:w="2112" w:type="dxa"/>
            <w:hideMark/>
          </w:tcPr>
          <w:p w14:paraId="25E836A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w:t>
            </w:r>
            <w:proofErr w:type="spellStart"/>
            <w:r w:rsidRPr="00520ED2">
              <w:rPr>
                <w:rFonts w:ascii="Times New Roman" w:hAnsi="Times New Roman" w:cs="Times New Roman"/>
              </w:rPr>
              <w:t>Failure</w:t>
            </w:r>
            <w:proofErr w:type="spellEnd"/>
          </w:p>
        </w:tc>
      </w:tr>
      <w:tr w:rsidR="00520ED2" w:rsidRPr="00520ED2" w14:paraId="3BCEAA25"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78CAD001"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PDGFA</w:t>
            </w:r>
          </w:p>
        </w:tc>
        <w:tc>
          <w:tcPr>
            <w:tcW w:w="843" w:type="dxa"/>
            <w:hideMark/>
          </w:tcPr>
          <w:p w14:paraId="179A9F0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0.51</w:t>
            </w:r>
          </w:p>
        </w:tc>
        <w:tc>
          <w:tcPr>
            <w:tcW w:w="1142" w:type="dxa"/>
            <w:hideMark/>
          </w:tcPr>
          <w:p w14:paraId="21D4130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5.59</w:t>
            </w:r>
          </w:p>
        </w:tc>
        <w:tc>
          <w:tcPr>
            <w:tcW w:w="851" w:type="dxa"/>
            <w:hideMark/>
          </w:tcPr>
          <w:p w14:paraId="5FEAEFE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2.85</w:t>
            </w:r>
          </w:p>
        </w:tc>
        <w:tc>
          <w:tcPr>
            <w:tcW w:w="1116" w:type="dxa"/>
            <w:hideMark/>
          </w:tcPr>
          <w:p w14:paraId="53031EA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0.005013</w:t>
            </w:r>
          </w:p>
        </w:tc>
        <w:tc>
          <w:tcPr>
            <w:tcW w:w="1132" w:type="dxa"/>
            <w:hideMark/>
          </w:tcPr>
          <w:p w14:paraId="39BBD86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0.600</w:t>
            </w:r>
          </w:p>
        </w:tc>
        <w:tc>
          <w:tcPr>
            <w:tcW w:w="1012" w:type="dxa"/>
            <w:hideMark/>
          </w:tcPr>
          <w:p w14:paraId="766A3BF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-3.68</w:t>
            </w:r>
          </w:p>
        </w:tc>
        <w:tc>
          <w:tcPr>
            <w:tcW w:w="2141" w:type="dxa"/>
            <w:hideMark/>
          </w:tcPr>
          <w:p w14:paraId="73528C9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Failure</w:t>
            </w:r>
            <w:proofErr w:type="spellEnd"/>
            <w:r w:rsidRPr="00520ED2">
              <w:rPr>
                <w:rFonts w:ascii="Times New Roman" w:hAnsi="Times New Roman" w:cs="Times New Roman"/>
              </w:rPr>
              <w:t xml:space="preserve">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w:t>
            </w:r>
            <w:proofErr w:type="spellStart"/>
            <w:r w:rsidRPr="00520ED2">
              <w:rPr>
                <w:rFonts w:ascii="Times New Roman" w:hAnsi="Times New Roman" w:cs="Times New Roman"/>
              </w:rPr>
              <w:t>Sustained</w:t>
            </w:r>
            <w:proofErr w:type="spellEnd"/>
          </w:p>
        </w:tc>
        <w:tc>
          <w:tcPr>
            <w:tcW w:w="2112" w:type="dxa"/>
            <w:hideMark/>
          </w:tcPr>
          <w:p w14:paraId="40E8BE0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w:t>
            </w:r>
            <w:proofErr w:type="spellStart"/>
            <w:r w:rsidRPr="00520ED2">
              <w:rPr>
                <w:rFonts w:ascii="Times New Roman" w:hAnsi="Times New Roman" w:cs="Times New Roman"/>
              </w:rPr>
              <w:t>Failure</w:t>
            </w:r>
            <w:proofErr w:type="spellEnd"/>
          </w:p>
        </w:tc>
      </w:tr>
      <w:tr w:rsidR="00520ED2" w:rsidRPr="00520ED2" w14:paraId="01CC378C"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02622F9A"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DUSP5</w:t>
            </w:r>
          </w:p>
        </w:tc>
        <w:tc>
          <w:tcPr>
            <w:tcW w:w="843" w:type="dxa"/>
            <w:hideMark/>
          </w:tcPr>
          <w:p w14:paraId="0BC8D87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0.68</w:t>
            </w:r>
          </w:p>
        </w:tc>
        <w:tc>
          <w:tcPr>
            <w:tcW w:w="1142" w:type="dxa"/>
            <w:hideMark/>
          </w:tcPr>
          <w:p w14:paraId="3325764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7.76</w:t>
            </w:r>
          </w:p>
        </w:tc>
        <w:tc>
          <w:tcPr>
            <w:tcW w:w="851" w:type="dxa"/>
            <w:hideMark/>
          </w:tcPr>
          <w:p w14:paraId="3F371D8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2.83</w:t>
            </w:r>
          </w:p>
        </w:tc>
        <w:tc>
          <w:tcPr>
            <w:tcW w:w="1116" w:type="dxa"/>
            <w:hideMark/>
          </w:tcPr>
          <w:p w14:paraId="4073D6C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0.005450</w:t>
            </w:r>
          </w:p>
        </w:tc>
        <w:tc>
          <w:tcPr>
            <w:tcW w:w="1132" w:type="dxa"/>
            <w:hideMark/>
          </w:tcPr>
          <w:p w14:paraId="3702C06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0.600</w:t>
            </w:r>
          </w:p>
        </w:tc>
        <w:tc>
          <w:tcPr>
            <w:tcW w:w="1012" w:type="dxa"/>
            <w:hideMark/>
          </w:tcPr>
          <w:p w14:paraId="7F9CB0F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-3.70</w:t>
            </w:r>
          </w:p>
        </w:tc>
        <w:tc>
          <w:tcPr>
            <w:tcW w:w="2141" w:type="dxa"/>
            <w:hideMark/>
          </w:tcPr>
          <w:p w14:paraId="77FD42F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Failure</w:t>
            </w:r>
            <w:proofErr w:type="spellEnd"/>
            <w:r w:rsidRPr="00520ED2">
              <w:rPr>
                <w:rFonts w:ascii="Times New Roman" w:hAnsi="Times New Roman" w:cs="Times New Roman"/>
              </w:rPr>
              <w:t xml:space="preserve">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w:t>
            </w:r>
            <w:proofErr w:type="spellStart"/>
            <w:r w:rsidRPr="00520ED2">
              <w:rPr>
                <w:rFonts w:ascii="Times New Roman" w:hAnsi="Times New Roman" w:cs="Times New Roman"/>
              </w:rPr>
              <w:t>Sustained</w:t>
            </w:r>
            <w:proofErr w:type="spellEnd"/>
          </w:p>
        </w:tc>
        <w:tc>
          <w:tcPr>
            <w:tcW w:w="2112" w:type="dxa"/>
            <w:hideMark/>
          </w:tcPr>
          <w:p w14:paraId="4A001FA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w:t>
            </w:r>
            <w:proofErr w:type="spellStart"/>
            <w:r w:rsidRPr="00520ED2">
              <w:rPr>
                <w:rFonts w:ascii="Times New Roman" w:hAnsi="Times New Roman" w:cs="Times New Roman"/>
              </w:rPr>
              <w:t>Failure</w:t>
            </w:r>
            <w:proofErr w:type="spellEnd"/>
          </w:p>
        </w:tc>
      </w:tr>
      <w:tr w:rsidR="00520ED2" w:rsidRPr="00520ED2" w14:paraId="3B8F23C3"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127BA777"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RORC</w:t>
            </w:r>
          </w:p>
        </w:tc>
        <w:tc>
          <w:tcPr>
            <w:tcW w:w="843" w:type="dxa"/>
            <w:hideMark/>
          </w:tcPr>
          <w:p w14:paraId="2CD43D2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0.54</w:t>
            </w:r>
          </w:p>
        </w:tc>
        <w:tc>
          <w:tcPr>
            <w:tcW w:w="1142" w:type="dxa"/>
            <w:hideMark/>
          </w:tcPr>
          <w:p w14:paraId="653ABF2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3.15</w:t>
            </w:r>
          </w:p>
        </w:tc>
        <w:tc>
          <w:tcPr>
            <w:tcW w:w="851" w:type="dxa"/>
            <w:hideMark/>
          </w:tcPr>
          <w:p w14:paraId="19C35D8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2.75</w:t>
            </w:r>
          </w:p>
        </w:tc>
        <w:tc>
          <w:tcPr>
            <w:tcW w:w="1116" w:type="dxa"/>
            <w:hideMark/>
          </w:tcPr>
          <w:p w14:paraId="76E71C1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0.006811</w:t>
            </w:r>
          </w:p>
        </w:tc>
        <w:tc>
          <w:tcPr>
            <w:tcW w:w="1132" w:type="dxa"/>
            <w:hideMark/>
          </w:tcPr>
          <w:p w14:paraId="1B2E873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0.600</w:t>
            </w:r>
          </w:p>
        </w:tc>
        <w:tc>
          <w:tcPr>
            <w:tcW w:w="1012" w:type="dxa"/>
            <w:hideMark/>
          </w:tcPr>
          <w:p w14:paraId="6305F41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-3.75</w:t>
            </w:r>
          </w:p>
        </w:tc>
        <w:tc>
          <w:tcPr>
            <w:tcW w:w="2141" w:type="dxa"/>
            <w:hideMark/>
          </w:tcPr>
          <w:p w14:paraId="6666D1F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Failure</w:t>
            </w:r>
            <w:proofErr w:type="spellEnd"/>
            <w:r w:rsidRPr="00520ED2">
              <w:rPr>
                <w:rFonts w:ascii="Times New Roman" w:hAnsi="Times New Roman" w:cs="Times New Roman"/>
              </w:rPr>
              <w:t xml:space="preserve">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w:t>
            </w:r>
            <w:proofErr w:type="spellStart"/>
            <w:r w:rsidRPr="00520ED2">
              <w:rPr>
                <w:rFonts w:ascii="Times New Roman" w:hAnsi="Times New Roman" w:cs="Times New Roman"/>
              </w:rPr>
              <w:t>Sustained</w:t>
            </w:r>
            <w:proofErr w:type="spellEnd"/>
          </w:p>
        </w:tc>
        <w:tc>
          <w:tcPr>
            <w:tcW w:w="2112" w:type="dxa"/>
            <w:hideMark/>
          </w:tcPr>
          <w:p w14:paraId="11927B4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w:t>
            </w:r>
            <w:proofErr w:type="spellStart"/>
            <w:r w:rsidRPr="00520ED2">
              <w:rPr>
                <w:rFonts w:ascii="Times New Roman" w:hAnsi="Times New Roman" w:cs="Times New Roman"/>
              </w:rPr>
              <w:t>Failure</w:t>
            </w:r>
            <w:proofErr w:type="spellEnd"/>
          </w:p>
        </w:tc>
      </w:tr>
      <w:tr w:rsidR="00520ED2" w:rsidRPr="00520ED2" w14:paraId="3D1686DD"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7D5BBDB0"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WNT11</w:t>
            </w:r>
          </w:p>
        </w:tc>
        <w:tc>
          <w:tcPr>
            <w:tcW w:w="843" w:type="dxa"/>
            <w:hideMark/>
          </w:tcPr>
          <w:p w14:paraId="4388FE9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0.52</w:t>
            </w:r>
          </w:p>
        </w:tc>
        <w:tc>
          <w:tcPr>
            <w:tcW w:w="1142" w:type="dxa"/>
            <w:hideMark/>
          </w:tcPr>
          <w:p w14:paraId="799B2E2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3.79</w:t>
            </w:r>
          </w:p>
        </w:tc>
        <w:tc>
          <w:tcPr>
            <w:tcW w:w="851" w:type="dxa"/>
            <w:hideMark/>
          </w:tcPr>
          <w:p w14:paraId="5145BB4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2.75</w:t>
            </w:r>
          </w:p>
        </w:tc>
        <w:tc>
          <w:tcPr>
            <w:tcW w:w="1116" w:type="dxa"/>
            <w:hideMark/>
          </w:tcPr>
          <w:p w14:paraId="7B2F30A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0.006825</w:t>
            </w:r>
          </w:p>
        </w:tc>
        <w:tc>
          <w:tcPr>
            <w:tcW w:w="1132" w:type="dxa"/>
            <w:hideMark/>
          </w:tcPr>
          <w:p w14:paraId="5C6A023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0.600</w:t>
            </w:r>
          </w:p>
        </w:tc>
        <w:tc>
          <w:tcPr>
            <w:tcW w:w="1012" w:type="dxa"/>
            <w:hideMark/>
          </w:tcPr>
          <w:p w14:paraId="69E3843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-3.75</w:t>
            </w:r>
          </w:p>
        </w:tc>
        <w:tc>
          <w:tcPr>
            <w:tcW w:w="2141" w:type="dxa"/>
            <w:hideMark/>
          </w:tcPr>
          <w:p w14:paraId="0C55CE0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Failure</w:t>
            </w:r>
            <w:proofErr w:type="spellEnd"/>
            <w:r w:rsidRPr="00520ED2">
              <w:rPr>
                <w:rFonts w:ascii="Times New Roman" w:hAnsi="Times New Roman" w:cs="Times New Roman"/>
              </w:rPr>
              <w:t xml:space="preserve">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w:t>
            </w:r>
            <w:proofErr w:type="spellStart"/>
            <w:r w:rsidRPr="00520ED2">
              <w:rPr>
                <w:rFonts w:ascii="Times New Roman" w:hAnsi="Times New Roman" w:cs="Times New Roman"/>
              </w:rPr>
              <w:t>Sustained</w:t>
            </w:r>
            <w:proofErr w:type="spellEnd"/>
          </w:p>
        </w:tc>
        <w:tc>
          <w:tcPr>
            <w:tcW w:w="2112" w:type="dxa"/>
            <w:hideMark/>
          </w:tcPr>
          <w:p w14:paraId="52CDD2A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w:t>
            </w:r>
            <w:proofErr w:type="spellStart"/>
            <w:r w:rsidRPr="00520ED2">
              <w:rPr>
                <w:rFonts w:ascii="Times New Roman" w:hAnsi="Times New Roman" w:cs="Times New Roman"/>
              </w:rPr>
              <w:t>Failure</w:t>
            </w:r>
            <w:proofErr w:type="spellEnd"/>
          </w:p>
        </w:tc>
      </w:tr>
      <w:tr w:rsidR="00520ED2" w:rsidRPr="00520ED2" w14:paraId="3177C14D"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2440A959"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CDH2</w:t>
            </w:r>
          </w:p>
        </w:tc>
        <w:tc>
          <w:tcPr>
            <w:tcW w:w="843" w:type="dxa"/>
            <w:hideMark/>
          </w:tcPr>
          <w:p w14:paraId="5FAD85B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0.61</w:t>
            </w:r>
          </w:p>
        </w:tc>
        <w:tc>
          <w:tcPr>
            <w:tcW w:w="1142" w:type="dxa"/>
            <w:hideMark/>
          </w:tcPr>
          <w:p w14:paraId="1EF0654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5.63</w:t>
            </w:r>
          </w:p>
        </w:tc>
        <w:tc>
          <w:tcPr>
            <w:tcW w:w="851" w:type="dxa"/>
            <w:hideMark/>
          </w:tcPr>
          <w:p w14:paraId="076AF2F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2.68</w:t>
            </w:r>
          </w:p>
        </w:tc>
        <w:tc>
          <w:tcPr>
            <w:tcW w:w="1116" w:type="dxa"/>
            <w:hideMark/>
          </w:tcPr>
          <w:p w14:paraId="2CF6FBB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0.008348</w:t>
            </w:r>
          </w:p>
        </w:tc>
        <w:tc>
          <w:tcPr>
            <w:tcW w:w="1132" w:type="dxa"/>
            <w:hideMark/>
          </w:tcPr>
          <w:p w14:paraId="1A227D9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0.600</w:t>
            </w:r>
          </w:p>
        </w:tc>
        <w:tc>
          <w:tcPr>
            <w:tcW w:w="1012" w:type="dxa"/>
            <w:hideMark/>
          </w:tcPr>
          <w:p w14:paraId="3839880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-3.80</w:t>
            </w:r>
          </w:p>
        </w:tc>
        <w:tc>
          <w:tcPr>
            <w:tcW w:w="2141" w:type="dxa"/>
            <w:hideMark/>
          </w:tcPr>
          <w:p w14:paraId="7F98D7D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Failure</w:t>
            </w:r>
            <w:proofErr w:type="spellEnd"/>
            <w:r w:rsidRPr="00520ED2">
              <w:rPr>
                <w:rFonts w:ascii="Times New Roman" w:hAnsi="Times New Roman" w:cs="Times New Roman"/>
              </w:rPr>
              <w:t xml:space="preserve">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w:t>
            </w:r>
            <w:proofErr w:type="spellStart"/>
            <w:r w:rsidRPr="00520ED2">
              <w:rPr>
                <w:rFonts w:ascii="Times New Roman" w:hAnsi="Times New Roman" w:cs="Times New Roman"/>
              </w:rPr>
              <w:t>Sustained</w:t>
            </w:r>
            <w:proofErr w:type="spellEnd"/>
          </w:p>
        </w:tc>
        <w:tc>
          <w:tcPr>
            <w:tcW w:w="2112" w:type="dxa"/>
            <w:hideMark/>
          </w:tcPr>
          <w:p w14:paraId="259DCAB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w:t>
            </w:r>
            <w:proofErr w:type="spellStart"/>
            <w:r w:rsidRPr="00520ED2">
              <w:rPr>
                <w:rFonts w:ascii="Times New Roman" w:hAnsi="Times New Roman" w:cs="Times New Roman"/>
              </w:rPr>
              <w:t>Failure</w:t>
            </w:r>
            <w:proofErr w:type="spellEnd"/>
          </w:p>
        </w:tc>
      </w:tr>
      <w:tr w:rsidR="00520ED2" w:rsidRPr="00520ED2" w14:paraId="143CC8F6"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5A3F7E7D"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NCAM1</w:t>
            </w:r>
          </w:p>
        </w:tc>
        <w:tc>
          <w:tcPr>
            <w:tcW w:w="843" w:type="dxa"/>
            <w:hideMark/>
          </w:tcPr>
          <w:p w14:paraId="50E4613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0.66</w:t>
            </w:r>
          </w:p>
        </w:tc>
        <w:tc>
          <w:tcPr>
            <w:tcW w:w="1142" w:type="dxa"/>
            <w:hideMark/>
          </w:tcPr>
          <w:p w14:paraId="64736D9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4.10</w:t>
            </w:r>
          </w:p>
        </w:tc>
        <w:tc>
          <w:tcPr>
            <w:tcW w:w="851" w:type="dxa"/>
            <w:hideMark/>
          </w:tcPr>
          <w:p w14:paraId="3B3F896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2.67</w:t>
            </w:r>
          </w:p>
        </w:tc>
        <w:tc>
          <w:tcPr>
            <w:tcW w:w="1116" w:type="dxa"/>
            <w:hideMark/>
          </w:tcPr>
          <w:p w14:paraId="0F86141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0.008631</w:t>
            </w:r>
          </w:p>
        </w:tc>
        <w:tc>
          <w:tcPr>
            <w:tcW w:w="1132" w:type="dxa"/>
            <w:hideMark/>
          </w:tcPr>
          <w:p w14:paraId="25BCDB7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0.600</w:t>
            </w:r>
          </w:p>
        </w:tc>
        <w:tc>
          <w:tcPr>
            <w:tcW w:w="1012" w:type="dxa"/>
            <w:hideMark/>
          </w:tcPr>
          <w:p w14:paraId="593C57C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-3.81</w:t>
            </w:r>
          </w:p>
        </w:tc>
        <w:tc>
          <w:tcPr>
            <w:tcW w:w="2141" w:type="dxa"/>
            <w:hideMark/>
          </w:tcPr>
          <w:p w14:paraId="49BA738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Failure</w:t>
            </w:r>
            <w:proofErr w:type="spellEnd"/>
            <w:r w:rsidRPr="00520ED2">
              <w:rPr>
                <w:rFonts w:ascii="Times New Roman" w:hAnsi="Times New Roman" w:cs="Times New Roman"/>
              </w:rPr>
              <w:t xml:space="preserve">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w:t>
            </w:r>
            <w:proofErr w:type="spellStart"/>
            <w:r w:rsidRPr="00520ED2">
              <w:rPr>
                <w:rFonts w:ascii="Times New Roman" w:hAnsi="Times New Roman" w:cs="Times New Roman"/>
              </w:rPr>
              <w:t>Sustained</w:t>
            </w:r>
            <w:proofErr w:type="spellEnd"/>
          </w:p>
        </w:tc>
        <w:tc>
          <w:tcPr>
            <w:tcW w:w="2112" w:type="dxa"/>
            <w:hideMark/>
          </w:tcPr>
          <w:p w14:paraId="10EDF78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w:t>
            </w:r>
            <w:proofErr w:type="spellStart"/>
            <w:r w:rsidRPr="00520ED2">
              <w:rPr>
                <w:rFonts w:ascii="Times New Roman" w:hAnsi="Times New Roman" w:cs="Times New Roman"/>
              </w:rPr>
              <w:t>Failure</w:t>
            </w:r>
            <w:proofErr w:type="spellEnd"/>
          </w:p>
        </w:tc>
      </w:tr>
      <w:tr w:rsidR="00520ED2" w:rsidRPr="00520ED2" w14:paraId="53F4BDB9"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7AF64893"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EPCAM</w:t>
            </w:r>
          </w:p>
        </w:tc>
        <w:tc>
          <w:tcPr>
            <w:tcW w:w="843" w:type="dxa"/>
            <w:hideMark/>
          </w:tcPr>
          <w:p w14:paraId="554B2CF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0.72</w:t>
            </w:r>
          </w:p>
        </w:tc>
        <w:tc>
          <w:tcPr>
            <w:tcW w:w="1142" w:type="dxa"/>
            <w:hideMark/>
          </w:tcPr>
          <w:p w14:paraId="4009838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4.85</w:t>
            </w:r>
          </w:p>
        </w:tc>
        <w:tc>
          <w:tcPr>
            <w:tcW w:w="851" w:type="dxa"/>
            <w:hideMark/>
          </w:tcPr>
          <w:p w14:paraId="4806E26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2.64</w:t>
            </w:r>
          </w:p>
        </w:tc>
        <w:tc>
          <w:tcPr>
            <w:tcW w:w="1116" w:type="dxa"/>
            <w:hideMark/>
          </w:tcPr>
          <w:p w14:paraId="4B284A8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0.009373</w:t>
            </w:r>
          </w:p>
        </w:tc>
        <w:tc>
          <w:tcPr>
            <w:tcW w:w="1132" w:type="dxa"/>
            <w:hideMark/>
          </w:tcPr>
          <w:p w14:paraId="63C0175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0.600</w:t>
            </w:r>
          </w:p>
        </w:tc>
        <w:tc>
          <w:tcPr>
            <w:tcW w:w="1012" w:type="dxa"/>
            <w:hideMark/>
          </w:tcPr>
          <w:p w14:paraId="5B4BB5C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-3.83</w:t>
            </w:r>
          </w:p>
        </w:tc>
        <w:tc>
          <w:tcPr>
            <w:tcW w:w="2141" w:type="dxa"/>
            <w:hideMark/>
          </w:tcPr>
          <w:p w14:paraId="6A2745C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Failure</w:t>
            </w:r>
            <w:proofErr w:type="spellEnd"/>
            <w:r w:rsidRPr="00520ED2">
              <w:rPr>
                <w:rFonts w:ascii="Times New Roman" w:hAnsi="Times New Roman" w:cs="Times New Roman"/>
              </w:rPr>
              <w:t xml:space="preserve">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w:t>
            </w:r>
            <w:proofErr w:type="spellStart"/>
            <w:r w:rsidRPr="00520ED2">
              <w:rPr>
                <w:rFonts w:ascii="Times New Roman" w:hAnsi="Times New Roman" w:cs="Times New Roman"/>
              </w:rPr>
              <w:t>Sustained</w:t>
            </w:r>
            <w:proofErr w:type="spellEnd"/>
          </w:p>
        </w:tc>
        <w:tc>
          <w:tcPr>
            <w:tcW w:w="2112" w:type="dxa"/>
            <w:hideMark/>
          </w:tcPr>
          <w:p w14:paraId="7FAE11F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w:t>
            </w:r>
            <w:proofErr w:type="spellStart"/>
            <w:r w:rsidRPr="00520ED2">
              <w:rPr>
                <w:rFonts w:ascii="Times New Roman" w:hAnsi="Times New Roman" w:cs="Times New Roman"/>
              </w:rPr>
              <w:t>Failure</w:t>
            </w:r>
            <w:proofErr w:type="spellEnd"/>
          </w:p>
        </w:tc>
      </w:tr>
      <w:tr w:rsidR="00520ED2" w:rsidRPr="00520ED2" w14:paraId="5BECCBA6"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6F1F3FA4"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C7</w:t>
            </w:r>
          </w:p>
        </w:tc>
        <w:tc>
          <w:tcPr>
            <w:tcW w:w="843" w:type="dxa"/>
            <w:hideMark/>
          </w:tcPr>
          <w:p w14:paraId="1CD963D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0.99</w:t>
            </w:r>
          </w:p>
        </w:tc>
        <w:tc>
          <w:tcPr>
            <w:tcW w:w="1142" w:type="dxa"/>
            <w:hideMark/>
          </w:tcPr>
          <w:p w14:paraId="5AD7693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6.64</w:t>
            </w:r>
          </w:p>
        </w:tc>
        <w:tc>
          <w:tcPr>
            <w:tcW w:w="851" w:type="dxa"/>
            <w:hideMark/>
          </w:tcPr>
          <w:p w14:paraId="14EB915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2.64</w:t>
            </w:r>
          </w:p>
        </w:tc>
        <w:tc>
          <w:tcPr>
            <w:tcW w:w="1116" w:type="dxa"/>
            <w:hideMark/>
          </w:tcPr>
          <w:p w14:paraId="2C325DF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0.009416</w:t>
            </w:r>
          </w:p>
        </w:tc>
        <w:tc>
          <w:tcPr>
            <w:tcW w:w="1132" w:type="dxa"/>
            <w:hideMark/>
          </w:tcPr>
          <w:p w14:paraId="234C880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0.600</w:t>
            </w:r>
          </w:p>
        </w:tc>
        <w:tc>
          <w:tcPr>
            <w:tcW w:w="1012" w:type="dxa"/>
            <w:hideMark/>
          </w:tcPr>
          <w:p w14:paraId="4A0B5B9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-3.83</w:t>
            </w:r>
          </w:p>
        </w:tc>
        <w:tc>
          <w:tcPr>
            <w:tcW w:w="2141" w:type="dxa"/>
            <w:hideMark/>
          </w:tcPr>
          <w:p w14:paraId="071A3E9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Failure</w:t>
            </w:r>
            <w:proofErr w:type="spellEnd"/>
            <w:r w:rsidRPr="00520ED2">
              <w:rPr>
                <w:rFonts w:ascii="Times New Roman" w:hAnsi="Times New Roman" w:cs="Times New Roman"/>
              </w:rPr>
              <w:t xml:space="preserve">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w:t>
            </w:r>
            <w:proofErr w:type="spellStart"/>
            <w:r w:rsidRPr="00520ED2">
              <w:rPr>
                <w:rFonts w:ascii="Times New Roman" w:hAnsi="Times New Roman" w:cs="Times New Roman"/>
              </w:rPr>
              <w:t>Sustained</w:t>
            </w:r>
            <w:proofErr w:type="spellEnd"/>
          </w:p>
        </w:tc>
        <w:tc>
          <w:tcPr>
            <w:tcW w:w="2112" w:type="dxa"/>
            <w:hideMark/>
          </w:tcPr>
          <w:p w14:paraId="14DF773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w:t>
            </w:r>
            <w:proofErr w:type="spellStart"/>
            <w:r w:rsidRPr="00520ED2">
              <w:rPr>
                <w:rFonts w:ascii="Times New Roman" w:hAnsi="Times New Roman" w:cs="Times New Roman"/>
              </w:rPr>
              <w:t>Failure</w:t>
            </w:r>
            <w:proofErr w:type="spellEnd"/>
          </w:p>
        </w:tc>
      </w:tr>
      <w:tr w:rsidR="00520ED2" w:rsidRPr="00520ED2" w14:paraId="27D935C9"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264D7D44"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MAML3</w:t>
            </w:r>
          </w:p>
        </w:tc>
        <w:tc>
          <w:tcPr>
            <w:tcW w:w="843" w:type="dxa"/>
            <w:hideMark/>
          </w:tcPr>
          <w:p w14:paraId="05CB6B0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0.65</w:t>
            </w:r>
          </w:p>
        </w:tc>
        <w:tc>
          <w:tcPr>
            <w:tcW w:w="1142" w:type="dxa"/>
            <w:hideMark/>
          </w:tcPr>
          <w:p w14:paraId="67D4BBE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7.28</w:t>
            </w:r>
          </w:p>
        </w:tc>
        <w:tc>
          <w:tcPr>
            <w:tcW w:w="851" w:type="dxa"/>
            <w:hideMark/>
          </w:tcPr>
          <w:p w14:paraId="6739BC7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2.46</w:t>
            </w:r>
          </w:p>
        </w:tc>
        <w:tc>
          <w:tcPr>
            <w:tcW w:w="1116" w:type="dxa"/>
            <w:hideMark/>
          </w:tcPr>
          <w:p w14:paraId="2D005E3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0.015074</w:t>
            </w:r>
          </w:p>
        </w:tc>
        <w:tc>
          <w:tcPr>
            <w:tcW w:w="1132" w:type="dxa"/>
            <w:hideMark/>
          </w:tcPr>
          <w:p w14:paraId="022AA81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0.600</w:t>
            </w:r>
          </w:p>
        </w:tc>
        <w:tc>
          <w:tcPr>
            <w:tcW w:w="1012" w:type="dxa"/>
            <w:hideMark/>
          </w:tcPr>
          <w:p w14:paraId="3980355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-3.94</w:t>
            </w:r>
          </w:p>
        </w:tc>
        <w:tc>
          <w:tcPr>
            <w:tcW w:w="2141" w:type="dxa"/>
            <w:hideMark/>
          </w:tcPr>
          <w:p w14:paraId="37CDA29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Failure</w:t>
            </w:r>
            <w:proofErr w:type="spellEnd"/>
            <w:r w:rsidRPr="00520ED2">
              <w:rPr>
                <w:rFonts w:ascii="Times New Roman" w:hAnsi="Times New Roman" w:cs="Times New Roman"/>
              </w:rPr>
              <w:t xml:space="preserve">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w:t>
            </w:r>
            <w:proofErr w:type="spellStart"/>
            <w:r w:rsidRPr="00520ED2">
              <w:rPr>
                <w:rFonts w:ascii="Times New Roman" w:hAnsi="Times New Roman" w:cs="Times New Roman"/>
              </w:rPr>
              <w:t>Sustained</w:t>
            </w:r>
            <w:proofErr w:type="spellEnd"/>
          </w:p>
        </w:tc>
        <w:tc>
          <w:tcPr>
            <w:tcW w:w="2112" w:type="dxa"/>
            <w:hideMark/>
          </w:tcPr>
          <w:p w14:paraId="66E2DA2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w:t>
            </w:r>
            <w:proofErr w:type="spellStart"/>
            <w:r w:rsidRPr="00520ED2">
              <w:rPr>
                <w:rFonts w:ascii="Times New Roman" w:hAnsi="Times New Roman" w:cs="Times New Roman"/>
              </w:rPr>
              <w:t>Failure</w:t>
            </w:r>
            <w:proofErr w:type="spellEnd"/>
          </w:p>
        </w:tc>
      </w:tr>
      <w:tr w:rsidR="00520ED2" w:rsidRPr="00520ED2" w14:paraId="7D3645B2"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52F12B66"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NGFR</w:t>
            </w:r>
          </w:p>
        </w:tc>
        <w:tc>
          <w:tcPr>
            <w:tcW w:w="843" w:type="dxa"/>
            <w:hideMark/>
          </w:tcPr>
          <w:p w14:paraId="091AB78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0.53</w:t>
            </w:r>
          </w:p>
        </w:tc>
        <w:tc>
          <w:tcPr>
            <w:tcW w:w="1142" w:type="dxa"/>
            <w:hideMark/>
          </w:tcPr>
          <w:p w14:paraId="610091B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5.41</w:t>
            </w:r>
          </w:p>
        </w:tc>
        <w:tc>
          <w:tcPr>
            <w:tcW w:w="851" w:type="dxa"/>
            <w:hideMark/>
          </w:tcPr>
          <w:p w14:paraId="6DE2C5C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2.43</w:t>
            </w:r>
          </w:p>
        </w:tc>
        <w:tc>
          <w:tcPr>
            <w:tcW w:w="1116" w:type="dxa"/>
            <w:hideMark/>
          </w:tcPr>
          <w:p w14:paraId="2FC9B11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0.016638</w:t>
            </w:r>
          </w:p>
        </w:tc>
        <w:tc>
          <w:tcPr>
            <w:tcW w:w="1132" w:type="dxa"/>
            <w:hideMark/>
          </w:tcPr>
          <w:p w14:paraId="679BA4E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0.600</w:t>
            </w:r>
          </w:p>
        </w:tc>
        <w:tc>
          <w:tcPr>
            <w:tcW w:w="1012" w:type="dxa"/>
            <w:hideMark/>
          </w:tcPr>
          <w:p w14:paraId="591150A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-3.97</w:t>
            </w:r>
          </w:p>
        </w:tc>
        <w:tc>
          <w:tcPr>
            <w:tcW w:w="2141" w:type="dxa"/>
            <w:hideMark/>
          </w:tcPr>
          <w:p w14:paraId="0A9D293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Failure</w:t>
            </w:r>
            <w:proofErr w:type="spellEnd"/>
            <w:r w:rsidRPr="00520ED2">
              <w:rPr>
                <w:rFonts w:ascii="Times New Roman" w:hAnsi="Times New Roman" w:cs="Times New Roman"/>
              </w:rPr>
              <w:t xml:space="preserve">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w:t>
            </w:r>
            <w:proofErr w:type="spellStart"/>
            <w:r w:rsidRPr="00520ED2">
              <w:rPr>
                <w:rFonts w:ascii="Times New Roman" w:hAnsi="Times New Roman" w:cs="Times New Roman"/>
              </w:rPr>
              <w:t>Sustained</w:t>
            </w:r>
            <w:proofErr w:type="spellEnd"/>
          </w:p>
        </w:tc>
        <w:tc>
          <w:tcPr>
            <w:tcW w:w="2112" w:type="dxa"/>
            <w:hideMark/>
          </w:tcPr>
          <w:p w14:paraId="4A42BC1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w:t>
            </w:r>
            <w:proofErr w:type="spellStart"/>
            <w:r w:rsidRPr="00520ED2">
              <w:rPr>
                <w:rFonts w:ascii="Times New Roman" w:hAnsi="Times New Roman" w:cs="Times New Roman"/>
              </w:rPr>
              <w:t>Failure</w:t>
            </w:r>
            <w:proofErr w:type="spellEnd"/>
          </w:p>
        </w:tc>
      </w:tr>
      <w:tr w:rsidR="00520ED2" w:rsidRPr="00520ED2" w14:paraId="39DD3ABE"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261CB63A"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CCL21</w:t>
            </w:r>
          </w:p>
        </w:tc>
        <w:tc>
          <w:tcPr>
            <w:tcW w:w="843" w:type="dxa"/>
            <w:hideMark/>
          </w:tcPr>
          <w:p w14:paraId="36878C9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1.12</w:t>
            </w:r>
          </w:p>
        </w:tc>
        <w:tc>
          <w:tcPr>
            <w:tcW w:w="1142" w:type="dxa"/>
            <w:hideMark/>
          </w:tcPr>
          <w:p w14:paraId="0929353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7.74</w:t>
            </w:r>
          </w:p>
        </w:tc>
        <w:tc>
          <w:tcPr>
            <w:tcW w:w="851" w:type="dxa"/>
            <w:hideMark/>
          </w:tcPr>
          <w:p w14:paraId="0CEAD62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2.39</w:t>
            </w:r>
          </w:p>
        </w:tc>
        <w:tc>
          <w:tcPr>
            <w:tcW w:w="1116" w:type="dxa"/>
            <w:hideMark/>
          </w:tcPr>
          <w:p w14:paraId="2826238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0.018100</w:t>
            </w:r>
          </w:p>
        </w:tc>
        <w:tc>
          <w:tcPr>
            <w:tcW w:w="1132" w:type="dxa"/>
            <w:hideMark/>
          </w:tcPr>
          <w:p w14:paraId="5A2CF27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0.605</w:t>
            </w:r>
          </w:p>
        </w:tc>
        <w:tc>
          <w:tcPr>
            <w:tcW w:w="1012" w:type="dxa"/>
            <w:hideMark/>
          </w:tcPr>
          <w:p w14:paraId="095DA61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-3.99</w:t>
            </w:r>
          </w:p>
        </w:tc>
        <w:tc>
          <w:tcPr>
            <w:tcW w:w="2141" w:type="dxa"/>
            <w:hideMark/>
          </w:tcPr>
          <w:p w14:paraId="208B9A9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Failure</w:t>
            </w:r>
            <w:proofErr w:type="spellEnd"/>
            <w:r w:rsidRPr="00520ED2">
              <w:rPr>
                <w:rFonts w:ascii="Times New Roman" w:hAnsi="Times New Roman" w:cs="Times New Roman"/>
              </w:rPr>
              <w:t xml:space="preserve">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w:t>
            </w:r>
            <w:proofErr w:type="spellStart"/>
            <w:r w:rsidRPr="00520ED2">
              <w:rPr>
                <w:rFonts w:ascii="Times New Roman" w:hAnsi="Times New Roman" w:cs="Times New Roman"/>
              </w:rPr>
              <w:t>Sustained</w:t>
            </w:r>
            <w:proofErr w:type="spellEnd"/>
          </w:p>
        </w:tc>
        <w:tc>
          <w:tcPr>
            <w:tcW w:w="2112" w:type="dxa"/>
            <w:hideMark/>
          </w:tcPr>
          <w:p w14:paraId="26B6476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w:t>
            </w:r>
            <w:proofErr w:type="spellStart"/>
            <w:r w:rsidRPr="00520ED2">
              <w:rPr>
                <w:rFonts w:ascii="Times New Roman" w:hAnsi="Times New Roman" w:cs="Times New Roman"/>
              </w:rPr>
              <w:t>Failure</w:t>
            </w:r>
            <w:proofErr w:type="spellEnd"/>
          </w:p>
        </w:tc>
      </w:tr>
      <w:tr w:rsidR="00520ED2" w:rsidRPr="00520ED2" w14:paraId="74E37274"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77235114"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LRRC32</w:t>
            </w:r>
          </w:p>
        </w:tc>
        <w:tc>
          <w:tcPr>
            <w:tcW w:w="843" w:type="dxa"/>
            <w:hideMark/>
          </w:tcPr>
          <w:p w14:paraId="20EA661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0.53</w:t>
            </w:r>
          </w:p>
        </w:tc>
        <w:tc>
          <w:tcPr>
            <w:tcW w:w="1142" w:type="dxa"/>
            <w:hideMark/>
          </w:tcPr>
          <w:p w14:paraId="5B5BB46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6.99</w:t>
            </w:r>
          </w:p>
        </w:tc>
        <w:tc>
          <w:tcPr>
            <w:tcW w:w="851" w:type="dxa"/>
            <w:hideMark/>
          </w:tcPr>
          <w:p w14:paraId="6824E62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2.30</w:t>
            </w:r>
          </w:p>
        </w:tc>
        <w:tc>
          <w:tcPr>
            <w:tcW w:w="1116" w:type="dxa"/>
            <w:hideMark/>
          </w:tcPr>
          <w:p w14:paraId="6A9D4C7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0.022944</w:t>
            </w:r>
          </w:p>
        </w:tc>
        <w:tc>
          <w:tcPr>
            <w:tcW w:w="1132" w:type="dxa"/>
            <w:hideMark/>
          </w:tcPr>
          <w:p w14:paraId="2F8C42B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0.626</w:t>
            </w:r>
          </w:p>
        </w:tc>
        <w:tc>
          <w:tcPr>
            <w:tcW w:w="1012" w:type="dxa"/>
            <w:hideMark/>
          </w:tcPr>
          <w:p w14:paraId="32E7F7C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-4.04</w:t>
            </w:r>
          </w:p>
        </w:tc>
        <w:tc>
          <w:tcPr>
            <w:tcW w:w="2141" w:type="dxa"/>
            <w:hideMark/>
          </w:tcPr>
          <w:p w14:paraId="6299311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Failure</w:t>
            </w:r>
            <w:proofErr w:type="spellEnd"/>
            <w:r w:rsidRPr="00520ED2">
              <w:rPr>
                <w:rFonts w:ascii="Times New Roman" w:hAnsi="Times New Roman" w:cs="Times New Roman"/>
              </w:rPr>
              <w:t xml:space="preserve">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w:t>
            </w:r>
            <w:proofErr w:type="spellStart"/>
            <w:r w:rsidRPr="00520ED2">
              <w:rPr>
                <w:rFonts w:ascii="Times New Roman" w:hAnsi="Times New Roman" w:cs="Times New Roman"/>
              </w:rPr>
              <w:t>Sustained</w:t>
            </w:r>
            <w:proofErr w:type="spellEnd"/>
          </w:p>
        </w:tc>
        <w:tc>
          <w:tcPr>
            <w:tcW w:w="2112" w:type="dxa"/>
            <w:hideMark/>
          </w:tcPr>
          <w:p w14:paraId="29FD48E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w:t>
            </w:r>
            <w:proofErr w:type="spellStart"/>
            <w:r w:rsidRPr="00520ED2">
              <w:rPr>
                <w:rFonts w:ascii="Times New Roman" w:hAnsi="Times New Roman" w:cs="Times New Roman"/>
              </w:rPr>
              <w:t>Failure</w:t>
            </w:r>
            <w:proofErr w:type="spellEnd"/>
          </w:p>
        </w:tc>
      </w:tr>
      <w:tr w:rsidR="00520ED2" w:rsidRPr="00520ED2" w14:paraId="467F0180"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54AABB7C"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CPA3</w:t>
            </w:r>
          </w:p>
        </w:tc>
        <w:tc>
          <w:tcPr>
            <w:tcW w:w="843" w:type="dxa"/>
            <w:hideMark/>
          </w:tcPr>
          <w:p w14:paraId="34E75AE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0.56</w:t>
            </w:r>
          </w:p>
        </w:tc>
        <w:tc>
          <w:tcPr>
            <w:tcW w:w="1142" w:type="dxa"/>
            <w:hideMark/>
          </w:tcPr>
          <w:p w14:paraId="2A96A45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4.70</w:t>
            </w:r>
          </w:p>
        </w:tc>
        <w:tc>
          <w:tcPr>
            <w:tcW w:w="851" w:type="dxa"/>
            <w:hideMark/>
          </w:tcPr>
          <w:p w14:paraId="702A4F7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2.24</w:t>
            </w:r>
          </w:p>
        </w:tc>
        <w:tc>
          <w:tcPr>
            <w:tcW w:w="1116" w:type="dxa"/>
            <w:hideMark/>
          </w:tcPr>
          <w:p w14:paraId="2237E0E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0.026873</w:t>
            </w:r>
          </w:p>
        </w:tc>
        <w:tc>
          <w:tcPr>
            <w:tcW w:w="1132" w:type="dxa"/>
            <w:hideMark/>
          </w:tcPr>
          <w:p w14:paraId="54BCA34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0.626</w:t>
            </w:r>
          </w:p>
        </w:tc>
        <w:tc>
          <w:tcPr>
            <w:tcW w:w="1012" w:type="dxa"/>
            <w:hideMark/>
          </w:tcPr>
          <w:p w14:paraId="63D01FE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-4.08</w:t>
            </w:r>
          </w:p>
        </w:tc>
        <w:tc>
          <w:tcPr>
            <w:tcW w:w="2141" w:type="dxa"/>
            <w:hideMark/>
          </w:tcPr>
          <w:p w14:paraId="28F0E91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Failure</w:t>
            </w:r>
            <w:proofErr w:type="spellEnd"/>
            <w:r w:rsidRPr="00520ED2">
              <w:rPr>
                <w:rFonts w:ascii="Times New Roman" w:hAnsi="Times New Roman" w:cs="Times New Roman"/>
              </w:rPr>
              <w:t xml:space="preserve">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w:t>
            </w:r>
            <w:proofErr w:type="spellStart"/>
            <w:r w:rsidRPr="00520ED2">
              <w:rPr>
                <w:rFonts w:ascii="Times New Roman" w:hAnsi="Times New Roman" w:cs="Times New Roman"/>
              </w:rPr>
              <w:t>Sustained</w:t>
            </w:r>
            <w:proofErr w:type="spellEnd"/>
          </w:p>
        </w:tc>
        <w:tc>
          <w:tcPr>
            <w:tcW w:w="2112" w:type="dxa"/>
            <w:hideMark/>
          </w:tcPr>
          <w:p w14:paraId="3D2B704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w:t>
            </w:r>
            <w:proofErr w:type="spellStart"/>
            <w:r w:rsidRPr="00520ED2">
              <w:rPr>
                <w:rFonts w:ascii="Times New Roman" w:hAnsi="Times New Roman" w:cs="Times New Roman"/>
              </w:rPr>
              <w:t>Failure</w:t>
            </w:r>
            <w:proofErr w:type="spellEnd"/>
          </w:p>
        </w:tc>
      </w:tr>
      <w:tr w:rsidR="00520ED2" w:rsidRPr="00520ED2" w14:paraId="76F96E9A"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11695DB3"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KLRB1</w:t>
            </w:r>
          </w:p>
        </w:tc>
        <w:tc>
          <w:tcPr>
            <w:tcW w:w="843" w:type="dxa"/>
            <w:hideMark/>
          </w:tcPr>
          <w:p w14:paraId="123C597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0.55</w:t>
            </w:r>
          </w:p>
        </w:tc>
        <w:tc>
          <w:tcPr>
            <w:tcW w:w="1142" w:type="dxa"/>
            <w:hideMark/>
          </w:tcPr>
          <w:p w14:paraId="3041285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5.89</w:t>
            </w:r>
          </w:p>
        </w:tc>
        <w:tc>
          <w:tcPr>
            <w:tcW w:w="851" w:type="dxa"/>
            <w:hideMark/>
          </w:tcPr>
          <w:p w14:paraId="4EB5399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2.13</w:t>
            </w:r>
          </w:p>
        </w:tc>
        <w:tc>
          <w:tcPr>
            <w:tcW w:w="1116" w:type="dxa"/>
            <w:hideMark/>
          </w:tcPr>
          <w:p w14:paraId="19703C1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0.035207</w:t>
            </w:r>
          </w:p>
        </w:tc>
        <w:tc>
          <w:tcPr>
            <w:tcW w:w="1132" w:type="dxa"/>
            <w:hideMark/>
          </w:tcPr>
          <w:p w14:paraId="01BE021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0.626</w:t>
            </w:r>
          </w:p>
        </w:tc>
        <w:tc>
          <w:tcPr>
            <w:tcW w:w="1012" w:type="dxa"/>
            <w:hideMark/>
          </w:tcPr>
          <w:p w14:paraId="71630DF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-4.14</w:t>
            </w:r>
          </w:p>
        </w:tc>
        <w:tc>
          <w:tcPr>
            <w:tcW w:w="2141" w:type="dxa"/>
            <w:hideMark/>
          </w:tcPr>
          <w:p w14:paraId="5E106FD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Failure</w:t>
            </w:r>
            <w:proofErr w:type="spellEnd"/>
            <w:r w:rsidRPr="00520ED2">
              <w:rPr>
                <w:rFonts w:ascii="Times New Roman" w:hAnsi="Times New Roman" w:cs="Times New Roman"/>
              </w:rPr>
              <w:t xml:space="preserve">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w:t>
            </w:r>
            <w:proofErr w:type="spellStart"/>
            <w:r w:rsidRPr="00520ED2">
              <w:rPr>
                <w:rFonts w:ascii="Times New Roman" w:hAnsi="Times New Roman" w:cs="Times New Roman"/>
              </w:rPr>
              <w:t>Sustained</w:t>
            </w:r>
            <w:proofErr w:type="spellEnd"/>
          </w:p>
        </w:tc>
        <w:tc>
          <w:tcPr>
            <w:tcW w:w="2112" w:type="dxa"/>
            <w:hideMark/>
          </w:tcPr>
          <w:p w14:paraId="379F57D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w:t>
            </w:r>
            <w:proofErr w:type="spellStart"/>
            <w:r w:rsidRPr="00520ED2">
              <w:rPr>
                <w:rFonts w:ascii="Times New Roman" w:hAnsi="Times New Roman" w:cs="Times New Roman"/>
              </w:rPr>
              <w:t>Failure</w:t>
            </w:r>
            <w:proofErr w:type="spellEnd"/>
          </w:p>
        </w:tc>
      </w:tr>
      <w:tr w:rsidR="00520ED2" w:rsidRPr="00520ED2" w14:paraId="589A5328"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5A14FD2F"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SERPINA9</w:t>
            </w:r>
          </w:p>
        </w:tc>
        <w:tc>
          <w:tcPr>
            <w:tcW w:w="843" w:type="dxa"/>
            <w:hideMark/>
          </w:tcPr>
          <w:p w14:paraId="7241DBF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1.10</w:t>
            </w:r>
          </w:p>
        </w:tc>
        <w:tc>
          <w:tcPr>
            <w:tcW w:w="1142" w:type="dxa"/>
            <w:hideMark/>
          </w:tcPr>
          <w:p w14:paraId="63A1C35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7.25</w:t>
            </w:r>
          </w:p>
        </w:tc>
        <w:tc>
          <w:tcPr>
            <w:tcW w:w="851" w:type="dxa"/>
            <w:hideMark/>
          </w:tcPr>
          <w:p w14:paraId="4FD0BF3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2.01</w:t>
            </w:r>
          </w:p>
        </w:tc>
        <w:tc>
          <w:tcPr>
            <w:tcW w:w="1116" w:type="dxa"/>
            <w:hideMark/>
          </w:tcPr>
          <w:p w14:paraId="1643B70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0.047013</w:t>
            </w:r>
          </w:p>
        </w:tc>
        <w:tc>
          <w:tcPr>
            <w:tcW w:w="1132" w:type="dxa"/>
            <w:hideMark/>
          </w:tcPr>
          <w:p w14:paraId="3ED18DE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0.626</w:t>
            </w:r>
          </w:p>
        </w:tc>
        <w:tc>
          <w:tcPr>
            <w:tcW w:w="1012" w:type="dxa"/>
            <w:hideMark/>
          </w:tcPr>
          <w:p w14:paraId="083D317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-4.21</w:t>
            </w:r>
          </w:p>
        </w:tc>
        <w:tc>
          <w:tcPr>
            <w:tcW w:w="2141" w:type="dxa"/>
            <w:hideMark/>
          </w:tcPr>
          <w:p w14:paraId="2730CAF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Failure</w:t>
            </w:r>
            <w:proofErr w:type="spellEnd"/>
            <w:r w:rsidRPr="00520ED2">
              <w:rPr>
                <w:rFonts w:ascii="Times New Roman" w:hAnsi="Times New Roman" w:cs="Times New Roman"/>
              </w:rPr>
              <w:t xml:space="preserve">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w:t>
            </w:r>
            <w:proofErr w:type="spellStart"/>
            <w:r w:rsidRPr="00520ED2">
              <w:rPr>
                <w:rFonts w:ascii="Times New Roman" w:hAnsi="Times New Roman" w:cs="Times New Roman"/>
              </w:rPr>
              <w:t>Sustained</w:t>
            </w:r>
            <w:proofErr w:type="spellEnd"/>
          </w:p>
        </w:tc>
        <w:tc>
          <w:tcPr>
            <w:tcW w:w="2112" w:type="dxa"/>
            <w:hideMark/>
          </w:tcPr>
          <w:p w14:paraId="15E6F6E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w:t>
            </w:r>
            <w:proofErr w:type="spellStart"/>
            <w:r w:rsidRPr="00520ED2">
              <w:rPr>
                <w:rFonts w:ascii="Times New Roman" w:hAnsi="Times New Roman" w:cs="Times New Roman"/>
              </w:rPr>
              <w:t>Failure</w:t>
            </w:r>
            <w:proofErr w:type="spellEnd"/>
          </w:p>
        </w:tc>
      </w:tr>
      <w:tr w:rsidR="00520ED2" w:rsidRPr="00520ED2" w14:paraId="0B16D960"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33750691"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TNFRSF17</w:t>
            </w:r>
          </w:p>
        </w:tc>
        <w:tc>
          <w:tcPr>
            <w:tcW w:w="843" w:type="dxa"/>
            <w:hideMark/>
          </w:tcPr>
          <w:p w14:paraId="2B89A4C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-0.96</w:t>
            </w:r>
          </w:p>
        </w:tc>
        <w:tc>
          <w:tcPr>
            <w:tcW w:w="1142" w:type="dxa"/>
            <w:hideMark/>
          </w:tcPr>
          <w:p w14:paraId="5A82E6F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7.41</w:t>
            </w:r>
          </w:p>
        </w:tc>
        <w:tc>
          <w:tcPr>
            <w:tcW w:w="851" w:type="dxa"/>
            <w:hideMark/>
          </w:tcPr>
          <w:p w14:paraId="6AE383E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-2.92</w:t>
            </w:r>
          </w:p>
        </w:tc>
        <w:tc>
          <w:tcPr>
            <w:tcW w:w="1116" w:type="dxa"/>
            <w:hideMark/>
          </w:tcPr>
          <w:p w14:paraId="3548C7A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0.004151</w:t>
            </w:r>
          </w:p>
        </w:tc>
        <w:tc>
          <w:tcPr>
            <w:tcW w:w="1132" w:type="dxa"/>
            <w:hideMark/>
          </w:tcPr>
          <w:p w14:paraId="44213B0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0.600</w:t>
            </w:r>
          </w:p>
        </w:tc>
        <w:tc>
          <w:tcPr>
            <w:tcW w:w="1012" w:type="dxa"/>
            <w:hideMark/>
          </w:tcPr>
          <w:p w14:paraId="49E3173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-3.63</w:t>
            </w:r>
          </w:p>
        </w:tc>
        <w:tc>
          <w:tcPr>
            <w:tcW w:w="2141" w:type="dxa"/>
            <w:hideMark/>
          </w:tcPr>
          <w:p w14:paraId="714103F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Failure</w:t>
            </w:r>
            <w:proofErr w:type="spellEnd"/>
            <w:r w:rsidRPr="00520ED2">
              <w:rPr>
                <w:rFonts w:ascii="Times New Roman" w:hAnsi="Times New Roman" w:cs="Times New Roman"/>
              </w:rPr>
              <w:t xml:space="preserve">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w:t>
            </w:r>
            <w:proofErr w:type="spellStart"/>
            <w:r w:rsidRPr="00520ED2">
              <w:rPr>
                <w:rFonts w:ascii="Times New Roman" w:hAnsi="Times New Roman" w:cs="Times New Roman"/>
              </w:rPr>
              <w:t>Sustained</w:t>
            </w:r>
            <w:proofErr w:type="spellEnd"/>
          </w:p>
        </w:tc>
        <w:tc>
          <w:tcPr>
            <w:tcW w:w="2112" w:type="dxa"/>
            <w:hideMark/>
          </w:tcPr>
          <w:p w14:paraId="6641F31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w:t>
            </w:r>
            <w:proofErr w:type="spellStart"/>
            <w:r w:rsidRPr="00520ED2">
              <w:rPr>
                <w:rFonts w:ascii="Times New Roman" w:hAnsi="Times New Roman" w:cs="Times New Roman"/>
              </w:rPr>
              <w:t>Sustained</w:t>
            </w:r>
            <w:proofErr w:type="spellEnd"/>
          </w:p>
        </w:tc>
      </w:tr>
      <w:tr w:rsidR="00520ED2" w:rsidRPr="00520ED2" w14:paraId="71376DA5"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069DF791"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MS4A1</w:t>
            </w:r>
          </w:p>
        </w:tc>
        <w:tc>
          <w:tcPr>
            <w:tcW w:w="843" w:type="dxa"/>
            <w:hideMark/>
          </w:tcPr>
          <w:p w14:paraId="752F384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-0.82</w:t>
            </w:r>
          </w:p>
        </w:tc>
        <w:tc>
          <w:tcPr>
            <w:tcW w:w="1142" w:type="dxa"/>
            <w:hideMark/>
          </w:tcPr>
          <w:p w14:paraId="2F8F34B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11.72</w:t>
            </w:r>
          </w:p>
        </w:tc>
        <w:tc>
          <w:tcPr>
            <w:tcW w:w="851" w:type="dxa"/>
            <w:hideMark/>
          </w:tcPr>
          <w:p w14:paraId="23E6356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-2.52</w:t>
            </w:r>
          </w:p>
        </w:tc>
        <w:tc>
          <w:tcPr>
            <w:tcW w:w="1116" w:type="dxa"/>
            <w:hideMark/>
          </w:tcPr>
          <w:p w14:paraId="519BCA5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0.012911</w:t>
            </w:r>
          </w:p>
        </w:tc>
        <w:tc>
          <w:tcPr>
            <w:tcW w:w="1132" w:type="dxa"/>
            <w:hideMark/>
          </w:tcPr>
          <w:p w14:paraId="60AD891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0.600</w:t>
            </w:r>
          </w:p>
        </w:tc>
        <w:tc>
          <w:tcPr>
            <w:tcW w:w="1012" w:type="dxa"/>
            <w:hideMark/>
          </w:tcPr>
          <w:p w14:paraId="7C707D3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-3.91</w:t>
            </w:r>
          </w:p>
        </w:tc>
        <w:tc>
          <w:tcPr>
            <w:tcW w:w="2141" w:type="dxa"/>
            <w:hideMark/>
          </w:tcPr>
          <w:p w14:paraId="1160092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Failure</w:t>
            </w:r>
            <w:proofErr w:type="spellEnd"/>
            <w:r w:rsidRPr="00520ED2">
              <w:rPr>
                <w:rFonts w:ascii="Times New Roman" w:hAnsi="Times New Roman" w:cs="Times New Roman"/>
              </w:rPr>
              <w:t xml:space="preserve">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w:t>
            </w:r>
            <w:proofErr w:type="spellStart"/>
            <w:r w:rsidRPr="00520ED2">
              <w:rPr>
                <w:rFonts w:ascii="Times New Roman" w:hAnsi="Times New Roman" w:cs="Times New Roman"/>
              </w:rPr>
              <w:t>Sustained</w:t>
            </w:r>
            <w:proofErr w:type="spellEnd"/>
          </w:p>
        </w:tc>
        <w:tc>
          <w:tcPr>
            <w:tcW w:w="2112" w:type="dxa"/>
            <w:hideMark/>
          </w:tcPr>
          <w:p w14:paraId="2C4BC0F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w:t>
            </w:r>
            <w:proofErr w:type="spellStart"/>
            <w:r w:rsidRPr="00520ED2">
              <w:rPr>
                <w:rFonts w:ascii="Times New Roman" w:hAnsi="Times New Roman" w:cs="Times New Roman"/>
              </w:rPr>
              <w:t>Sustained</w:t>
            </w:r>
            <w:proofErr w:type="spellEnd"/>
          </w:p>
        </w:tc>
      </w:tr>
      <w:tr w:rsidR="00520ED2" w:rsidRPr="00520ED2" w14:paraId="5ABEABFB"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76763492"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IRF8</w:t>
            </w:r>
          </w:p>
        </w:tc>
        <w:tc>
          <w:tcPr>
            <w:tcW w:w="843" w:type="dxa"/>
            <w:hideMark/>
          </w:tcPr>
          <w:p w14:paraId="2FCBB8F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-0.52</w:t>
            </w:r>
          </w:p>
        </w:tc>
        <w:tc>
          <w:tcPr>
            <w:tcW w:w="1142" w:type="dxa"/>
            <w:hideMark/>
          </w:tcPr>
          <w:p w14:paraId="3583427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10.56</w:t>
            </w:r>
          </w:p>
        </w:tc>
        <w:tc>
          <w:tcPr>
            <w:tcW w:w="851" w:type="dxa"/>
            <w:hideMark/>
          </w:tcPr>
          <w:p w14:paraId="079A3A5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-2.46</w:t>
            </w:r>
          </w:p>
        </w:tc>
        <w:tc>
          <w:tcPr>
            <w:tcW w:w="1116" w:type="dxa"/>
            <w:hideMark/>
          </w:tcPr>
          <w:p w14:paraId="42BD8E7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0.015308</w:t>
            </w:r>
          </w:p>
        </w:tc>
        <w:tc>
          <w:tcPr>
            <w:tcW w:w="1132" w:type="dxa"/>
            <w:hideMark/>
          </w:tcPr>
          <w:p w14:paraId="7D0EA00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0.600</w:t>
            </w:r>
          </w:p>
        </w:tc>
        <w:tc>
          <w:tcPr>
            <w:tcW w:w="1012" w:type="dxa"/>
            <w:hideMark/>
          </w:tcPr>
          <w:p w14:paraId="351D121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-3.95</w:t>
            </w:r>
          </w:p>
        </w:tc>
        <w:tc>
          <w:tcPr>
            <w:tcW w:w="2141" w:type="dxa"/>
            <w:hideMark/>
          </w:tcPr>
          <w:p w14:paraId="1992562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Failure</w:t>
            </w:r>
            <w:proofErr w:type="spellEnd"/>
            <w:r w:rsidRPr="00520ED2">
              <w:rPr>
                <w:rFonts w:ascii="Times New Roman" w:hAnsi="Times New Roman" w:cs="Times New Roman"/>
              </w:rPr>
              <w:t xml:space="preserve">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w:t>
            </w:r>
            <w:proofErr w:type="spellStart"/>
            <w:r w:rsidRPr="00520ED2">
              <w:rPr>
                <w:rFonts w:ascii="Times New Roman" w:hAnsi="Times New Roman" w:cs="Times New Roman"/>
              </w:rPr>
              <w:t>Sustained</w:t>
            </w:r>
            <w:proofErr w:type="spellEnd"/>
          </w:p>
        </w:tc>
        <w:tc>
          <w:tcPr>
            <w:tcW w:w="2112" w:type="dxa"/>
            <w:hideMark/>
          </w:tcPr>
          <w:p w14:paraId="1DFF006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w:t>
            </w:r>
            <w:proofErr w:type="spellStart"/>
            <w:r w:rsidRPr="00520ED2">
              <w:rPr>
                <w:rFonts w:ascii="Times New Roman" w:hAnsi="Times New Roman" w:cs="Times New Roman"/>
              </w:rPr>
              <w:t>Sustained</w:t>
            </w:r>
            <w:proofErr w:type="spellEnd"/>
          </w:p>
        </w:tc>
      </w:tr>
      <w:tr w:rsidR="00520ED2" w:rsidRPr="00520ED2" w14:paraId="2D7E0326"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5FD8AA1A"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BTLA</w:t>
            </w:r>
          </w:p>
        </w:tc>
        <w:tc>
          <w:tcPr>
            <w:tcW w:w="843" w:type="dxa"/>
            <w:hideMark/>
          </w:tcPr>
          <w:p w14:paraId="1602933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-0.64</w:t>
            </w:r>
          </w:p>
        </w:tc>
        <w:tc>
          <w:tcPr>
            <w:tcW w:w="1142" w:type="dxa"/>
            <w:hideMark/>
          </w:tcPr>
          <w:p w14:paraId="7BD5A04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5.86</w:t>
            </w:r>
          </w:p>
        </w:tc>
        <w:tc>
          <w:tcPr>
            <w:tcW w:w="851" w:type="dxa"/>
            <w:hideMark/>
          </w:tcPr>
          <w:p w14:paraId="4D72D00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-2.25</w:t>
            </w:r>
          </w:p>
        </w:tc>
        <w:tc>
          <w:tcPr>
            <w:tcW w:w="1116" w:type="dxa"/>
            <w:hideMark/>
          </w:tcPr>
          <w:p w14:paraId="48A4AA7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0.026220</w:t>
            </w:r>
          </w:p>
        </w:tc>
        <w:tc>
          <w:tcPr>
            <w:tcW w:w="1132" w:type="dxa"/>
            <w:hideMark/>
          </w:tcPr>
          <w:p w14:paraId="702D4B7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0.626</w:t>
            </w:r>
          </w:p>
        </w:tc>
        <w:tc>
          <w:tcPr>
            <w:tcW w:w="1012" w:type="dxa"/>
            <w:hideMark/>
          </w:tcPr>
          <w:p w14:paraId="14B5B83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-4.08</w:t>
            </w:r>
          </w:p>
        </w:tc>
        <w:tc>
          <w:tcPr>
            <w:tcW w:w="2141" w:type="dxa"/>
            <w:hideMark/>
          </w:tcPr>
          <w:p w14:paraId="572F9FE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Failure</w:t>
            </w:r>
            <w:proofErr w:type="spellEnd"/>
            <w:r w:rsidRPr="00520ED2">
              <w:rPr>
                <w:rFonts w:ascii="Times New Roman" w:hAnsi="Times New Roman" w:cs="Times New Roman"/>
              </w:rPr>
              <w:t xml:space="preserve">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w:t>
            </w:r>
            <w:proofErr w:type="spellStart"/>
            <w:r w:rsidRPr="00520ED2">
              <w:rPr>
                <w:rFonts w:ascii="Times New Roman" w:hAnsi="Times New Roman" w:cs="Times New Roman"/>
              </w:rPr>
              <w:t>Sustained</w:t>
            </w:r>
            <w:proofErr w:type="spellEnd"/>
          </w:p>
        </w:tc>
        <w:tc>
          <w:tcPr>
            <w:tcW w:w="2112" w:type="dxa"/>
            <w:hideMark/>
          </w:tcPr>
          <w:p w14:paraId="59159EE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w:t>
            </w:r>
            <w:proofErr w:type="spellStart"/>
            <w:r w:rsidRPr="00520ED2">
              <w:rPr>
                <w:rFonts w:ascii="Times New Roman" w:hAnsi="Times New Roman" w:cs="Times New Roman"/>
              </w:rPr>
              <w:t>Sustained</w:t>
            </w:r>
            <w:proofErr w:type="spellEnd"/>
          </w:p>
        </w:tc>
      </w:tr>
      <w:tr w:rsidR="00520ED2" w:rsidRPr="00520ED2" w14:paraId="0D0B67B6"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564B8C9D"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HLA-DOB</w:t>
            </w:r>
          </w:p>
        </w:tc>
        <w:tc>
          <w:tcPr>
            <w:tcW w:w="843" w:type="dxa"/>
            <w:hideMark/>
          </w:tcPr>
          <w:p w14:paraId="2B5E4BA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-0.61</w:t>
            </w:r>
          </w:p>
        </w:tc>
        <w:tc>
          <w:tcPr>
            <w:tcW w:w="1142" w:type="dxa"/>
            <w:hideMark/>
          </w:tcPr>
          <w:p w14:paraId="5B88759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8.56</w:t>
            </w:r>
          </w:p>
        </w:tc>
        <w:tc>
          <w:tcPr>
            <w:tcW w:w="851" w:type="dxa"/>
            <w:hideMark/>
          </w:tcPr>
          <w:p w14:paraId="1D13353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-2.21</w:t>
            </w:r>
          </w:p>
        </w:tc>
        <w:tc>
          <w:tcPr>
            <w:tcW w:w="1116" w:type="dxa"/>
            <w:hideMark/>
          </w:tcPr>
          <w:p w14:paraId="04ED23E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0.028533</w:t>
            </w:r>
          </w:p>
        </w:tc>
        <w:tc>
          <w:tcPr>
            <w:tcW w:w="1132" w:type="dxa"/>
            <w:hideMark/>
          </w:tcPr>
          <w:p w14:paraId="1887DD4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0.626</w:t>
            </w:r>
          </w:p>
        </w:tc>
        <w:tc>
          <w:tcPr>
            <w:tcW w:w="1012" w:type="dxa"/>
            <w:hideMark/>
          </w:tcPr>
          <w:p w14:paraId="2F404CF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-4.10</w:t>
            </w:r>
          </w:p>
        </w:tc>
        <w:tc>
          <w:tcPr>
            <w:tcW w:w="2141" w:type="dxa"/>
            <w:hideMark/>
          </w:tcPr>
          <w:p w14:paraId="10845DA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Failure</w:t>
            </w:r>
            <w:proofErr w:type="spellEnd"/>
            <w:r w:rsidRPr="00520ED2">
              <w:rPr>
                <w:rFonts w:ascii="Times New Roman" w:hAnsi="Times New Roman" w:cs="Times New Roman"/>
              </w:rPr>
              <w:t xml:space="preserve">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w:t>
            </w:r>
            <w:proofErr w:type="spellStart"/>
            <w:r w:rsidRPr="00520ED2">
              <w:rPr>
                <w:rFonts w:ascii="Times New Roman" w:hAnsi="Times New Roman" w:cs="Times New Roman"/>
              </w:rPr>
              <w:t>Sustained</w:t>
            </w:r>
            <w:proofErr w:type="spellEnd"/>
          </w:p>
        </w:tc>
        <w:tc>
          <w:tcPr>
            <w:tcW w:w="2112" w:type="dxa"/>
            <w:hideMark/>
          </w:tcPr>
          <w:p w14:paraId="4108E37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w:t>
            </w:r>
            <w:proofErr w:type="spellStart"/>
            <w:r w:rsidRPr="00520ED2">
              <w:rPr>
                <w:rFonts w:ascii="Times New Roman" w:hAnsi="Times New Roman" w:cs="Times New Roman"/>
              </w:rPr>
              <w:t>Sustained</w:t>
            </w:r>
            <w:proofErr w:type="spellEnd"/>
          </w:p>
        </w:tc>
      </w:tr>
      <w:tr w:rsidR="00520ED2" w:rsidRPr="00520ED2" w14:paraId="7F0751B0"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099660ED"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lastRenderedPageBreak/>
              <w:t>CD45RA</w:t>
            </w:r>
          </w:p>
        </w:tc>
        <w:tc>
          <w:tcPr>
            <w:tcW w:w="843" w:type="dxa"/>
            <w:hideMark/>
          </w:tcPr>
          <w:p w14:paraId="6911133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-0.71</w:t>
            </w:r>
          </w:p>
        </w:tc>
        <w:tc>
          <w:tcPr>
            <w:tcW w:w="1142" w:type="dxa"/>
            <w:hideMark/>
          </w:tcPr>
          <w:p w14:paraId="4F1B7B9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9.77</w:t>
            </w:r>
          </w:p>
        </w:tc>
        <w:tc>
          <w:tcPr>
            <w:tcW w:w="851" w:type="dxa"/>
            <w:hideMark/>
          </w:tcPr>
          <w:p w14:paraId="6C6098A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-2.09</w:t>
            </w:r>
          </w:p>
        </w:tc>
        <w:tc>
          <w:tcPr>
            <w:tcW w:w="1116" w:type="dxa"/>
            <w:hideMark/>
          </w:tcPr>
          <w:p w14:paraId="50CC5DB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0.038299</w:t>
            </w:r>
          </w:p>
        </w:tc>
        <w:tc>
          <w:tcPr>
            <w:tcW w:w="1132" w:type="dxa"/>
            <w:hideMark/>
          </w:tcPr>
          <w:p w14:paraId="4B33E77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0.626</w:t>
            </w:r>
          </w:p>
        </w:tc>
        <w:tc>
          <w:tcPr>
            <w:tcW w:w="1012" w:type="dxa"/>
            <w:hideMark/>
          </w:tcPr>
          <w:p w14:paraId="2143534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-4.16</w:t>
            </w:r>
          </w:p>
        </w:tc>
        <w:tc>
          <w:tcPr>
            <w:tcW w:w="2141" w:type="dxa"/>
            <w:hideMark/>
          </w:tcPr>
          <w:p w14:paraId="1828EC5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Failure</w:t>
            </w:r>
            <w:proofErr w:type="spellEnd"/>
            <w:r w:rsidRPr="00520ED2">
              <w:rPr>
                <w:rFonts w:ascii="Times New Roman" w:hAnsi="Times New Roman" w:cs="Times New Roman"/>
              </w:rPr>
              <w:t xml:space="preserve">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w:t>
            </w:r>
            <w:proofErr w:type="spellStart"/>
            <w:r w:rsidRPr="00520ED2">
              <w:rPr>
                <w:rFonts w:ascii="Times New Roman" w:hAnsi="Times New Roman" w:cs="Times New Roman"/>
              </w:rPr>
              <w:t>Sustained</w:t>
            </w:r>
            <w:proofErr w:type="spellEnd"/>
          </w:p>
        </w:tc>
        <w:tc>
          <w:tcPr>
            <w:tcW w:w="2112" w:type="dxa"/>
            <w:hideMark/>
          </w:tcPr>
          <w:p w14:paraId="74FF3E5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w:t>
            </w:r>
            <w:proofErr w:type="spellStart"/>
            <w:r w:rsidRPr="00520ED2">
              <w:rPr>
                <w:rFonts w:ascii="Times New Roman" w:hAnsi="Times New Roman" w:cs="Times New Roman"/>
              </w:rPr>
              <w:t>Sustained</w:t>
            </w:r>
            <w:proofErr w:type="spellEnd"/>
          </w:p>
        </w:tc>
      </w:tr>
      <w:tr w:rsidR="00520ED2" w:rsidRPr="00520ED2" w14:paraId="2996AAFB"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56D5D53B"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CD19</w:t>
            </w:r>
          </w:p>
        </w:tc>
        <w:tc>
          <w:tcPr>
            <w:tcW w:w="843" w:type="dxa"/>
            <w:hideMark/>
          </w:tcPr>
          <w:p w14:paraId="646221D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-0.51</w:t>
            </w:r>
          </w:p>
        </w:tc>
        <w:tc>
          <w:tcPr>
            <w:tcW w:w="1142" w:type="dxa"/>
            <w:hideMark/>
          </w:tcPr>
          <w:p w14:paraId="23B9BE3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10.47</w:t>
            </w:r>
          </w:p>
        </w:tc>
        <w:tc>
          <w:tcPr>
            <w:tcW w:w="851" w:type="dxa"/>
            <w:hideMark/>
          </w:tcPr>
          <w:p w14:paraId="27C29D1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-2.08</w:t>
            </w:r>
          </w:p>
        </w:tc>
        <w:tc>
          <w:tcPr>
            <w:tcW w:w="1116" w:type="dxa"/>
            <w:hideMark/>
          </w:tcPr>
          <w:p w14:paraId="7011712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0.039593</w:t>
            </w:r>
          </w:p>
        </w:tc>
        <w:tc>
          <w:tcPr>
            <w:tcW w:w="1132" w:type="dxa"/>
            <w:hideMark/>
          </w:tcPr>
          <w:p w14:paraId="682E609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0.626</w:t>
            </w:r>
          </w:p>
        </w:tc>
        <w:tc>
          <w:tcPr>
            <w:tcW w:w="1012" w:type="dxa"/>
            <w:hideMark/>
          </w:tcPr>
          <w:p w14:paraId="563CA46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-4.17</w:t>
            </w:r>
          </w:p>
        </w:tc>
        <w:tc>
          <w:tcPr>
            <w:tcW w:w="2141" w:type="dxa"/>
            <w:hideMark/>
          </w:tcPr>
          <w:p w14:paraId="1DA2310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Failure</w:t>
            </w:r>
            <w:proofErr w:type="spellEnd"/>
            <w:r w:rsidRPr="00520ED2">
              <w:rPr>
                <w:rFonts w:ascii="Times New Roman" w:hAnsi="Times New Roman" w:cs="Times New Roman"/>
              </w:rPr>
              <w:t xml:space="preserve">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w:t>
            </w:r>
            <w:proofErr w:type="spellStart"/>
            <w:r w:rsidRPr="00520ED2">
              <w:rPr>
                <w:rFonts w:ascii="Times New Roman" w:hAnsi="Times New Roman" w:cs="Times New Roman"/>
              </w:rPr>
              <w:t>Sustained</w:t>
            </w:r>
            <w:proofErr w:type="spellEnd"/>
          </w:p>
        </w:tc>
        <w:tc>
          <w:tcPr>
            <w:tcW w:w="2112" w:type="dxa"/>
            <w:hideMark/>
          </w:tcPr>
          <w:p w14:paraId="724058A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w:t>
            </w:r>
            <w:proofErr w:type="spellStart"/>
            <w:r w:rsidRPr="00520ED2">
              <w:rPr>
                <w:rFonts w:ascii="Times New Roman" w:hAnsi="Times New Roman" w:cs="Times New Roman"/>
              </w:rPr>
              <w:t>Sustained</w:t>
            </w:r>
            <w:proofErr w:type="spellEnd"/>
          </w:p>
        </w:tc>
      </w:tr>
      <w:tr w:rsidR="00520ED2" w:rsidRPr="00520ED2" w14:paraId="2281D716"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142A39A0"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IFITM2</w:t>
            </w:r>
          </w:p>
        </w:tc>
        <w:tc>
          <w:tcPr>
            <w:tcW w:w="843" w:type="dxa"/>
            <w:hideMark/>
          </w:tcPr>
          <w:p w14:paraId="32F16BD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1.33</w:t>
            </w:r>
          </w:p>
        </w:tc>
        <w:tc>
          <w:tcPr>
            <w:tcW w:w="1142" w:type="dxa"/>
            <w:hideMark/>
          </w:tcPr>
          <w:p w14:paraId="72C20FB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11.06</w:t>
            </w:r>
          </w:p>
        </w:tc>
        <w:tc>
          <w:tcPr>
            <w:tcW w:w="851" w:type="dxa"/>
            <w:hideMark/>
          </w:tcPr>
          <w:p w14:paraId="19E18A5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5.65</w:t>
            </w:r>
          </w:p>
        </w:tc>
        <w:tc>
          <w:tcPr>
            <w:tcW w:w="1116" w:type="dxa"/>
            <w:hideMark/>
          </w:tcPr>
          <w:p w14:paraId="7C85018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0.000313</w:t>
            </w:r>
          </w:p>
        </w:tc>
        <w:tc>
          <w:tcPr>
            <w:tcW w:w="1132" w:type="dxa"/>
            <w:hideMark/>
          </w:tcPr>
          <w:p w14:paraId="15993ED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0.038</w:t>
            </w:r>
          </w:p>
        </w:tc>
        <w:tc>
          <w:tcPr>
            <w:tcW w:w="1012" w:type="dxa"/>
            <w:hideMark/>
          </w:tcPr>
          <w:p w14:paraId="330B7B3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0.72</w:t>
            </w:r>
          </w:p>
        </w:tc>
        <w:tc>
          <w:tcPr>
            <w:tcW w:w="2141" w:type="dxa"/>
            <w:hideMark/>
          </w:tcPr>
          <w:p w14:paraId="693FB35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4BD0C0D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Post</w:t>
            </w:r>
          </w:p>
        </w:tc>
      </w:tr>
      <w:tr w:rsidR="00520ED2" w:rsidRPr="00520ED2" w14:paraId="64814744"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6A253391"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IGF1R</w:t>
            </w:r>
          </w:p>
        </w:tc>
        <w:tc>
          <w:tcPr>
            <w:tcW w:w="843" w:type="dxa"/>
            <w:hideMark/>
          </w:tcPr>
          <w:p w14:paraId="303833F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1.98</w:t>
            </w:r>
          </w:p>
        </w:tc>
        <w:tc>
          <w:tcPr>
            <w:tcW w:w="1142" w:type="dxa"/>
            <w:hideMark/>
          </w:tcPr>
          <w:p w14:paraId="772D7E7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8.72</w:t>
            </w:r>
          </w:p>
        </w:tc>
        <w:tc>
          <w:tcPr>
            <w:tcW w:w="851" w:type="dxa"/>
            <w:hideMark/>
          </w:tcPr>
          <w:p w14:paraId="275973D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5.44</w:t>
            </w:r>
          </w:p>
        </w:tc>
        <w:tc>
          <w:tcPr>
            <w:tcW w:w="1116" w:type="dxa"/>
            <w:hideMark/>
          </w:tcPr>
          <w:p w14:paraId="2DBF075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0.000410</w:t>
            </w:r>
          </w:p>
        </w:tc>
        <w:tc>
          <w:tcPr>
            <w:tcW w:w="1132" w:type="dxa"/>
            <w:hideMark/>
          </w:tcPr>
          <w:p w14:paraId="148A03A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0.042</w:t>
            </w:r>
          </w:p>
        </w:tc>
        <w:tc>
          <w:tcPr>
            <w:tcW w:w="1012" w:type="dxa"/>
            <w:hideMark/>
          </w:tcPr>
          <w:p w14:paraId="0DB9FB9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0.46</w:t>
            </w:r>
          </w:p>
        </w:tc>
        <w:tc>
          <w:tcPr>
            <w:tcW w:w="2141" w:type="dxa"/>
            <w:hideMark/>
          </w:tcPr>
          <w:p w14:paraId="219F378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7422577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Post</w:t>
            </w:r>
          </w:p>
        </w:tc>
      </w:tr>
      <w:tr w:rsidR="00520ED2" w:rsidRPr="00520ED2" w14:paraId="480344E5"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4E97E4FA"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NT5E</w:t>
            </w:r>
          </w:p>
        </w:tc>
        <w:tc>
          <w:tcPr>
            <w:tcW w:w="843" w:type="dxa"/>
            <w:hideMark/>
          </w:tcPr>
          <w:p w14:paraId="34382C8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1.89</w:t>
            </w:r>
          </w:p>
        </w:tc>
        <w:tc>
          <w:tcPr>
            <w:tcW w:w="1142" w:type="dxa"/>
            <w:hideMark/>
          </w:tcPr>
          <w:p w14:paraId="6A110B7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7.46</w:t>
            </w:r>
          </w:p>
        </w:tc>
        <w:tc>
          <w:tcPr>
            <w:tcW w:w="851" w:type="dxa"/>
            <w:hideMark/>
          </w:tcPr>
          <w:p w14:paraId="2AF2891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5.10</w:t>
            </w:r>
          </w:p>
        </w:tc>
        <w:tc>
          <w:tcPr>
            <w:tcW w:w="1116" w:type="dxa"/>
            <w:hideMark/>
          </w:tcPr>
          <w:p w14:paraId="3581E03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0.000644</w:t>
            </w:r>
          </w:p>
        </w:tc>
        <w:tc>
          <w:tcPr>
            <w:tcW w:w="1132" w:type="dxa"/>
            <w:hideMark/>
          </w:tcPr>
          <w:p w14:paraId="5282916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0.043</w:t>
            </w:r>
          </w:p>
        </w:tc>
        <w:tc>
          <w:tcPr>
            <w:tcW w:w="1012" w:type="dxa"/>
            <w:hideMark/>
          </w:tcPr>
          <w:p w14:paraId="761172A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0.03</w:t>
            </w:r>
          </w:p>
        </w:tc>
        <w:tc>
          <w:tcPr>
            <w:tcW w:w="2141" w:type="dxa"/>
            <w:hideMark/>
          </w:tcPr>
          <w:p w14:paraId="24C9435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58296B3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Post</w:t>
            </w:r>
          </w:p>
        </w:tc>
      </w:tr>
      <w:tr w:rsidR="00520ED2" w:rsidRPr="00520ED2" w14:paraId="3F4B49AA"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4076E134"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ENTPD1</w:t>
            </w:r>
          </w:p>
        </w:tc>
        <w:tc>
          <w:tcPr>
            <w:tcW w:w="843" w:type="dxa"/>
            <w:hideMark/>
          </w:tcPr>
          <w:p w14:paraId="2BAA63D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0.86</w:t>
            </w:r>
          </w:p>
        </w:tc>
        <w:tc>
          <w:tcPr>
            <w:tcW w:w="1142" w:type="dxa"/>
            <w:hideMark/>
          </w:tcPr>
          <w:p w14:paraId="42C490F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8.73</w:t>
            </w:r>
          </w:p>
        </w:tc>
        <w:tc>
          <w:tcPr>
            <w:tcW w:w="851" w:type="dxa"/>
            <w:hideMark/>
          </w:tcPr>
          <w:p w14:paraId="09FAECA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4.84</w:t>
            </w:r>
          </w:p>
        </w:tc>
        <w:tc>
          <w:tcPr>
            <w:tcW w:w="1116" w:type="dxa"/>
            <w:hideMark/>
          </w:tcPr>
          <w:p w14:paraId="7A5501E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0.000922</w:t>
            </w:r>
          </w:p>
        </w:tc>
        <w:tc>
          <w:tcPr>
            <w:tcW w:w="1132" w:type="dxa"/>
            <w:hideMark/>
          </w:tcPr>
          <w:p w14:paraId="2A37E3B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0.043</w:t>
            </w:r>
          </w:p>
        </w:tc>
        <w:tc>
          <w:tcPr>
            <w:tcW w:w="1012" w:type="dxa"/>
            <w:hideMark/>
          </w:tcPr>
          <w:p w14:paraId="3D27149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-0.31</w:t>
            </w:r>
          </w:p>
        </w:tc>
        <w:tc>
          <w:tcPr>
            <w:tcW w:w="2141" w:type="dxa"/>
            <w:hideMark/>
          </w:tcPr>
          <w:p w14:paraId="77903A7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7320759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Post</w:t>
            </w:r>
          </w:p>
        </w:tc>
      </w:tr>
      <w:tr w:rsidR="00520ED2" w:rsidRPr="00520ED2" w14:paraId="35F3E941"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4655E0B0"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LTBR</w:t>
            </w:r>
          </w:p>
        </w:tc>
        <w:tc>
          <w:tcPr>
            <w:tcW w:w="843" w:type="dxa"/>
            <w:hideMark/>
          </w:tcPr>
          <w:p w14:paraId="6799A94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1.91</w:t>
            </w:r>
          </w:p>
        </w:tc>
        <w:tc>
          <w:tcPr>
            <w:tcW w:w="1142" w:type="dxa"/>
            <w:hideMark/>
          </w:tcPr>
          <w:p w14:paraId="0D003E3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8.62</w:t>
            </w:r>
          </w:p>
        </w:tc>
        <w:tc>
          <w:tcPr>
            <w:tcW w:w="851" w:type="dxa"/>
            <w:hideMark/>
          </w:tcPr>
          <w:p w14:paraId="5D5ED47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4.57</w:t>
            </w:r>
          </w:p>
        </w:tc>
        <w:tc>
          <w:tcPr>
            <w:tcW w:w="1116" w:type="dxa"/>
            <w:hideMark/>
          </w:tcPr>
          <w:p w14:paraId="1A0A8E7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0.001336</w:t>
            </w:r>
          </w:p>
        </w:tc>
        <w:tc>
          <w:tcPr>
            <w:tcW w:w="1132" w:type="dxa"/>
            <w:hideMark/>
          </w:tcPr>
          <w:p w14:paraId="2208108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0.047</w:t>
            </w:r>
          </w:p>
        </w:tc>
        <w:tc>
          <w:tcPr>
            <w:tcW w:w="1012" w:type="dxa"/>
            <w:hideMark/>
          </w:tcPr>
          <w:p w14:paraId="2A6F8FD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-0.67</w:t>
            </w:r>
          </w:p>
        </w:tc>
        <w:tc>
          <w:tcPr>
            <w:tcW w:w="2141" w:type="dxa"/>
            <w:hideMark/>
          </w:tcPr>
          <w:p w14:paraId="342B06D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71B132B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Post</w:t>
            </w:r>
          </w:p>
        </w:tc>
      </w:tr>
      <w:tr w:rsidR="00520ED2" w:rsidRPr="00520ED2" w14:paraId="0F1C8C48"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69483ACD"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CXCL12</w:t>
            </w:r>
          </w:p>
        </w:tc>
        <w:tc>
          <w:tcPr>
            <w:tcW w:w="843" w:type="dxa"/>
            <w:hideMark/>
          </w:tcPr>
          <w:p w14:paraId="1304C2A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3.35</w:t>
            </w:r>
          </w:p>
        </w:tc>
        <w:tc>
          <w:tcPr>
            <w:tcW w:w="1142" w:type="dxa"/>
            <w:hideMark/>
          </w:tcPr>
          <w:p w14:paraId="38AC8E5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11.04</w:t>
            </w:r>
          </w:p>
        </w:tc>
        <w:tc>
          <w:tcPr>
            <w:tcW w:w="851" w:type="dxa"/>
            <w:hideMark/>
          </w:tcPr>
          <w:p w14:paraId="4EDE256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4.50</w:t>
            </w:r>
          </w:p>
        </w:tc>
        <w:tc>
          <w:tcPr>
            <w:tcW w:w="1116" w:type="dxa"/>
            <w:hideMark/>
          </w:tcPr>
          <w:p w14:paraId="3B4DD34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0.001488</w:t>
            </w:r>
          </w:p>
        </w:tc>
        <w:tc>
          <w:tcPr>
            <w:tcW w:w="1132" w:type="dxa"/>
            <w:hideMark/>
          </w:tcPr>
          <w:p w14:paraId="33AF5C7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0.047</w:t>
            </w:r>
          </w:p>
        </w:tc>
        <w:tc>
          <w:tcPr>
            <w:tcW w:w="1012" w:type="dxa"/>
            <w:hideMark/>
          </w:tcPr>
          <w:p w14:paraId="697AAC2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-0.77</w:t>
            </w:r>
          </w:p>
        </w:tc>
        <w:tc>
          <w:tcPr>
            <w:tcW w:w="2141" w:type="dxa"/>
            <w:hideMark/>
          </w:tcPr>
          <w:p w14:paraId="0FD2E9D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296126D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Post</w:t>
            </w:r>
          </w:p>
        </w:tc>
      </w:tr>
      <w:tr w:rsidR="00520ED2" w:rsidRPr="00520ED2" w14:paraId="036222F2"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553E6F23"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PDGFRB</w:t>
            </w:r>
          </w:p>
        </w:tc>
        <w:tc>
          <w:tcPr>
            <w:tcW w:w="843" w:type="dxa"/>
            <w:hideMark/>
          </w:tcPr>
          <w:p w14:paraId="573A686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2.69</w:t>
            </w:r>
          </w:p>
        </w:tc>
        <w:tc>
          <w:tcPr>
            <w:tcW w:w="1142" w:type="dxa"/>
            <w:hideMark/>
          </w:tcPr>
          <w:p w14:paraId="76C43DB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10.30</w:t>
            </w:r>
          </w:p>
        </w:tc>
        <w:tc>
          <w:tcPr>
            <w:tcW w:w="851" w:type="dxa"/>
            <w:hideMark/>
          </w:tcPr>
          <w:p w14:paraId="617F75F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4.33</w:t>
            </w:r>
          </w:p>
        </w:tc>
        <w:tc>
          <w:tcPr>
            <w:tcW w:w="1116" w:type="dxa"/>
            <w:hideMark/>
          </w:tcPr>
          <w:p w14:paraId="71DD1CE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0.001892</w:t>
            </w:r>
          </w:p>
        </w:tc>
        <w:tc>
          <w:tcPr>
            <w:tcW w:w="1132" w:type="dxa"/>
            <w:hideMark/>
          </w:tcPr>
          <w:p w14:paraId="4AABCA0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0.055</w:t>
            </w:r>
          </w:p>
        </w:tc>
        <w:tc>
          <w:tcPr>
            <w:tcW w:w="1012" w:type="dxa"/>
            <w:hideMark/>
          </w:tcPr>
          <w:p w14:paraId="3B713F7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-1.01</w:t>
            </w:r>
          </w:p>
        </w:tc>
        <w:tc>
          <w:tcPr>
            <w:tcW w:w="2141" w:type="dxa"/>
            <w:hideMark/>
          </w:tcPr>
          <w:p w14:paraId="20871E7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7AA7688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Post</w:t>
            </w:r>
          </w:p>
        </w:tc>
      </w:tr>
      <w:tr w:rsidR="00520ED2" w:rsidRPr="00520ED2" w14:paraId="424B27E0"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66E34300"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MSR1</w:t>
            </w:r>
          </w:p>
        </w:tc>
        <w:tc>
          <w:tcPr>
            <w:tcW w:w="843" w:type="dxa"/>
            <w:hideMark/>
          </w:tcPr>
          <w:p w14:paraId="378E53D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3.10</w:t>
            </w:r>
          </w:p>
        </w:tc>
        <w:tc>
          <w:tcPr>
            <w:tcW w:w="1142" w:type="dxa"/>
            <w:hideMark/>
          </w:tcPr>
          <w:p w14:paraId="6A32DD6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8.19</w:t>
            </w:r>
          </w:p>
        </w:tc>
        <w:tc>
          <w:tcPr>
            <w:tcW w:w="851" w:type="dxa"/>
            <w:hideMark/>
          </w:tcPr>
          <w:p w14:paraId="3C63CB9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4.23</w:t>
            </w:r>
          </w:p>
        </w:tc>
        <w:tc>
          <w:tcPr>
            <w:tcW w:w="1116" w:type="dxa"/>
            <w:hideMark/>
          </w:tcPr>
          <w:p w14:paraId="5B87767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0.002182</w:t>
            </w:r>
          </w:p>
        </w:tc>
        <w:tc>
          <w:tcPr>
            <w:tcW w:w="1132" w:type="dxa"/>
            <w:hideMark/>
          </w:tcPr>
          <w:p w14:paraId="76D9908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0.056</w:t>
            </w:r>
          </w:p>
        </w:tc>
        <w:tc>
          <w:tcPr>
            <w:tcW w:w="1012" w:type="dxa"/>
            <w:hideMark/>
          </w:tcPr>
          <w:p w14:paraId="138B1D5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-1.14</w:t>
            </w:r>
          </w:p>
        </w:tc>
        <w:tc>
          <w:tcPr>
            <w:tcW w:w="2141" w:type="dxa"/>
            <w:hideMark/>
          </w:tcPr>
          <w:p w14:paraId="11C7DB0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3B29811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Post</w:t>
            </w:r>
          </w:p>
        </w:tc>
      </w:tr>
      <w:tr w:rsidR="00520ED2" w:rsidRPr="00520ED2" w14:paraId="1F293A78"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58459D42"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APP</w:t>
            </w:r>
          </w:p>
        </w:tc>
        <w:tc>
          <w:tcPr>
            <w:tcW w:w="843" w:type="dxa"/>
            <w:hideMark/>
          </w:tcPr>
          <w:p w14:paraId="01AEC18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2.39</w:t>
            </w:r>
          </w:p>
        </w:tc>
        <w:tc>
          <w:tcPr>
            <w:tcW w:w="1142" w:type="dxa"/>
            <w:hideMark/>
          </w:tcPr>
          <w:p w14:paraId="2841FAC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10.26</w:t>
            </w:r>
          </w:p>
        </w:tc>
        <w:tc>
          <w:tcPr>
            <w:tcW w:w="851" w:type="dxa"/>
            <w:hideMark/>
          </w:tcPr>
          <w:p w14:paraId="063E95B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4.18</w:t>
            </w:r>
          </w:p>
        </w:tc>
        <w:tc>
          <w:tcPr>
            <w:tcW w:w="1116" w:type="dxa"/>
            <w:hideMark/>
          </w:tcPr>
          <w:p w14:paraId="2A033E4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0.002384</w:t>
            </w:r>
          </w:p>
        </w:tc>
        <w:tc>
          <w:tcPr>
            <w:tcW w:w="1132" w:type="dxa"/>
            <w:hideMark/>
          </w:tcPr>
          <w:p w14:paraId="5979736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0.058</w:t>
            </w:r>
          </w:p>
        </w:tc>
        <w:tc>
          <w:tcPr>
            <w:tcW w:w="1012" w:type="dxa"/>
            <w:hideMark/>
          </w:tcPr>
          <w:p w14:paraId="234DEE9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-1.23</w:t>
            </w:r>
          </w:p>
        </w:tc>
        <w:tc>
          <w:tcPr>
            <w:tcW w:w="2141" w:type="dxa"/>
            <w:hideMark/>
          </w:tcPr>
          <w:p w14:paraId="6FAA4C4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733DA67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Post</w:t>
            </w:r>
          </w:p>
        </w:tc>
      </w:tr>
      <w:tr w:rsidR="00520ED2" w:rsidRPr="00520ED2" w14:paraId="643181E8"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0BB4C977"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FOS</w:t>
            </w:r>
          </w:p>
        </w:tc>
        <w:tc>
          <w:tcPr>
            <w:tcW w:w="843" w:type="dxa"/>
            <w:hideMark/>
          </w:tcPr>
          <w:p w14:paraId="31A192B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3.43</w:t>
            </w:r>
          </w:p>
        </w:tc>
        <w:tc>
          <w:tcPr>
            <w:tcW w:w="1142" w:type="dxa"/>
            <w:hideMark/>
          </w:tcPr>
          <w:p w14:paraId="1E86C1C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8.37</w:t>
            </w:r>
          </w:p>
        </w:tc>
        <w:tc>
          <w:tcPr>
            <w:tcW w:w="851" w:type="dxa"/>
            <w:hideMark/>
          </w:tcPr>
          <w:p w14:paraId="32C427A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4.05</w:t>
            </w:r>
          </w:p>
        </w:tc>
        <w:tc>
          <w:tcPr>
            <w:tcW w:w="1116" w:type="dxa"/>
            <w:hideMark/>
          </w:tcPr>
          <w:p w14:paraId="2A3265B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0.002879</w:t>
            </w:r>
          </w:p>
        </w:tc>
        <w:tc>
          <w:tcPr>
            <w:tcW w:w="1132" w:type="dxa"/>
            <w:hideMark/>
          </w:tcPr>
          <w:p w14:paraId="6A75303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0.065</w:t>
            </w:r>
          </w:p>
        </w:tc>
        <w:tc>
          <w:tcPr>
            <w:tcW w:w="1012" w:type="dxa"/>
            <w:hideMark/>
          </w:tcPr>
          <w:p w14:paraId="2CC6944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-1.41</w:t>
            </w:r>
          </w:p>
        </w:tc>
        <w:tc>
          <w:tcPr>
            <w:tcW w:w="2141" w:type="dxa"/>
            <w:hideMark/>
          </w:tcPr>
          <w:p w14:paraId="4385EA1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0372BFB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Post</w:t>
            </w:r>
          </w:p>
        </w:tc>
      </w:tr>
      <w:tr w:rsidR="00520ED2" w:rsidRPr="00520ED2" w14:paraId="15AE1736"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5A51847C"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LRP1</w:t>
            </w:r>
          </w:p>
        </w:tc>
        <w:tc>
          <w:tcPr>
            <w:tcW w:w="843" w:type="dxa"/>
            <w:hideMark/>
          </w:tcPr>
          <w:p w14:paraId="045475C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2.10</w:t>
            </w:r>
          </w:p>
        </w:tc>
        <w:tc>
          <w:tcPr>
            <w:tcW w:w="1142" w:type="dxa"/>
            <w:hideMark/>
          </w:tcPr>
          <w:p w14:paraId="3736CF8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10.11</w:t>
            </w:r>
          </w:p>
        </w:tc>
        <w:tc>
          <w:tcPr>
            <w:tcW w:w="851" w:type="dxa"/>
            <w:hideMark/>
          </w:tcPr>
          <w:p w14:paraId="4CC5048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3.88</w:t>
            </w:r>
          </w:p>
        </w:tc>
        <w:tc>
          <w:tcPr>
            <w:tcW w:w="1116" w:type="dxa"/>
            <w:hideMark/>
          </w:tcPr>
          <w:p w14:paraId="3D4C752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0.003739</w:t>
            </w:r>
          </w:p>
        </w:tc>
        <w:tc>
          <w:tcPr>
            <w:tcW w:w="1132" w:type="dxa"/>
            <w:hideMark/>
          </w:tcPr>
          <w:p w14:paraId="3936600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0.076</w:t>
            </w:r>
          </w:p>
        </w:tc>
        <w:tc>
          <w:tcPr>
            <w:tcW w:w="1012" w:type="dxa"/>
            <w:hideMark/>
          </w:tcPr>
          <w:p w14:paraId="760E119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-1.67</w:t>
            </w:r>
          </w:p>
        </w:tc>
        <w:tc>
          <w:tcPr>
            <w:tcW w:w="2141" w:type="dxa"/>
            <w:hideMark/>
          </w:tcPr>
          <w:p w14:paraId="6F4E8FB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33EC921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Post</w:t>
            </w:r>
          </w:p>
        </w:tc>
      </w:tr>
      <w:tr w:rsidR="00520ED2" w:rsidRPr="00520ED2" w14:paraId="79DADFAC"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52BD40B1"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FCGR2A</w:t>
            </w:r>
          </w:p>
        </w:tc>
        <w:tc>
          <w:tcPr>
            <w:tcW w:w="843" w:type="dxa"/>
            <w:hideMark/>
          </w:tcPr>
          <w:p w14:paraId="4167AA7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2.45</w:t>
            </w:r>
          </w:p>
        </w:tc>
        <w:tc>
          <w:tcPr>
            <w:tcW w:w="1142" w:type="dxa"/>
            <w:hideMark/>
          </w:tcPr>
          <w:p w14:paraId="410404E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9.97</w:t>
            </w:r>
          </w:p>
        </w:tc>
        <w:tc>
          <w:tcPr>
            <w:tcW w:w="851" w:type="dxa"/>
            <w:hideMark/>
          </w:tcPr>
          <w:p w14:paraId="523CF20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3.83</w:t>
            </w:r>
          </w:p>
        </w:tc>
        <w:tc>
          <w:tcPr>
            <w:tcW w:w="1116" w:type="dxa"/>
            <w:hideMark/>
          </w:tcPr>
          <w:p w14:paraId="071EB84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0.004015</w:t>
            </w:r>
          </w:p>
        </w:tc>
        <w:tc>
          <w:tcPr>
            <w:tcW w:w="1132" w:type="dxa"/>
            <w:hideMark/>
          </w:tcPr>
          <w:p w14:paraId="4090A10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0.076</w:t>
            </w:r>
          </w:p>
        </w:tc>
        <w:tc>
          <w:tcPr>
            <w:tcW w:w="1012" w:type="dxa"/>
            <w:hideMark/>
          </w:tcPr>
          <w:p w14:paraId="077DB76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-1.74</w:t>
            </w:r>
          </w:p>
        </w:tc>
        <w:tc>
          <w:tcPr>
            <w:tcW w:w="2141" w:type="dxa"/>
            <w:hideMark/>
          </w:tcPr>
          <w:p w14:paraId="7E4EA3B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29ECBB5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Post</w:t>
            </w:r>
          </w:p>
        </w:tc>
      </w:tr>
      <w:tr w:rsidR="00520ED2" w:rsidRPr="00520ED2" w14:paraId="351E3D1B"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5CC3D41A"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ANXA1</w:t>
            </w:r>
          </w:p>
        </w:tc>
        <w:tc>
          <w:tcPr>
            <w:tcW w:w="843" w:type="dxa"/>
            <w:hideMark/>
          </w:tcPr>
          <w:p w14:paraId="5FACC4C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2.10</w:t>
            </w:r>
          </w:p>
        </w:tc>
        <w:tc>
          <w:tcPr>
            <w:tcW w:w="1142" w:type="dxa"/>
            <w:hideMark/>
          </w:tcPr>
          <w:p w14:paraId="0206169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10.93</w:t>
            </w:r>
          </w:p>
        </w:tc>
        <w:tc>
          <w:tcPr>
            <w:tcW w:w="851" w:type="dxa"/>
            <w:hideMark/>
          </w:tcPr>
          <w:p w14:paraId="3E9E0C0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3.83</w:t>
            </w:r>
          </w:p>
        </w:tc>
        <w:tc>
          <w:tcPr>
            <w:tcW w:w="1116" w:type="dxa"/>
            <w:hideMark/>
          </w:tcPr>
          <w:p w14:paraId="503F581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0.004031</w:t>
            </w:r>
          </w:p>
        </w:tc>
        <w:tc>
          <w:tcPr>
            <w:tcW w:w="1132" w:type="dxa"/>
            <w:hideMark/>
          </w:tcPr>
          <w:p w14:paraId="292306A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0.076</w:t>
            </w:r>
          </w:p>
        </w:tc>
        <w:tc>
          <w:tcPr>
            <w:tcW w:w="1012" w:type="dxa"/>
            <w:hideMark/>
          </w:tcPr>
          <w:p w14:paraId="3FC40E0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-1.74</w:t>
            </w:r>
          </w:p>
        </w:tc>
        <w:tc>
          <w:tcPr>
            <w:tcW w:w="2141" w:type="dxa"/>
            <w:hideMark/>
          </w:tcPr>
          <w:p w14:paraId="2A9D6A1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73FC679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Post</w:t>
            </w:r>
          </w:p>
        </w:tc>
      </w:tr>
      <w:tr w:rsidR="00520ED2" w:rsidRPr="00520ED2" w14:paraId="7B17740A"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641B1264"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MAPK3</w:t>
            </w:r>
          </w:p>
        </w:tc>
        <w:tc>
          <w:tcPr>
            <w:tcW w:w="843" w:type="dxa"/>
            <w:hideMark/>
          </w:tcPr>
          <w:p w14:paraId="7D9D818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0.95</w:t>
            </w:r>
          </w:p>
        </w:tc>
        <w:tc>
          <w:tcPr>
            <w:tcW w:w="1142" w:type="dxa"/>
            <w:hideMark/>
          </w:tcPr>
          <w:p w14:paraId="1E7E49B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9.41</w:t>
            </w:r>
          </w:p>
        </w:tc>
        <w:tc>
          <w:tcPr>
            <w:tcW w:w="851" w:type="dxa"/>
            <w:hideMark/>
          </w:tcPr>
          <w:p w14:paraId="6DDFDF0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3.82</w:t>
            </w:r>
          </w:p>
        </w:tc>
        <w:tc>
          <w:tcPr>
            <w:tcW w:w="1116" w:type="dxa"/>
            <w:hideMark/>
          </w:tcPr>
          <w:p w14:paraId="407CFE8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0.004068</w:t>
            </w:r>
          </w:p>
        </w:tc>
        <w:tc>
          <w:tcPr>
            <w:tcW w:w="1132" w:type="dxa"/>
            <w:hideMark/>
          </w:tcPr>
          <w:p w14:paraId="163DE80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0.076</w:t>
            </w:r>
          </w:p>
        </w:tc>
        <w:tc>
          <w:tcPr>
            <w:tcW w:w="1012" w:type="dxa"/>
            <w:hideMark/>
          </w:tcPr>
          <w:p w14:paraId="5FFBEE1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-1.75</w:t>
            </w:r>
          </w:p>
        </w:tc>
        <w:tc>
          <w:tcPr>
            <w:tcW w:w="2141" w:type="dxa"/>
            <w:hideMark/>
          </w:tcPr>
          <w:p w14:paraId="7A44D00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3CED6A6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Post</w:t>
            </w:r>
          </w:p>
        </w:tc>
      </w:tr>
      <w:tr w:rsidR="00520ED2" w:rsidRPr="00520ED2" w14:paraId="348C95B2"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4DCB8B2F"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LAMP2</w:t>
            </w:r>
          </w:p>
        </w:tc>
        <w:tc>
          <w:tcPr>
            <w:tcW w:w="843" w:type="dxa"/>
            <w:hideMark/>
          </w:tcPr>
          <w:p w14:paraId="14A7651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1.29</w:t>
            </w:r>
          </w:p>
        </w:tc>
        <w:tc>
          <w:tcPr>
            <w:tcW w:w="1142" w:type="dxa"/>
            <w:hideMark/>
          </w:tcPr>
          <w:p w14:paraId="74DED79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10.19</w:t>
            </w:r>
          </w:p>
        </w:tc>
        <w:tc>
          <w:tcPr>
            <w:tcW w:w="851" w:type="dxa"/>
            <w:hideMark/>
          </w:tcPr>
          <w:p w14:paraId="24025FD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3.75</w:t>
            </w:r>
          </w:p>
        </w:tc>
        <w:tc>
          <w:tcPr>
            <w:tcW w:w="1116" w:type="dxa"/>
            <w:hideMark/>
          </w:tcPr>
          <w:p w14:paraId="0A24027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0.004541</w:t>
            </w:r>
          </w:p>
        </w:tc>
        <w:tc>
          <w:tcPr>
            <w:tcW w:w="1132" w:type="dxa"/>
            <w:hideMark/>
          </w:tcPr>
          <w:p w14:paraId="22805C8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0.082</w:t>
            </w:r>
          </w:p>
        </w:tc>
        <w:tc>
          <w:tcPr>
            <w:tcW w:w="1012" w:type="dxa"/>
            <w:hideMark/>
          </w:tcPr>
          <w:p w14:paraId="3169E50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-1.86</w:t>
            </w:r>
          </w:p>
        </w:tc>
        <w:tc>
          <w:tcPr>
            <w:tcW w:w="2141" w:type="dxa"/>
            <w:hideMark/>
          </w:tcPr>
          <w:p w14:paraId="5A1C3BB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082CAA4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Post</w:t>
            </w:r>
          </w:p>
        </w:tc>
      </w:tr>
      <w:tr w:rsidR="00520ED2" w:rsidRPr="00520ED2" w14:paraId="4F548033"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1057A0D6"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TNFRSF1A</w:t>
            </w:r>
          </w:p>
        </w:tc>
        <w:tc>
          <w:tcPr>
            <w:tcW w:w="843" w:type="dxa"/>
            <w:hideMark/>
          </w:tcPr>
          <w:p w14:paraId="0CC1FD0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1.46</w:t>
            </w:r>
          </w:p>
        </w:tc>
        <w:tc>
          <w:tcPr>
            <w:tcW w:w="1142" w:type="dxa"/>
            <w:hideMark/>
          </w:tcPr>
          <w:p w14:paraId="09157DE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9.90</w:t>
            </w:r>
          </w:p>
        </w:tc>
        <w:tc>
          <w:tcPr>
            <w:tcW w:w="851" w:type="dxa"/>
            <w:hideMark/>
          </w:tcPr>
          <w:p w14:paraId="188B671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3.72</w:t>
            </w:r>
          </w:p>
        </w:tc>
        <w:tc>
          <w:tcPr>
            <w:tcW w:w="1116" w:type="dxa"/>
            <w:hideMark/>
          </w:tcPr>
          <w:p w14:paraId="36FE162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0.004746</w:t>
            </w:r>
          </w:p>
        </w:tc>
        <w:tc>
          <w:tcPr>
            <w:tcW w:w="1132" w:type="dxa"/>
            <w:hideMark/>
          </w:tcPr>
          <w:p w14:paraId="4CA580C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0.084</w:t>
            </w:r>
          </w:p>
        </w:tc>
        <w:tc>
          <w:tcPr>
            <w:tcW w:w="1012" w:type="dxa"/>
            <w:hideMark/>
          </w:tcPr>
          <w:p w14:paraId="0449661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-1.90</w:t>
            </w:r>
          </w:p>
        </w:tc>
        <w:tc>
          <w:tcPr>
            <w:tcW w:w="2141" w:type="dxa"/>
            <w:hideMark/>
          </w:tcPr>
          <w:p w14:paraId="0D0D108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4940A05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Post</w:t>
            </w:r>
          </w:p>
        </w:tc>
      </w:tr>
      <w:tr w:rsidR="00520ED2" w:rsidRPr="00520ED2" w14:paraId="75280DF8"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77C706C1"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COL3A1</w:t>
            </w:r>
          </w:p>
        </w:tc>
        <w:tc>
          <w:tcPr>
            <w:tcW w:w="843" w:type="dxa"/>
            <w:hideMark/>
          </w:tcPr>
          <w:p w14:paraId="295B1F5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2.78</w:t>
            </w:r>
          </w:p>
        </w:tc>
        <w:tc>
          <w:tcPr>
            <w:tcW w:w="1142" w:type="dxa"/>
            <w:hideMark/>
          </w:tcPr>
          <w:p w14:paraId="27CDFE9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13.38</w:t>
            </w:r>
          </w:p>
        </w:tc>
        <w:tc>
          <w:tcPr>
            <w:tcW w:w="851" w:type="dxa"/>
            <w:hideMark/>
          </w:tcPr>
          <w:p w14:paraId="24AC79E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3.71</w:t>
            </w:r>
          </w:p>
        </w:tc>
        <w:tc>
          <w:tcPr>
            <w:tcW w:w="1116" w:type="dxa"/>
            <w:hideMark/>
          </w:tcPr>
          <w:p w14:paraId="07CCD88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0.004850</w:t>
            </w:r>
          </w:p>
        </w:tc>
        <w:tc>
          <w:tcPr>
            <w:tcW w:w="1132" w:type="dxa"/>
            <w:hideMark/>
          </w:tcPr>
          <w:p w14:paraId="589C5FF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0.084</w:t>
            </w:r>
          </w:p>
        </w:tc>
        <w:tc>
          <w:tcPr>
            <w:tcW w:w="1012" w:type="dxa"/>
            <w:hideMark/>
          </w:tcPr>
          <w:p w14:paraId="0219FF7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-1.92</w:t>
            </w:r>
          </w:p>
        </w:tc>
        <w:tc>
          <w:tcPr>
            <w:tcW w:w="2141" w:type="dxa"/>
            <w:hideMark/>
          </w:tcPr>
          <w:p w14:paraId="184C173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3A233EA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Post</w:t>
            </w:r>
          </w:p>
        </w:tc>
      </w:tr>
      <w:tr w:rsidR="00520ED2" w:rsidRPr="00520ED2" w14:paraId="5D03A6B5"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1CACD9DC"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THBS1</w:t>
            </w:r>
          </w:p>
        </w:tc>
        <w:tc>
          <w:tcPr>
            <w:tcW w:w="843" w:type="dxa"/>
            <w:hideMark/>
          </w:tcPr>
          <w:p w14:paraId="2E2E7CA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2.20</w:t>
            </w:r>
          </w:p>
        </w:tc>
        <w:tc>
          <w:tcPr>
            <w:tcW w:w="1142" w:type="dxa"/>
            <w:hideMark/>
          </w:tcPr>
          <w:p w14:paraId="4870E13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9.76</w:t>
            </w:r>
          </w:p>
        </w:tc>
        <w:tc>
          <w:tcPr>
            <w:tcW w:w="851" w:type="dxa"/>
            <w:hideMark/>
          </w:tcPr>
          <w:p w14:paraId="2D7BFC6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3.54</w:t>
            </w:r>
          </w:p>
        </w:tc>
        <w:tc>
          <w:tcPr>
            <w:tcW w:w="1116" w:type="dxa"/>
            <w:hideMark/>
          </w:tcPr>
          <w:p w14:paraId="088FC37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0.006321</w:t>
            </w:r>
          </w:p>
        </w:tc>
        <w:tc>
          <w:tcPr>
            <w:tcW w:w="1132" w:type="dxa"/>
            <w:hideMark/>
          </w:tcPr>
          <w:p w14:paraId="0E4A1B8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0.094</w:t>
            </w:r>
          </w:p>
        </w:tc>
        <w:tc>
          <w:tcPr>
            <w:tcW w:w="1012" w:type="dxa"/>
            <w:hideMark/>
          </w:tcPr>
          <w:p w14:paraId="4C0EAA1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-2.18</w:t>
            </w:r>
          </w:p>
        </w:tc>
        <w:tc>
          <w:tcPr>
            <w:tcW w:w="2141" w:type="dxa"/>
            <w:hideMark/>
          </w:tcPr>
          <w:p w14:paraId="5D50699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70F0B2A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Post</w:t>
            </w:r>
          </w:p>
        </w:tc>
      </w:tr>
      <w:tr w:rsidR="00520ED2" w:rsidRPr="00520ED2" w14:paraId="7D7BEB21"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701F645D"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PECAM1</w:t>
            </w:r>
          </w:p>
        </w:tc>
        <w:tc>
          <w:tcPr>
            <w:tcW w:w="843" w:type="dxa"/>
            <w:hideMark/>
          </w:tcPr>
          <w:p w14:paraId="7F5A323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1.96</w:t>
            </w:r>
          </w:p>
        </w:tc>
        <w:tc>
          <w:tcPr>
            <w:tcW w:w="1142" w:type="dxa"/>
            <w:hideMark/>
          </w:tcPr>
          <w:p w14:paraId="4245D16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10.75</w:t>
            </w:r>
          </w:p>
        </w:tc>
        <w:tc>
          <w:tcPr>
            <w:tcW w:w="851" w:type="dxa"/>
            <w:hideMark/>
          </w:tcPr>
          <w:p w14:paraId="0B7E6F4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3.53</w:t>
            </w:r>
          </w:p>
        </w:tc>
        <w:tc>
          <w:tcPr>
            <w:tcW w:w="1116" w:type="dxa"/>
            <w:hideMark/>
          </w:tcPr>
          <w:p w14:paraId="0C7EAB2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0.006360</w:t>
            </w:r>
          </w:p>
        </w:tc>
        <w:tc>
          <w:tcPr>
            <w:tcW w:w="1132" w:type="dxa"/>
            <w:hideMark/>
          </w:tcPr>
          <w:p w14:paraId="7278431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0.094</w:t>
            </w:r>
          </w:p>
        </w:tc>
        <w:tc>
          <w:tcPr>
            <w:tcW w:w="1012" w:type="dxa"/>
            <w:hideMark/>
          </w:tcPr>
          <w:p w14:paraId="0AB2C05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-2.18</w:t>
            </w:r>
          </w:p>
        </w:tc>
        <w:tc>
          <w:tcPr>
            <w:tcW w:w="2141" w:type="dxa"/>
            <w:hideMark/>
          </w:tcPr>
          <w:p w14:paraId="6BDF809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78555A7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Post</w:t>
            </w:r>
          </w:p>
        </w:tc>
      </w:tr>
      <w:tr w:rsidR="00520ED2" w:rsidRPr="00520ED2" w14:paraId="0DF47D36"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15F84CD9"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C4B</w:t>
            </w:r>
          </w:p>
        </w:tc>
        <w:tc>
          <w:tcPr>
            <w:tcW w:w="843" w:type="dxa"/>
            <w:hideMark/>
          </w:tcPr>
          <w:p w14:paraId="71A8DE0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1.82</w:t>
            </w:r>
          </w:p>
        </w:tc>
        <w:tc>
          <w:tcPr>
            <w:tcW w:w="1142" w:type="dxa"/>
            <w:hideMark/>
          </w:tcPr>
          <w:p w14:paraId="765B5B8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9.57</w:t>
            </w:r>
          </w:p>
        </w:tc>
        <w:tc>
          <w:tcPr>
            <w:tcW w:w="851" w:type="dxa"/>
            <w:hideMark/>
          </w:tcPr>
          <w:p w14:paraId="29D457B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3.51</w:t>
            </w:r>
          </w:p>
        </w:tc>
        <w:tc>
          <w:tcPr>
            <w:tcW w:w="1116" w:type="dxa"/>
            <w:hideMark/>
          </w:tcPr>
          <w:p w14:paraId="5234D39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0.006652</w:t>
            </w:r>
          </w:p>
        </w:tc>
        <w:tc>
          <w:tcPr>
            <w:tcW w:w="1132" w:type="dxa"/>
            <w:hideMark/>
          </w:tcPr>
          <w:p w14:paraId="4FA5AA0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0.096</w:t>
            </w:r>
          </w:p>
        </w:tc>
        <w:tc>
          <w:tcPr>
            <w:tcW w:w="1012" w:type="dxa"/>
            <w:hideMark/>
          </w:tcPr>
          <w:p w14:paraId="2178E9D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-2.23</w:t>
            </w:r>
          </w:p>
        </w:tc>
        <w:tc>
          <w:tcPr>
            <w:tcW w:w="2141" w:type="dxa"/>
            <w:hideMark/>
          </w:tcPr>
          <w:p w14:paraId="3964A04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6464E6B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Post</w:t>
            </w:r>
          </w:p>
        </w:tc>
      </w:tr>
      <w:tr w:rsidR="00520ED2" w:rsidRPr="00520ED2" w14:paraId="64E1A8A2"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77743BF5"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CD59</w:t>
            </w:r>
          </w:p>
        </w:tc>
        <w:tc>
          <w:tcPr>
            <w:tcW w:w="843" w:type="dxa"/>
            <w:hideMark/>
          </w:tcPr>
          <w:p w14:paraId="412D20D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1.56</w:t>
            </w:r>
          </w:p>
        </w:tc>
        <w:tc>
          <w:tcPr>
            <w:tcW w:w="1142" w:type="dxa"/>
            <w:hideMark/>
          </w:tcPr>
          <w:p w14:paraId="7B509A4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11.42</w:t>
            </w:r>
          </w:p>
        </w:tc>
        <w:tc>
          <w:tcPr>
            <w:tcW w:w="851" w:type="dxa"/>
            <w:hideMark/>
          </w:tcPr>
          <w:p w14:paraId="5E3CC53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3.43</w:t>
            </w:r>
          </w:p>
        </w:tc>
        <w:tc>
          <w:tcPr>
            <w:tcW w:w="1116" w:type="dxa"/>
            <w:hideMark/>
          </w:tcPr>
          <w:p w14:paraId="5C673E1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0.007451</w:t>
            </w:r>
          </w:p>
        </w:tc>
        <w:tc>
          <w:tcPr>
            <w:tcW w:w="1132" w:type="dxa"/>
            <w:hideMark/>
          </w:tcPr>
          <w:p w14:paraId="7FC5505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0.100</w:t>
            </w:r>
          </w:p>
        </w:tc>
        <w:tc>
          <w:tcPr>
            <w:tcW w:w="1012" w:type="dxa"/>
            <w:hideMark/>
          </w:tcPr>
          <w:p w14:paraId="4FA819F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-2.34</w:t>
            </w:r>
          </w:p>
        </w:tc>
        <w:tc>
          <w:tcPr>
            <w:tcW w:w="2141" w:type="dxa"/>
            <w:hideMark/>
          </w:tcPr>
          <w:p w14:paraId="24DF570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271B7EF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Post</w:t>
            </w:r>
          </w:p>
        </w:tc>
      </w:tr>
      <w:tr w:rsidR="00520ED2" w:rsidRPr="00520ED2" w14:paraId="452001CB"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400F3AD3"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TXNIP</w:t>
            </w:r>
          </w:p>
        </w:tc>
        <w:tc>
          <w:tcPr>
            <w:tcW w:w="843" w:type="dxa"/>
            <w:hideMark/>
          </w:tcPr>
          <w:p w14:paraId="235080A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1.58</w:t>
            </w:r>
          </w:p>
        </w:tc>
        <w:tc>
          <w:tcPr>
            <w:tcW w:w="1142" w:type="dxa"/>
            <w:hideMark/>
          </w:tcPr>
          <w:p w14:paraId="6265466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12.28</w:t>
            </w:r>
          </w:p>
        </w:tc>
        <w:tc>
          <w:tcPr>
            <w:tcW w:w="851" w:type="dxa"/>
            <w:hideMark/>
          </w:tcPr>
          <w:p w14:paraId="624A202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3.41</w:t>
            </w:r>
          </w:p>
        </w:tc>
        <w:tc>
          <w:tcPr>
            <w:tcW w:w="1116" w:type="dxa"/>
            <w:hideMark/>
          </w:tcPr>
          <w:p w14:paraId="50BF557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0.007735</w:t>
            </w:r>
          </w:p>
        </w:tc>
        <w:tc>
          <w:tcPr>
            <w:tcW w:w="1132" w:type="dxa"/>
            <w:hideMark/>
          </w:tcPr>
          <w:p w14:paraId="573FDC3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0.100</w:t>
            </w:r>
          </w:p>
        </w:tc>
        <w:tc>
          <w:tcPr>
            <w:tcW w:w="1012" w:type="dxa"/>
            <w:hideMark/>
          </w:tcPr>
          <w:p w14:paraId="47F076E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-2.37</w:t>
            </w:r>
          </w:p>
        </w:tc>
        <w:tc>
          <w:tcPr>
            <w:tcW w:w="2141" w:type="dxa"/>
            <w:hideMark/>
          </w:tcPr>
          <w:p w14:paraId="1E42EED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08D0963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Post</w:t>
            </w:r>
          </w:p>
        </w:tc>
      </w:tr>
      <w:tr w:rsidR="00520ED2" w:rsidRPr="00520ED2" w14:paraId="1FB9B67C"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77F19099"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C7</w:t>
            </w:r>
          </w:p>
        </w:tc>
        <w:tc>
          <w:tcPr>
            <w:tcW w:w="843" w:type="dxa"/>
            <w:hideMark/>
          </w:tcPr>
          <w:p w14:paraId="0945453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4.28</w:t>
            </w:r>
          </w:p>
        </w:tc>
        <w:tc>
          <w:tcPr>
            <w:tcW w:w="1142" w:type="dxa"/>
            <w:hideMark/>
          </w:tcPr>
          <w:p w14:paraId="417CAD0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8.29</w:t>
            </w:r>
          </w:p>
        </w:tc>
        <w:tc>
          <w:tcPr>
            <w:tcW w:w="851" w:type="dxa"/>
            <w:hideMark/>
          </w:tcPr>
          <w:p w14:paraId="6707279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3.40</w:t>
            </w:r>
          </w:p>
        </w:tc>
        <w:tc>
          <w:tcPr>
            <w:tcW w:w="1116" w:type="dxa"/>
            <w:hideMark/>
          </w:tcPr>
          <w:p w14:paraId="1887506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0.007840</w:t>
            </w:r>
          </w:p>
        </w:tc>
        <w:tc>
          <w:tcPr>
            <w:tcW w:w="1132" w:type="dxa"/>
            <w:hideMark/>
          </w:tcPr>
          <w:p w14:paraId="1A2388B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0.100</w:t>
            </w:r>
          </w:p>
        </w:tc>
        <w:tc>
          <w:tcPr>
            <w:tcW w:w="1012" w:type="dxa"/>
            <w:hideMark/>
          </w:tcPr>
          <w:p w14:paraId="6041529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-2.39</w:t>
            </w:r>
          </w:p>
        </w:tc>
        <w:tc>
          <w:tcPr>
            <w:tcW w:w="2141" w:type="dxa"/>
            <w:hideMark/>
          </w:tcPr>
          <w:p w14:paraId="0D68A59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02A56FA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Post</w:t>
            </w:r>
          </w:p>
        </w:tc>
      </w:tr>
      <w:tr w:rsidR="00520ED2" w:rsidRPr="00520ED2" w14:paraId="3F1E8295"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329A71D7"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CD63</w:t>
            </w:r>
          </w:p>
        </w:tc>
        <w:tc>
          <w:tcPr>
            <w:tcW w:w="843" w:type="dxa"/>
            <w:hideMark/>
          </w:tcPr>
          <w:p w14:paraId="6A0E17D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1.86</w:t>
            </w:r>
          </w:p>
        </w:tc>
        <w:tc>
          <w:tcPr>
            <w:tcW w:w="1142" w:type="dxa"/>
            <w:hideMark/>
          </w:tcPr>
          <w:p w14:paraId="39B4E7D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13.03</w:t>
            </w:r>
          </w:p>
        </w:tc>
        <w:tc>
          <w:tcPr>
            <w:tcW w:w="851" w:type="dxa"/>
            <w:hideMark/>
          </w:tcPr>
          <w:p w14:paraId="6C30374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3.35</w:t>
            </w:r>
          </w:p>
        </w:tc>
        <w:tc>
          <w:tcPr>
            <w:tcW w:w="1116" w:type="dxa"/>
            <w:hideMark/>
          </w:tcPr>
          <w:p w14:paraId="10C5231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0.008442</w:t>
            </w:r>
          </w:p>
        </w:tc>
        <w:tc>
          <w:tcPr>
            <w:tcW w:w="1132" w:type="dxa"/>
            <w:hideMark/>
          </w:tcPr>
          <w:p w14:paraId="75DF044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0.100</w:t>
            </w:r>
          </w:p>
        </w:tc>
        <w:tc>
          <w:tcPr>
            <w:tcW w:w="1012" w:type="dxa"/>
            <w:hideMark/>
          </w:tcPr>
          <w:p w14:paraId="07B45EC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-2.46</w:t>
            </w:r>
          </w:p>
        </w:tc>
        <w:tc>
          <w:tcPr>
            <w:tcW w:w="2141" w:type="dxa"/>
            <w:hideMark/>
          </w:tcPr>
          <w:p w14:paraId="4C2089C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1751FB3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Post</w:t>
            </w:r>
          </w:p>
        </w:tc>
      </w:tr>
      <w:tr w:rsidR="00520ED2" w:rsidRPr="00520ED2" w14:paraId="581ADBC6"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10846AAB"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lastRenderedPageBreak/>
              <w:t>ENG</w:t>
            </w:r>
          </w:p>
        </w:tc>
        <w:tc>
          <w:tcPr>
            <w:tcW w:w="843" w:type="dxa"/>
            <w:hideMark/>
          </w:tcPr>
          <w:p w14:paraId="42FCE21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1.83</w:t>
            </w:r>
          </w:p>
        </w:tc>
        <w:tc>
          <w:tcPr>
            <w:tcW w:w="1142" w:type="dxa"/>
            <w:hideMark/>
          </w:tcPr>
          <w:p w14:paraId="7A7B2AA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9.59</w:t>
            </w:r>
          </w:p>
        </w:tc>
        <w:tc>
          <w:tcPr>
            <w:tcW w:w="851" w:type="dxa"/>
            <w:hideMark/>
          </w:tcPr>
          <w:p w14:paraId="62204AB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3.32</w:t>
            </w:r>
          </w:p>
        </w:tc>
        <w:tc>
          <w:tcPr>
            <w:tcW w:w="1116" w:type="dxa"/>
            <w:hideMark/>
          </w:tcPr>
          <w:p w14:paraId="0BE0417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0.008921</w:t>
            </w:r>
          </w:p>
        </w:tc>
        <w:tc>
          <w:tcPr>
            <w:tcW w:w="1132" w:type="dxa"/>
            <w:hideMark/>
          </w:tcPr>
          <w:p w14:paraId="353BBE3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0.100</w:t>
            </w:r>
          </w:p>
        </w:tc>
        <w:tc>
          <w:tcPr>
            <w:tcW w:w="1012" w:type="dxa"/>
            <w:hideMark/>
          </w:tcPr>
          <w:p w14:paraId="4FFDB50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-2.51</w:t>
            </w:r>
          </w:p>
        </w:tc>
        <w:tc>
          <w:tcPr>
            <w:tcW w:w="2141" w:type="dxa"/>
            <w:hideMark/>
          </w:tcPr>
          <w:p w14:paraId="2351B81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111119E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Post</w:t>
            </w:r>
          </w:p>
        </w:tc>
      </w:tr>
      <w:tr w:rsidR="00520ED2" w:rsidRPr="00520ED2" w14:paraId="52F813E4"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196E319E"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NRP1</w:t>
            </w:r>
          </w:p>
        </w:tc>
        <w:tc>
          <w:tcPr>
            <w:tcW w:w="843" w:type="dxa"/>
            <w:hideMark/>
          </w:tcPr>
          <w:p w14:paraId="3372497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3.82</w:t>
            </w:r>
          </w:p>
        </w:tc>
        <w:tc>
          <w:tcPr>
            <w:tcW w:w="1142" w:type="dxa"/>
            <w:hideMark/>
          </w:tcPr>
          <w:p w14:paraId="42788C7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9.36</w:t>
            </w:r>
          </w:p>
        </w:tc>
        <w:tc>
          <w:tcPr>
            <w:tcW w:w="851" w:type="dxa"/>
            <w:hideMark/>
          </w:tcPr>
          <w:p w14:paraId="25B1298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3.31</w:t>
            </w:r>
          </w:p>
        </w:tc>
        <w:tc>
          <w:tcPr>
            <w:tcW w:w="1116" w:type="dxa"/>
            <w:hideMark/>
          </w:tcPr>
          <w:p w14:paraId="18926B9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0.009061</w:t>
            </w:r>
          </w:p>
        </w:tc>
        <w:tc>
          <w:tcPr>
            <w:tcW w:w="1132" w:type="dxa"/>
            <w:hideMark/>
          </w:tcPr>
          <w:p w14:paraId="44367A5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0.100</w:t>
            </w:r>
          </w:p>
        </w:tc>
        <w:tc>
          <w:tcPr>
            <w:tcW w:w="1012" w:type="dxa"/>
            <w:hideMark/>
          </w:tcPr>
          <w:p w14:paraId="79011AF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-2.53</w:t>
            </w:r>
          </w:p>
        </w:tc>
        <w:tc>
          <w:tcPr>
            <w:tcW w:w="2141" w:type="dxa"/>
            <w:hideMark/>
          </w:tcPr>
          <w:p w14:paraId="04FEA49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37FBD3C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Post</w:t>
            </w:r>
          </w:p>
        </w:tc>
      </w:tr>
      <w:tr w:rsidR="00520ED2" w:rsidRPr="00520ED2" w14:paraId="1C21FCDD"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121FFE2D"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CFI</w:t>
            </w:r>
          </w:p>
        </w:tc>
        <w:tc>
          <w:tcPr>
            <w:tcW w:w="843" w:type="dxa"/>
            <w:hideMark/>
          </w:tcPr>
          <w:p w14:paraId="7066D0D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2.86</w:t>
            </w:r>
          </w:p>
        </w:tc>
        <w:tc>
          <w:tcPr>
            <w:tcW w:w="1142" w:type="dxa"/>
            <w:hideMark/>
          </w:tcPr>
          <w:p w14:paraId="3367002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6.40</w:t>
            </w:r>
          </w:p>
        </w:tc>
        <w:tc>
          <w:tcPr>
            <w:tcW w:w="851" w:type="dxa"/>
            <w:hideMark/>
          </w:tcPr>
          <w:p w14:paraId="117CD00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3.31</w:t>
            </w:r>
          </w:p>
        </w:tc>
        <w:tc>
          <w:tcPr>
            <w:tcW w:w="1116" w:type="dxa"/>
            <w:hideMark/>
          </w:tcPr>
          <w:p w14:paraId="7C454E7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0.009078</w:t>
            </w:r>
          </w:p>
        </w:tc>
        <w:tc>
          <w:tcPr>
            <w:tcW w:w="1132" w:type="dxa"/>
            <w:hideMark/>
          </w:tcPr>
          <w:p w14:paraId="09DF443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0.100</w:t>
            </w:r>
          </w:p>
        </w:tc>
        <w:tc>
          <w:tcPr>
            <w:tcW w:w="1012" w:type="dxa"/>
            <w:hideMark/>
          </w:tcPr>
          <w:p w14:paraId="5548622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-2.53</w:t>
            </w:r>
          </w:p>
        </w:tc>
        <w:tc>
          <w:tcPr>
            <w:tcW w:w="2141" w:type="dxa"/>
            <w:hideMark/>
          </w:tcPr>
          <w:p w14:paraId="565164E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0B9988C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Post</w:t>
            </w:r>
          </w:p>
        </w:tc>
      </w:tr>
      <w:tr w:rsidR="00520ED2" w:rsidRPr="00520ED2" w14:paraId="55D60670"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5EEE5C56"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A2M</w:t>
            </w:r>
          </w:p>
        </w:tc>
        <w:tc>
          <w:tcPr>
            <w:tcW w:w="843" w:type="dxa"/>
            <w:hideMark/>
          </w:tcPr>
          <w:p w14:paraId="795935F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2.41</w:t>
            </w:r>
          </w:p>
        </w:tc>
        <w:tc>
          <w:tcPr>
            <w:tcW w:w="1142" w:type="dxa"/>
            <w:hideMark/>
          </w:tcPr>
          <w:p w14:paraId="6E78460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11.50</w:t>
            </w:r>
          </w:p>
        </w:tc>
        <w:tc>
          <w:tcPr>
            <w:tcW w:w="851" w:type="dxa"/>
            <w:hideMark/>
          </w:tcPr>
          <w:p w14:paraId="172474B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3.31</w:t>
            </w:r>
          </w:p>
        </w:tc>
        <w:tc>
          <w:tcPr>
            <w:tcW w:w="1116" w:type="dxa"/>
            <w:hideMark/>
          </w:tcPr>
          <w:p w14:paraId="6C9E13B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0.009113</w:t>
            </w:r>
          </w:p>
        </w:tc>
        <w:tc>
          <w:tcPr>
            <w:tcW w:w="1132" w:type="dxa"/>
            <w:hideMark/>
          </w:tcPr>
          <w:p w14:paraId="0766B2F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0.100</w:t>
            </w:r>
          </w:p>
        </w:tc>
        <w:tc>
          <w:tcPr>
            <w:tcW w:w="1012" w:type="dxa"/>
            <w:hideMark/>
          </w:tcPr>
          <w:p w14:paraId="09EC67C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-2.53</w:t>
            </w:r>
          </w:p>
        </w:tc>
        <w:tc>
          <w:tcPr>
            <w:tcW w:w="2141" w:type="dxa"/>
            <w:hideMark/>
          </w:tcPr>
          <w:p w14:paraId="1BF066D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70A71B7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Post</w:t>
            </w:r>
          </w:p>
        </w:tc>
      </w:tr>
      <w:tr w:rsidR="00520ED2" w:rsidRPr="00520ED2" w14:paraId="1ABCB864"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0EC1DEEB"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PNMA1</w:t>
            </w:r>
          </w:p>
        </w:tc>
        <w:tc>
          <w:tcPr>
            <w:tcW w:w="843" w:type="dxa"/>
            <w:hideMark/>
          </w:tcPr>
          <w:p w14:paraId="3E9183E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1.01</w:t>
            </w:r>
          </w:p>
        </w:tc>
        <w:tc>
          <w:tcPr>
            <w:tcW w:w="1142" w:type="dxa"/>
            <w:hideMark/>
          </w:tcPr>
          <w:p w14:paraId="6F7D5CE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8.07</w:t>
            </w:r>
          </w:p>
        </w:tc>
        <w:tc>
          <w:tcPr>
            <w:tcW w:w="851" w:type="dxa"/>
            <w:hideMark/>
          </w:tcPr>
          <w:p w14:paraId="3760ED2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3.27</w:t>
            </w:r>
          </w:p>
        </w:tc>
        <w:tc>
          <w:tcPr>
            <w:tcW w:w="1116" w:type="dxa"/>
            <w:hideMark/>
          </w:tcPr>
          <w:p w14:paraId="1C7764C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0.009687</w:t>
            </w:r>
          </w:p>
        </w:tc>
        <w:tc>
          <w:tcPr>
            <w:tcW w:w="1132" w:type="dxa"/>
            <w:hideMark/>
          </w:tcPr>
          <w:p w14:paraId="2B61540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0.100</w:t>
            </w:r>
          </w:p>
        </w:tc>
        <w:tc>
          <w:tcPr>
            <w:tcW w:w="1012" w:type="dxa"/>
            <w:hideMark/>
          </w:tcPr>
          <w:p w14:paraId="4FE1331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-2.59</w:t>
            </w:r>
          </w:p>
        </w:tc>
        <w:tc>
          <w:tcPr>
            <w:tcW w:w="2141" w:type="dxa"/>
            <w:hideMark/>
          </w:tcPr>
          <w:p w14:paraId="5B7C2A8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4577A9D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Post</w:t>
            </w:r>
          </w:p>
        </w:tc>
      </w:tr>
      <w:tr w:rsidR="00520ED2" w:rsidRPr="00520ED2" w14:paraId="19FA7A5D"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54FA88C7"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NOD1</w:t>
            </w:r>
          </w:p>
        </w:tc>
        <w:tc>
          <w:tcPr>
            <w:tcW w:w="843" w:type="dxa"/>
            <w:hideMark/>
          </w:tcPr>
          <w:p w14:paraId="2A5E19D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0.88</w:t>
            </w:r>
          </w:p>
        </w:tc>
        <w:tc>
          <w:tcPr>
            <w:tcW w:w="1142" w:type="dxa"/>
            <w:hideMark/>
          </w:tcPr>
          <w:p w14:paraId="7711A43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8.05</w:t>
            </w:r>
          </w:p>
        </w:tc>
        <w:tc>
          <w:tcPr>
            <w:tcW w:w="851" w:type="dxa"/>
            <w:hideMark/>
          </w:tcPr>
          <w:p w14:paraId="7AD4E54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3.25</w:t>
            </w:r>
          </w:p>
        </w:tc>
        <w:tc>
          <w:tcPr>
            <w:tcW w:w="1116" w:type="dxa"/>
            <w:hideMark/>
          </w:tcPr>
          <w:p w14:paraId="546BFFC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0.009952</w:t>
            </w:r>
          </w:p>
        </w:tc>
        <w:tc>
          <w:tcPr>
            <w:tcW w:w="1132" w:type="dxa"/>
            <w:hideMark/>
          </w:tcPr>
          <w:p w14:paraId="4E3F3C7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0.100</w:t>
            </w:r>
          </w:p>
        </w:tc>
        <w:tc>
          <w:tcPr>
            <w:tcW w:w="1012" w:type="dxa"/>
            <w:hideMark/>
          </w:tcPr>
          <w:p w14:paraId="6AFEB72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-2.62</w:t>
            </w:r>
          </w:p>
        </w:tc>
        <w:tc>
          <w:tcPr>
            <w:tcW w:w="2141" w:type="dxa"/>
            <w:hideMark/>
          </w:tcPr>
          <w:p w14:paraId="3172D00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1CA2509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Post</w:t>
            </w:r>
          </w:p>
        </w:tc>
      </w:tr>
      <w:tr w:rsidR="00520ED2" w:rsidRPr="00520ED2" w14:paraId="727BF610"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3934FC88"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BCL2L1</w:t>
            </w:r>
          </w:p>
        </w:tc>
        <w:tc>
          <w:tcPr>
            <w:tcW w:w="843" w:type="dxa"/>
            <w:hideMark/>
          </w:tcPr>
          <w:p w14:paraId="40C8B07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1.00</w:t>
            </w:r>
          </w:p>
        </w:tc>
        <w:tc>
          <w:tcPr>
            <w:tcW w:w="1142" w:type="dxa"/>
            <w:hideMark/>
          </w:tcPr>
          <w:p w14:paraId="6E26B4D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10.41</w:t>
            </w:r>
          </w:p>
        </w:tc>
        <w:tc>
          <w:tcPr>
            <w:tcW w:w="851" w:type="dxa"/>
            <w:hideMark/>
          </w:tcPr>
          <w:p w14:paraId="5DF5C19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3.25</w:t>
            </w:r>
          </w:p>
        </w:tc>
        <w:tc>
          <w:tcPr>
            <w:tcW w:w="1116" w:type="dxa"/>
            <w:hideMark/>
          </w:tcPr>
          <w:p w14:paraId="38101A4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0.009952</w:t>
            </w:r>
          </w:p>
        </w:tc>
        <w:tc>
          <w:tcPr>
            <w:tcW w:w="1132" w:type="dxa"/>
            <w:hideMark/>
          </w:tcPr>
          <w:p w14:paraId="5CCC71D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0.100</w:t>
            </w:r>
          </w:p>
        </w:tc>
        <w:tc>
          <w:tcPr>
            <w:tcW w:w="1012" w:type="dxa"/>
            <w:hideMark/>
          </w:tcPr>
          <w:p w14:paraId="2A37A4A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-2.62</w:t>
            </w:r>
          </w:p>
        </w:tc>
        <w:tc>
          <w:tcPr>
            <w:tcW w:w="2141" w:type="dxa"/>
            <w:hideMark/>
          </w:tcPr>
          <w:p w14:paraId="3A68755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54699B6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Post</w:t>
            </w:r>
          </w:p>
        </w:tc>
      </w:tr>
      <w:tr w:rsidR="00520ED2" w:rsidRPr="00520ED2" w14:paraId="25440CA2"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189BCBBC"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CCL14</w:t>
            </w:r>
          </w:p>
        </w:tc>
        <w:tc>
          <w:tcPr>
            <w:tcW w:w="843" w:type="dxa"/>
            <w:hideMark/>
          </w:tcPr>
          <w:p w14:paraId="2BE3B1F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3.83</w:t>
            </w:r>
          </w:p>
        </w:tc>
        <w:tc>
          <w:tcPr>
            <w:tcW w:w="1142" w:type="dxa"/>
            <w:hideMark/>
          </w:tcPr>
          <w:p w14:paraId="592EC27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8.27</w:t>
            </w:r>
          </w:p>
        </w:tc>
        <w:tc>
          <w:tcPr>
            <w:tcW w:w="851" w:type="dxa"/>
            <w:hideMark/>
          </w:tcPr>
          <w:p w14:paraId="71E8485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3.21</w:t>
            </w:r>
          </w:p>
        </w:tc>
        <w:tc>
          <w:tcPr>
            <w:tcW w:w="1116" w:type="dxa"/>
            <w:hideMark/>
          </w:tcPr>
          <w:p w14:paraId="772C395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0.010600</w:t>
            </w:r>
          </w:p>
        </w:tc>
        <w:tc>
          <w:tcPr>
            <w:tcW w:w="1132" w:type="dxa"/>
            <w:hideMark/>
          </w:tcPr>
          <w:p w14:paraId="76A1F6C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0.102</w:t>
            </w:r>
          </w:p>
        </w:tc>
        <w:tc>
          <w:tcPr>
            <w:tcW w:w="1012" w:type="dxa"/>
            <w:hideMark/>
          </w:tcPr>
          <w:p w14:paraId="3E86426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-2.68</w:t>
            </w:r>
          </w:p>
        </w:tc>
        <w:tc>
          <w:tcPr>
            <w:tcW w:w="2141" w:type="dxa"/>
            <w:hideMark/>
          </w:tcPr>
          <w:p w14:paraId="489183B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1177354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Post</w:t>
            </w:r>
          </w:p>
        </w:tc>
      </w:tr>
      <w:tr w:rsidR="00520ED2" w:rsidRPr="00520ED2" w14:paraId="3230F5F8"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3EA577E5"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TNFSF12</w:t>
            </w:r>
          </w:p>
        </w:tc>
        <w:tc>
          <w:tcPr>
            <w:tcW w:w="843" w:type="dxa"/>
            <w:hideMark/>
          </w:tcPr>
          <w:p w14:paraId="6CF56C3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1.28</w:t>
            </w:r>
          </w:p>
        </w:tc>
        <w:tc>
          <w:tcPr>
            <w:tcW w:w="1142" w:type="dxa"/>
            <w:hideMark/>
          </w:tcPr>
          <w:p w14:paraId="1E46A7D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9.53</w:t>
            </w:r>
          </w:p>
        </w:tc>
        <w:tc>
          <w:tcPr>
            <w:tcW w:w="851" w:type="dxa"/>
            <w:hideMark/>
          </w:tcPr>
          <w:p w14:paraId="17A1E62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3.20</w:t>
            </w:r>
          </w:p>
        </w:tc>
        <w:tc>
          <w:tcPr>
            <w:tcW w:w="1116" w:type="dxa"/>
            <w:hideMark/>
          </w:tcPr>
          <w:p w14:paraId="39075A7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0.010723</w:t>
            </w:r>
          </w:p>
        </w:tc>
        <w:tc>
          <w:tcPr>
            <w:tcW w:w="1132" w:type="dxa"/>
            <w:hideMark/>
          </w:tcPr>
          <w:p w14:paraId="6A2610B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0.102</w:t>
            </w:r>
          </w:p>
        </w:tc>
        <w:tc>
          <w:tcPr>
            <w:tcW w:w="1012" w:type="dxa"/>
            <w:hideMark/>
          </w:tcPr>
          <w:p w14:paraId="515D4BD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-2.69</w:t>
            </w:r>
          </w:p>
        </w:tc>
        <w:tc>
          <w:tcPr>
            <w:tcW w:w="2141" w:type="dxa"/>
            <w:hideMark/>
          </w:tcPr>
          <w:p w14:paraId="6F09579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5471F0D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Post</w:t>
            </w:r>
          </w:p>
        </w:tc>
      </w:tr>
      <w:tr w:rsidR="00520ED2" w:rsidRPr="00520ED2" w14:paraId="7A5DE0D4"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1B58F5BA"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ATG7</w:t>
            </w:r>
          </w:p>
        </w:tc>
        <w:tc>
          <w:tcPr>
            <w:tcW w:w="843" w:type="dxa"/>
            <w:hideMark/>
          </w:tcPr>
          <w:p w14:paraId="3ED790C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0.94</w:t>
            </w:r>
          </w:p>
        </w:tc>
        <w:tc>
          <w:tcPr>
            <w:tcW w:w="1142" w:type="dxa"/>
            <w:hideMark/>
          </w:tcPr>
          <w:p w14:paraId="6ED8E7B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10.07</w:t>
            </w:r>
          </w:p>
        </w:tc>
        <w:tc>
          <w:tcPr>
            <w:tcW w:w="851" w:type="dxa"/>
            <w:hideMark/>
          </w:tcPr>
          <w:p w14:paraId="123E731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3.19</w:t>
            </w:r>
          </w:p>
        </w:tc>
        <w:tc>
          <w:tcPr>
            <w:tcW w:w="1116" w:type="dxa"/>
            <w:hideMark/>
          </w:tcPr>
          <w:p w14:paraId="00D2B6F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0.010998</w:t>
            </w:r>
          </w:p>
        </w:tc>
        <w:tc>
          <w:tcPr>
            <w:tcW w:w="1132" w:type="dxa"/>
            <w:hideMark/>
          </w:tcPr>
          <w:p w14:paraId="2EC2DC2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0.102</w:t>
            </w:r>
          </w:p>
        </w:tc>
        <w:tc>
          <w:tcPr>
            <w:tcW w:w="1012" w:type="dxa"/>
            <w:hideMark/>
          </w:tcPr>
          <w:p w14:paraId="0483BE2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-2.72</w:t>
            </w:r>
          </w:p>
        </w:tc>
        <w:tc>
          <w:tcPr>
            <w:tcW w:w="2141" w:type="dxa"/>
            <w:hideMark/>
          </w:tcPr>
          <w:p w14:paraId="1BF7614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7C5C420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Post</w:t>
            </w:r>
          </w:p>
        </w:tc>
      </w:tr>
      <w:tr w:rsidR="00520ED2" w:rsidRPr="00520ED2" w14:paraId="696EDAB2"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7E872092"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FCGR3A</w:t>
            </w:r>
          </w:p>
        </w:tc>
        <w:tc>
          <w:tcPr>
            <w:tcW w:w="843" w:type="dxa"/>
            <w:hideMark/>
          </w:tcPr>
          <w:p w14:paraId="20F96F1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1.93</w:t>
            </w:r>
          </w:p>
        </w:tc>
        <w:tc>
          <w:tcPr>
            <w:tcW w:w="1142" w:type="dxa"/>
            <w:hideMark/>
          </w:tcPr>
          <w:p w14:paraId="1C28589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9.93</w:t>
            </w:r>
          </w:p>
        </w:tc>
        <w:tc>
          <w:tcPr>
            <w:tcW w:w="851" w:type="dxa"/>
            <w:hideMark/>
          </w:tcPr>
          <w:p w14:paraId="52DA92E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3.18</w:t>
            </w:r>
          </w:p>
        </w:tc>
        <w:tc>
          <w:tcPr>
            <w:tcW w:w="1116" w:type="dxa"/>
            <w:hideMark/>
          </w:tcPr>
          <w:p w14:paraId="2641CAA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0.011241</w:t>
            </w:r>
          </w:p>
        </w:tc>
        <w:tc>
          <w:tcPr>
            <w:tcW w:w="1132" w:type="dxa"/>
            <w:hideMark/>
          </w:tcPr>
          <w:p w14:paraId="45077D3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0.103</w:t>
            </w:r>
          </w:p>
        </w:tc>
        <w:tc>
          <w:tcPr>
            <w:tcW w:w="1012" w:type="dxa"/>
            <w:hideMark/>
          </w:tcPr>
          <w:p w14:paraId="4B5BBB6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-2.74</w:t>
            </w:r>
          </w:p>
        </w:tc>
        <w:tc>
          <w:tcPr>
            <w:tcW w:w="2141" w:type="dxa"/>
            <w:hideMark/>
          </w:tcPr>
          <w:p w14:paraId="208D324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63CDCE4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Post</w:t>
            </w:r>
          </w:p>
        </w:tc>
      </w:tr>
      <w:tr w:rsidR="00520ED2" w:rsidRPr="00520ED2" w14:paraId="46DF4219"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5CC8D041"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C1S</w:t>
            </w:r>
          </w:p>
        </w:tc>
        <w:tc>
          <w:tcPr>
            <w:tcW w:w="843" w:type="dxa"/>
            <w:hideMark/>
          </w:tcPr>
          <w:p w14:paraId="1EEA358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2.21</w:t>
            </w:r>
          </w:p>
        </w:tc>
        <w:tc>
          <w:tcPr>
            <w:tcW w:w="1142" w:type="dxa"/>
            <w:hideMark/>
          </w:tcPr>
          <w:p w14:paraId="1A14C68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10.01</w:t>
            </w:r>
          </w:p>
        </w:tc>
        <w:tc>
          <w:tcPr>
            <w:tcW w:w="851" w:type="dxa"/>
            <w:hideMark/>
          </w:tcPr>
          <w:p w14:paraId="2A0FEE6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3.17</w:t>
            </w:r>
          </w:p>
        </w:tc>
        <w:tc>
          <w:tcPr>
            <w:tcW w:w="1116" w:type="dxa"/>
            <w:hideMark/>
          </w:tcPr>
          <w:p w14:paraId="403986F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0.011415</w:t>
            </w:r>
          </w:p>
        </w:tc>
        <w:tc>
          <w:tcPr>
            <w:tcW w:w="1132" w:type="dxa"/>
            <w:hideMark/>
          </w:tcPr>
          <w:p w14:paraId="79FC59C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0.103</w:t>
            </w:r>
          </w:p>
        </w:tc>
        <w:tc>
          <w:tcPr>
            <w:tcW w:w="1012" w:type="dxa"/>
            <w:hideMark/>
          </w:tcPr>
          <w:p w14:paraId="610CCDC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-2.75</w:t>
            </w:r>
          </w:p>
        </w:tc>
        <w:tc>
          <w:tcPr>
            <w:tcW w:w="2141" w:type="dxa"/>
            <w:hideMark/>
          </w:tcPr>
          <w:p w14:paraId="12DAF33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74B10A2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Post</w:t>
            </w:r>
          </w:p>
        </w:tc>
      </w:tr>
      <w:tr w:rsidR="00520ED2" w:rsidRPr="00520ED2" w14:paraId="052A9EDF"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7DF7A14E"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C1R</w:t>
            </w:r>
          </w:p>
        </w:tc>
        <w:tc>
          <w:tcPr>
            <w:tcW w:w="843" w:type="dxa"/>
            <w:hideMark/>
          </w:tcPr>
          <w:p w14:paraId="1FF4209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2.51</w:t>
            </w:r>
          </w:p>
        </w:tc>
        <w:tc>
          <w:tcPr>
            <w:tcW w:w="1142" w:type="dxa"/>
            <w:hideMark/>
          </w:tcPr>
          <w:p w14:paraId="73928F5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11.23</w:t>
            </w:r>
          </w:p>
        </w:tc>
        <w:tc>
          <w:tcPr>
            <w:tcW w:w="851" w:type="dxa"/>
            <w:hideMark/>
          </w:tcPr>
          <w:p w14:paraId="589160E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3.14</w:t>
            </w:r>
          </w:p>
        </w:tc>
        <w:tc>
          <w:tcPr>
            <w:tcW w:w="1116" w:type="dxa"/>
            <w:hideMark/>
          </w:tcPr>
          <w:p w14:paraId="5C3E902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0.011850</w:t>
            </w:r>
          </w:p>
        </w:tc>
        <w:tc>
          <w:tcPr>
            <w:tcW w:w="1132" w:type="dxa"/>
            <w:hideMark/>
          </w:tcPr>
          <w:p w14:paraId="672CD7A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0.106</w:t>
            </w:r>
          </w:p>
        </w:tc>
        <w:tc>
          <w:tcPr>
            <w:tcW w:w="1012" w:type="dxa"/>
            <w:hideMark/>
          </w:tcPr>
          <w:p w14:paraId="3E5AC17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-2.79</w:t>
            </w:r>
          </w:p>
        </w:tc>
        <w:tc>
          <w:tcPr>
            <w:tcW w:w="2141" w:type="dxa"/>
            <w:hideMark/>
          </w:tcPr>
          <w:p w14:paraId="7BD8D31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48266CD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Post</w:t>
            </w:r>
          </w:p>
        </w:tc>
      </w:tr>
      <w:tr w:rsidR="00520ED2" w:rsidRPr="00520ED2" w14:paraId="1D97BC22"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4F1D82EA"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IL1R1</w:t>
            </w:r>
          </w:p>
        </w:tc>
        <w:tc>
          <w:tcPr>
            <w:tcW w:w="843" w:type="dxa"/>
            <w:hideMark/>
          </w:tcPr>
          <w:p w14:paraId="3A3423C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3.35</w:t>
            </w:r>
          </w:p>
        </w:tc>
        <w:tc>
          <w:tcPr>
            <w:tcW w:w="1142" w:type="dxa"/>
            <w:hideMark/>
          </w:tcPr>
          <w:p w14:paraId="7D4E2C5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7.46</w:t>
            </w:r>
          </w:p>
        </w:tc>
        <w:tc>
          <w:tcPr>
            <w:tcW w:w="851" w:type="dxa"/>
            <w:hideMark/>
          </w:tcPr>
          <w:p w14:paraId="3B06E5C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3.13</w:t>
            </w:r>
          </w:p>
        </w:tc>
        <w:tc>
          <w:tcPr>
            <w:tcW w:w="1116" w:type="dxa"/>
            <w:hideMark/>
          </w:tcPr>
          <w:p w14:paraId="12AA191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0.012080</w:t>
            </w:r>
          </w:p>
        </w:tc>
        <w:tc>
          <w:tcPr>
            <w:tcW w:w="1132" w:type="dxa"/>
            <w:hideMark/>
          </w:tcPr>
          <w:p w14:paraId="2290CB9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0.107</w:t>
            </w:r>
          </w:p>
        </w:tc>
        <w:tc>
          <w:tcPr>
            <w:tcW w:w="1012" w:type="dxa"/>
            <w:hideMark/>
          </w:tcPr>
          <w:p w14:paraId="27DE2F1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-2.81</w:t>
            </w:r>
          </w:p>
        </w:tc>
        <w:tc>
          <w:tcPr>
            <w:tcW w:w="2141" w:type="dxa"/>
            <w:hideMark/>
          </w:tcPr>
          <w:p w14:paraId="50DB8CA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11AFBAA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Post</w:t>
            </w:r>
          </w:p>
        </w:tc>
      </w:tr>
      <w:tr w:rsidR="00520ED2" w:rsidRPr="00520ED2" w14:paraId="079F3FFD"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611931AD"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RUNX1</w:t>
            </w:r>
          </w:p>
        </w:tc>
        <w:tc>
          <w:tcPr>
            <w:tcW w:w="843" w:type="dxa"/>
            <w:hideMark/>
          </w:tcPr>
          <w:p w14:paraId="1E93A51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0.93</w:t>
            </w:r>
          </w:p>
        </w:tc>
        <w:tc>
          <w:tcPr>
            <w:tcW w:w="1142" w:type="dxa"/>
            <w:hideMark/>
          </w:tcPr>
          <w:p w14:paraId="21307A9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9.58</w:t>
            </w:r>
          </w:p>
        </w:tc>
        <w:tc>
          <w:tcPr>
            <w:tcW w:w="851" w:type="dxa"/>
            <w:hideMark/>
          </w:tcPr>
          <w:p w14:paraId="5BDC68B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3.11</w:t>
            </w:r>
          </w:p>
        </w:tc>
        <w:tc>
          <w:tcPr>
            <w:tcW w:w="1116" w:type="dxa"/>
            <w:hideMark/>
          </w:tcPr>
          <w:p w14:paraId="31A94D1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0.012509</w:t>
            </w:r>
          </w:p>
        </w:tc>
        <w:tc>
          <w:tcPr>
            <w:tcW w:w="1132" w:type="dxa"/>
            <w:hideMark/>
          </w:tcPr>
          <w:p w14:paraId="46FEDEF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0.108</w:t>
            </w:r>
          </w:p>
        </w:tc>
        <w:tc>
          <w:tcPr>
            <w:tcW w:w="1012" w:type="dxa"/>
            <w:hideMark/>
          </w:tcPr>
          <w:p w14:paraId="3ABD913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-2.84</w:t>
            </w:r>
          </w:p>
        </w:tc>
        <w:tc>
          <w:tcPr>
            <w:tcW w:w="2141" w:type="dxa"/>
            <w:hideMark/>
          </w:tcPr>
          <w:p w14:paraId="74D3510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69D7673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Post</w:t>
            </w:r>
          </w:p>
        </w:tc>
      </w:tr>
      <w:tr w:rsidR="00520ED2" w:rsidRPr="00520ED2" w14:paraId="060EDAB4"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03667753"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PDGFC</w:t>
            </w:r>
          </w:p>
        </w:tc>
        <w:tc>
          <w:tcPr>
            <w:tcW w:w="843" w:type="dxa"/>
            <w:hideMark/>
          </w:tcPr>
          <w:p w14:paraId="0CFC574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2.68</w:t>
            </w:r>
          </w:p>
        </w:tc>
        <w:tc>
          <w:tcPr>
            <w:tcW w:w="1142" w:type="dxa"/>
            <w:hideMark/>
          </w:tcPr>
          <w:p w14:paraId="47AD64D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7.38</w:t>
            </w:r>
          </w:p>
        </w:tc>
        <w:tc>
          <w:tcPr>
            <w:tcW w:w="851" w:type="dxa"/>
            <w:hideMark/>
          </w:tcPr>
          <w:p w14:paraId="62022CF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3.11</w:t>
            </w:r>
          </w:p>
        </w:tc>
        <w:tc>
          <w:tcPr>
            <w:tcW w:w="1116" w:type="dxa"/>
            <w:hideMark/>
          </w:tcPr>
          <w:p w14:paraId="088528E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0.012571</w:t>
            </w:r>
          </w:p>
        </w:tc>
        <w:tc>
          <w:tcPr>
            <w:tcW w:w="1132" w:type="dxa"/>
            <w:hideMark/>
          </w:tcPr>
          <w:p w14:paraId="777DE4F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0.108</w:t>
            </w:r>
          </w:p>
        </w:tc>
        <w:tc>
          <w:tcPr>
            <w:tcW w:w="1012" w:type="dxa"/>
            <w:hideMark/>
          </w:tcPr>
          <w:p w14:paraId="33C62F3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-2.85</w:t>
            </w:r>
          </w:p>
        </w:tc>
        <w:tc>
          <w:tcPr>
            <w:tcW w:w="2141" w:type="dxa"/>
            <w:hideMark/>
          </w:tcPr>
          <w:p w14:paraId="29576D2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1A03277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Post</w:t>
            </w:r>
          </w:p>
        </w:tc>
      </w:tr>
      <w:tr w:rsidR="00520ED2" w:rsidRPr="00520ED2" w14:paraId="44C3DD25"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02E8DB46"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F13A1</w:t>
            </w:r>
          </w:p>
        </w:tc>
        <w:tc>
          <w:tcPr>
            <w:tcW w:w="843" w:type="dxa"/>
            <w:hideMark/>
          </w:tcPr>
          <w:p w14:paraId="3A30C28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3.00</w:t>
            </w:r>
          </w:p>
        </w:tc>
        <w:tc>
          <w:tcPr>
            <w:tcW w:w="1142" w:type="dxa"/>
            <w:hideMark/>
          </w:tcPr>
          <w:p w14:paraId="7BA3946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8.97</w:t>
            </w:r>
          </w:p>
        </w:tc>
        <w:tc>
          <w:tcPr>
            <w:tcW w:w="851" w:type="dxa"/>
            <w:hideMark/>
          </w:tcPr>
          <w:p w14:paraId="4D82133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2.96</w:t>
            </w:r>
          </w:p>
        </w:tc>
        <w:tc>
          <w:tcPr>
            <w:tcW w:w="1116" w:type="dxa"/>
            <w:hideMark/>
          </w:tcPr>
          <w:p w14:paraId="1227AA9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0.015804</w:t>
            </w:r>
          </w:p>
        </w:tc>
        <w:tc>
          <w:tcPr>
            <w:tcW w:w="1132" w:type="dxa"/>
            <w:hideMark/>
          </w:tcPr>
          <w:p w14:paraId="16C8A15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0.124</w:t>
            </w:r>
          </w:p>
        </w:tc>
        <w:tc>
          <w:tcPr>
            <w:tcW w:w="1012" w:type="dxa"/>
            <w:hideMark/>
          </w:tcPr>
          <w:p w14:paraId="29E1BCA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-3.07</w:t>
            </w:r>
          </w:p>
        </w:tc>
        <w:tc>
          <w:tcPr>
            <w:tcW w:w="2141" w:type="dxa"/>
            <w:hideMark/>
          </w:tcPr>
          <w:p w14:paraId="63903B6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2F43529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Post</w:t>
            </w:r>
          </w:p>
        </w:tc>
      </w:tr>
      <w:tr w:rsidR="00520ED2" w:rsidRPr="00520ED2" w14:paraId="1EE4FB05"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2907A511"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IFI27</w:t>
            </w:r>
          </w:p>
        </w:tc>
        <w:tc>
          <w:tcPr>
            <w:tcW w:w="843" w:type="dxa"/>
            <w:hideMark/>
          </w:tcPr>
          <w:p w14:paraId="255441B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1.71</w:t>
            </w:r>
          </w:p>
        </w:tc>
        <w:tc>
          <w:tcPr>
            <w:tcW w:w="1142" w:type="dxa"/>
            <w:hideMark/>
          </w:tcPr>
          <w:p w14:paraId="2C6AAAD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10.71</w:t>
            </w:r>
          </w:p>
        </w:tc>
        <w:tc>
          <w:tcPr>
            <w:tcW w:w="851" w:type="dxa"/>
            <w:hideMark/>
          </w:tcPr>
          <w:p w14:paraId="13295A1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2.92</w:t>
            </w:r>
          </w:p>
        </w:tc>
        <w:tc>
          <w:tcPr>
            <w:tcW w:w="1116" w:type="dxa"/>
            <w:hideMark/>
          </w:tcPr>
          <w:p w14:paraId="3471151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0.016915</w:t>
            </w:r>
          </w:p>
        </w:tc>
        <w:tc>
          <w:tcPr>
            <w:tcW w:w="1132" w:type="dxa"/>
            <w:hideMark/>
          </w:tcPr>
          <w:p w14:paraId="7143082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0.129</w:t>
            </w:r>
          </w:p>
        </w:tc>
        <w:tc>
          <w:tcPr>
            <w:tcW w:w="1012" w:type="dxa"/>
            <w:hideMark/>
          </w:tcPr>
          <w:p w14:paraId="339D3A4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-3.13</w:t>
            </w:r>
          </w:p>
        </w:tc>
        <w:tc>
          <w:tcPr>
            <w:tcW w:w="2141" w:type="dxa"/>
            <w:hideMark/>
          </w:tcPr>
          <w:p w14:paraId="5157765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2362C32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Post</w:t>
            </w:r>
          </w:p>
        </w:tc>
      </w:tr>
      <w:tr w:rsidR="00520ED2" w:rsidRPr="00520ED2" w14:paraId="12EE3953"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517EB878"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CD36</w:t>
            </w:r>
          </w:p>
        </w:tc>
        <w:tc>
          <w:tcPr>
            <w:tcW w:w="843" w:type="dxa"/>
            <w:hideMark/>
          </w:tcPr>
          <w:p w14:paraId="0577C2A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3.27</w:t>
            </w:r>
          </w:p>
        </w:tc>
        <w:tc>
          <w:tcPr>
            <w:tcW w:w="1142" w:type="dxa"/>
            <w:hideMark/>
          </w:tcPr>
          <w:p w14:paraId="5E72C86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9.14</w:t>
            </w:r>
          </w:p>
        </w:tc>
        <w:tc>
          <w:tcPr>
            <w:tcW w:w="851" w:type="dxa"/>
            <w:hideMark/>
          </w:tcPr>
          <w:p w14:paraId="747EBB1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2.87</w:t>
            </w:r>
          </w:p>
        </w:tc>
        <w:tc>
          <w:tcPr>
            <w:tcW w:w="1116" w:type="dxa"/>
            <w:hideMark/>
          </w:tcPr>
          <w:p w14:paraId="3CDC002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0.018577</w:t>
            </w:r>
          </w:p>
        </w:tc>
        <w:tc>
          <w:tcPr>
            <w:tcW w:w="1132" w:type="dxa"/>
            <w:hideMark/>
          </w:tcPr>
          <w:p w14:paraId="5EFEA4D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0.133</w:t>
            </w:r>
          </w:p>
        </w:tc>
        <w:tc>
          <w:tcPr>
            <w:tcW w:w="1012" w:type="dxa"/>
            <w:hideMark/>
          </w:tcPr>
          <w:p w14:paraId="6A05DF2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-3.22</w:t>
            </w:r>
          </w:p>
        </w:tc>
        <w:tc>
          <w:tcPr>
            <w:tcW w:w="2141" w:type="dxa"/>
            <w:hideMark/>
          </w:tcPr>
          <w:p w14:paraId="376721F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0A8E5F6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Post</w:t>
            </w:r>
          </w:p>
        </w:tc>
      </w:tr>
      <w:tr w:rsidR="00520ED2" w:rsidRPr="00520ED2" w14:paraId="432D64CE"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5819EF41"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CXCL16</w:t>
            </w:r>
          </w:p>
        </w:tc>
        <w:tc>
          <w:tcPr>
            <w:tcW w:w="843" w:type="dxa"/>
            <w:hideMark/>
          </w:tcPr>
          <w:p w14:paraId="75FC831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1.57</w:t>
            </w:r>
          </w:p>
        </w:tc>
        <w:tc>
          <w:tcPr>
            <w:tcW w:w="1142" w:type="dxa"/>
            <w:hideMark/>
          </w:tcPr>
          <w:p w14:paraId="733E6B4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8.24</w:t>
            </w:r>
          </w:p>
        </w:tc>
        <w:tc>
          <w:tcPr>
            <w:tcW w:w="851" w:type="dxa"/>
            <w:hideMark/>
          </w:tcPr>
          <w:p w14:paraId="3CA5DC0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2.84</w:t>
            </w:r>
          </w:p>
        </w:tc>
        <w:tc>
          <w:tcPr>
            <w:tcW w:w="1116" w:type="dxa"/>
            <w:hideMark/>
          </w:tcPr>
          <w:p w14:paraId="41F7E28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0.019388</w:t>
            </w:r>
          </w:p>
        </w:tc>
        <w:tc>
          <w:tcPr>
            <w:tcW w:w="1132" w:type="dxa"/>
            <w:hideMark/>
          </w:tcPr>
          <w:p w14:paraId="5DB9F58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0.135</w:t>
            </w:r>
          </w:p>
        </w:tc>
        <w:tc>
          <w:tcPr>
            <w:tcW w:w="1012" w:type="dxa"/>
            <w:hideMark/>
          </w:tcPr>
          <w:p w14:paraId="420E68B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-3.26</w:t>
            </w:r>
          </w:p>
        </w:tc>
        <w:tc>
          <w:tcPr>
            <w:tcW w:w="2141" w:type="dxa"/>
            <w:hideMark/>
          </w:tcPr>
          <w:p w14:paraId="00AB0AE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3CCDEDE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Post</w:t>
            </w:r>
          </w:p>
        </w:tc>
      </w:tr>
      <w:tr w:rsidR="00520ED2" w:rsidRPr="00520ED2" w14:paraId="348EA733"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3F81119F"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SERPING1</w:t>
            </w:r>
          </w:p>
        </w:tc>
        <w:tc>
          <w:tcPr>
            <w:tcW w:w="843" w:type="dxa"/>
            <w:hideMark/>
          </w:tcPr>
          <w:p w14:paraId="558DD1F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2.55</w:t>
            </w:r>
          </w:p>
        </w:tc>
        <w:tc>
          <w:tcPr>
            <w:tcW w:w="1142" w:type="dxa"/>
            <w:hideMark/>
          </w:tcPr>
          <w:p w14:paraId="3CBD867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11.85</w:t>
            </w:r>
          </w:p>
        </w:tc>
        <w:tc>
          <w:tcPr>
            <w:tcW w:w="851" w:type="dxa"/>
            <w:hideMark/>
          </w:tcPr>
          <w:p w14:paraId="4DDD505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2.83</w:t>
            </w:r>
          </w:p>
        </w:tc>
        <w:tc>
          <w:tcPr>
            <w:tcW w:w="1116" w:type="dxa"/>
            <w:hideMark/>
          </w:tcPr>
          <w:p w14:paraId="3E60C94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0.019704</w:t>
            </w:r>
          </w:p>
        </w:tc>
        <w:tc>
          <w:tcPr>
            <w:tcW w:w="1132" w:type="dxa"/>
            <w:hideMark/>
          </w:tcPr>
          <w:p w14:paraId="2216FCF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0.135</w:t>
            </w:r>
          </w:p>
        </w:tc>
        <w:tc>
          <w:tcPr>
            <w:tcW w:w="1012" w:type="dxa"/>
            <w:hideMark/>
          </w:tcPr>
          <w:p w14:paraId="66F45F5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-3.28</w:t>
            </w:r>
          </w:p>
        </w:tc>
        <w:tc>
          <w:tcPr>
            <w:tcW w:w="2141" w:type="dxa"/>
            <w:hideMark/>
          </w:tcPr>
          <w:p w14:paraId="63FDF3E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2081F48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Post</w:t>
            </w:r>
          </w:p>
        </w:tc>
      </w:tr>
      <w:tr w:rsidR="00520ED2" w:rsidRPr="00520ED2" w14:paraId="41283B37"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5FB1264B"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IL6ST</w:t>
            </w:r>
          </w:p>
        </w:tc>
        <w:tc>
          <w:tcPr>
            <w:tcW w:w="843" w:type="dxa"/>
            <w:hideMark/>
          </w:tcPr>
          <w:p w14:paraId="2A16F22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1.19</w:t>
            </w:r>
          </w:p>
        </w:tc>
        <w:tc>
          <w:tcPr>
            <w:tcW w:w="1142" w:type="dxa"/>
            <w:hideMark/>
          </w:tcPr>
          <w:p w14:paraId="4D53782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10.95</w:t>
            </w:r>
          </w:p>
        </w:tc>
        <w:tc>
          <w:tcPr>
            <w:tcW w:w="851" w:type="dxa"/>
            <w:hideMark/>
          </w:tcPr>
          <w:p w14:paraId="1635A22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2.82</w:t>
            </w:r>
          </w:p>
        </w:tc>
        <w:tc>
          <w:tcPr>
            <w:tcW w:w="1116" w:type="dxa"/>
            <w:hideMark/>
          </w:tcPr>
          <w:p w14:paraId="2299685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0.019939</w:t>
            </w:r>
          </w:p>
        </w:tc>
        <w:tc>
          <w:tcPr>
            <w:tcW w:w="1132" w:type="dxa"/>
            <w:hideMark/>
          </w:tcPr>
          <w:p w14:paraId="724391D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0.135</w:t>
            </w:r>
          </w:p>
        </w:tc>
        <w:tc>
          <w:tcPr>
            <w:tcW w:w="1012" w:type="dxa"/>
            <w:hideMark/>
          </w:tcPr>
          <w:p w14:paraId="253FAC1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-3.29</w:t>
            </w:r>
          </w:p>
        </w:tc>
        <w:tc>
          <w:tcPr>
            <w:tcW w:w="2141" w:type="dxa"/>
            <w:hideMark/>
          </w:tcPr>
          <w:p w14:paraId="742A4AD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1585981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Post</w:t>
            </w:r>
          </w:p>
        </w:tc>
      </w:tr>
      <w:tr w:rsidR="00520ED2" w:rsidRPr="00520ED2" w14:paraId="7DCCBB24"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3F7481CD"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CDH5</w:t>
            </w:r>
          </w:p>
        </w:tc>
        <w:tc>
          <w:tcPr>
            <w:tcW w:w="843" w:type="dxa"/>
            <w:hideMark/>
          </w:tcPr>
          <w:p w14:paraId="73A4609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2.72</w:t>
            </w:r>
          </w:p>
        </w:tc>
        <w:tc>
          <w:tcPr>
            <w:tcW w:w="1142" w:type="dxa"/>
            <w:hideMark/>
          </w:tcPr>
          <w:p w14:paraId="041BBB1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7.62</w:t>
            </w:r>
          </w:p>
        </w:tc>
        <w:tc>
          <w:tcPr>
            <w:tcW w:w="851" w:type="dxa"/>
            <w:hideMark/>
          </w:tcPr>
          <w:p w14:paraId="36E4F04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2.81</w:t>
            </w:r>
          </w:p>
        </w:tc>
        <w:tc>
          <w:tcPr>
            <w:tcW w:w="1116" w:type="dxa"/>
            <w:hideMark/>
          </w:tcPr>
          <w:p w14:paraId="07E2402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0.020266</w:t>
            </w:r>
          </w:p>
        </w:tc>
        <w:tc>
          <w:tcPr>
            <w:tcW w:w="1132" w:type="dxa"/>
            <w:hideMark/>
          </w:tcPr>
          <w:p w14:paraId="0DC44E7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0.135</w:t>
            </w:r>
          </w:p>
        </w:tc>
        <w:tc>
          <w:tcPr>
            <w:tcW w:w="1012" w:type="dxa"/>
            <w:hideMark/>
          </w:tcPr>
          <w:p w14:paraId="3F0328D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-3.31</w:t>
            </w:r>
          </w:p>
        </w:tc>
        <w:tc>
          <w:tcPr>
            <w:tcW w:w="2141" w:type="dxa"/>
            <w:hideMark/>
          </w:tcPr>
          <w:p w14:paraId="25931FD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1839D5D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Post</w:t>
            </w:r>
          </w:p>
        </w:tc>
      </w:tr>
      <w:tr w:rsidR="00520ED2" w:rsidRPr="00520ED2" w14:paraId="4C60295B"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32345CD3"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ITGA5</w:t>
            </w:r>
          </w:p>
        </w:tc>
        <w:tc>
          <w:tcPr>
            <w:tcW w:w="843" w:type="dxa"/>
            <w:hideMark/>
          </w:tcPr>
          <w:p w14:paraId="1DD9D12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2.70</w:t>
            </w:r>
          </w:p>
        </w:tc>
        <w:tc>
          <w:tcPr>
            <w:tcW w:w="1142" w:type="dxa"/>
            <w:hideMark/>
          </w:tcPr>
          <w:p w14:paraId="4839E8D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8.53</w:t>
            </w:r>
          </w:p>
        </w:tc>
        <w:tc>
          <w:tcPr>
            <w:tcW w:w="851" w:type="dxa"/>
            <w:hideMark/>
          </w:tcPr>
          <w:p w14:paraId="70A5420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2.79</w:t>
            </w:r>
          </w:p>
        </w:tc>
        <w:tc>
          <w:tcPr>
            <w:tcW w:w="1116" w:type="dxa"/>
            <w:hideMark/>
          </w:tcPr>
          <w:p w14:paraId="0EE24DC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0.021010</w:t>
            </w:r>
          </w:p>
        </w:tc>
        <w:tc>
          <w:tcPr>
            <w:tcW w:w="1132" w:type="dxa"/>
            <w:hideMark/>
          </w:tcPr>
          <w:p w14:paraId="1ACD7E8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0.138</w:t>
            </w:r>
          </w:p>
        </w:tc>
        <w:tc>
          <w:tcPr>
            <w:tcW w:w="1012" w:type="dxa"/>
            <w:hideMark/>
          </w:tcPr>
          <w:p w14:paraId="587B578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-3.34</w:t>
            </w:r>
          </w:p>
        </w:tc>
        <w:tc>
          <w:tcPr>
            <w:tcW w:w="2141" w:type="dxa"/>
            <w:hideMark/>
          </w:tcPr>
          <w:p w14:paraId="581F27F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3E4DDE9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Post</w:t>
            </w:r>
          </w:p>
        </w:tc>
      </w:tr>
      <w:tr w:rsidR="00520ED2" w:rsidRPr="00520ED2" w14:paraId="293EBC27"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201F693E"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IL11RA</w:t>
            </w:r>
          </w:p>
        </w:tc>
        <w:tc>
          <w:tcPr>
            <w:tcW w:w="843" w:type="dxa"/>
            <w:hideMark/>
          </w:tcPr>
          <w:p w14:paraId="7015398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2.23</w:t>
            </w:r>
          </w:p>
        </w:tc>
        <w:tc>
          <w:tcPr>
            <w:tcW w:w="1142" w:type="dxa"/>
            <w:hideMark/>
          </w:tcPr>
          <w:p w14:paraId="794DC1B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5.93</w:t>
            </w:r>
          </w:p>
        </w:tc>
        <w:tc>
          <w:tcPr>
            <w:tcW w:w="851" w:type="dxa"/>
            <w:hideMark/>
          </w:tcPr>
          <w:p w14:paraId="370E890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2.78</w:t>
            </w:r>
          </w:p>
        </w:tc>
        <w:tc>
          <w:tcPr>
            <w:tcW w:w="1116" w:type="dxa"/>
            <w:hideMark/>
          </w:tcPr>
          <w:p w14:paraId="43AC179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0.021396</w:t>
            </w:r>
          </w:p>
        </w:tc>
        <w:tc>
          <w:tcPr>
            <w:tcW w:w="1132" w:type="dxa"/>
            <w:hideMark/>
          </w:tcPr>
          <w:p w14:paraId="3C11658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0.140</w:t>
            </w:r>
          </w:p>
        </w:tc>
        <w:tc>
          <w:tcPr>
            <w:tcW w:w="1012" w:type="dxa"/>
            <w:hideMark/>
          </w:tcPr>
          <w:p w14:paraId="0270C0F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-3.36</w:t>
            </w:r>
          </w:p>
        </w:tc>
        <w:tc>
          <w:tcPr>
            <w:tcW w:w="2141" w:type="dxa"/>
            <w:hideMark/>
          </w:tcPr>
          <w:p w14:paraId="21EE788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549312A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Post</w:t>
            </w:r>
          </w:p>
        </w:tc>
      </w:tr>
      <w:tr w:rsidR="00520ED2" w:rsidRPr="00520ED2" w14:paraId="79868397"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66C4DBD6"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ITGA6</w:t>
            </w:r>
          </w:p>
        </w:tc>
        <w:tc>
          <w:tcPr>
            <w:tcW w:w="843" w:type="dxa"/>
            <w:hideMark/>
          </w:tcPr>
          <w:p w14:paraId="29329F5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2.80</w:t>
            </w:r>
          </w:p>
        </w:tc>
        <w:tc>
          <w:tcPr>
            <w:tcW w:w="1142" w:type="dxa"/>
            <w:hideMark/>
          </w:tcPr>
          <w:p w14:paraId="1618D84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7.30</w:t>
            </w:r>
          </w:p>
        </w:tc>
        <w:tc>
          <w:tcPr>
            <w:tcW w:w="851" w:type="dxa"/>
            <w:hideMark/>
          </w:tcPr>
          <w:p w14:paraId="522EE52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2.77</w:t>
            </w:r>
          </w:p>
        </w:tc>
        <w:tc>
          <w:tcPr>
            <w:tcW w:w="1116" w:type="dxa"/>
            <w:hideMark/>
          </w:tcPr>
          <w:p w14:paraId="6C1ADC1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0.021836</w:t>
            </w:r>
          </w:p>
        </w:tc>
        <w:tc>
          <w:tcPr>
            <w:tcW w:w="1132" w:type="dxa"/>
            <w:hideMark/>
          </w:tcPr>
          <w:p w14:paraId="5D79678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0.140</w:t>
            </w:r>
          </w:p>
        </w:tc>
        <w:tc>
          <w:tcPr>
            <w:tcW w:w="1012" w:type="dxa"/>
            <w:hideMark/>
          </w:tcPr>
          <w:p w14:paraId="1585302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-3.38</w:t>
            </w:r>
          </w:p>
        </w:tc>
        <w:tc>
          <w:tcPr>
            <w:tcW w:w="2141" w:type="dxa"/>
            <w:hideMark/>
          </w:tcPr>
          <w:p w14:paraId="4A05B3A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57C9F34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Post</w:t>
            </w:r>
          </w:p>
        </w:tc>
      </w:tr>
      <w:tr w:rsidR="00520ED2" w:rsidRPr="00520ED2" w14:paraId="4C72C67B"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38733CC7"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lastRenderedPageBreak/>
              <w:t>TLR2</w:t>
            </w:r>
          </w:p>
        </w:tc>
        <w:tc>
          <w:tcPr>
            <w:tcW w:w="843" w:type="dxa"/>
            <w:hideMark/>
          </w:tcPr>
          <w:p w14:paraId="37EF812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1.04</w:t>
            </w:r>
          </w:p>
        </w:tc>
        <w:tc>
          <w:tcPr>
            <w:tcW w:w="1142" w:type="dxa"/>
            <w:hideMark/>
          </w:tcPr>
          <w:p w14:paraId="7A39728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9.06</w:t>
            </w:r>
          </w:p>
        </w:tc>
        <w:tc>
          <w:tcPr>
            <w:tcW w:w="851" w:type="dxa"/>
            <w:hideMark/>
          </w:tcPr>
          <w:p w14:paraId="08EA9C7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2.71</w:t>
            </w:r>
          </w:p>
        </w:tc>
        <w:tc>
          <w:tcPr>
            <w:tcW w:w="1116" w:type="dxa"/>
            <w:hideMark/>
          </w:tcPr>
          <w:p w14:paraId="2B80BCA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0.024048</w:t>
            </w:r>
          </w:p>
        </w:tc>
        <w:tc>
          <w:tcPr>
            <w:tcW w:w="1132" w:type="dxa"/>
            <w:hideMark/>
          </w:tcPr>
          <w:p w14:paraId="04D2E49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0.153</w:t>
            </w:r>
          </w:p>
        </w:tc>
        <w:tc>
          <w:tcPr>
            <w:tcW w:w="1012" w:type="dxa"/>
            <w:hideMark/>
          </w:tcPr>
          <w:p w14:paraId="2998EB2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-3.47</w:t>
            </w:r>
          </w:p>
        </w:tc>
        <w:tc>
          <w:tcPr>
            <w:tcW w:w="2141" w:type="dxa"/>
            <w:hideMark/>
          </w:tcPr>
          <w:p w14:paraId="0FA16C5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3EC5FC7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Post</w:t>
            </w:r>
          </w:p>
        </w:tc>
      </w:tr>
      <w:tr w:rsidR="00520ED2" w:rsidRPr="00520ED2" w14:paraId="384128A7"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6A353C71"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CD163</w:t>
            </w:r>
          </w:p>
        </w:tc>
        <w:tc>
          <w:tcPr>
            <w:tcW w:w="843" w:type="dxa"/>
            <w:hideMark/>
          </w:tcPr>
          <w:p w14:paraId="175C9A2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3.39</w:t>
            </w:r>
          </w:p>
        </w:tc>
        <w:tc>
          <w:tcPr>
            <w:tcW w:w="1142" w:type="dxa"/>
            <w:hideMark/>
          </w:tcPr>
          <w:p w14:paraId="5691F77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9.68</w:t>
            </w:r>
          </w:p>
        </w:tc>
        <w:tc>
          <w:tcPr>
            <w:tcW w:w="851" w:type="dxa"/>
            <w:hideMark/>
          </w:tcPr>
          <w:p w14:paraId="38CEBC3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2.70</w:t>
            </w:r>
          </w:p>
        </w:tc>
        <w:tc>
          <w:tcPr>
            <w:tcW w:w="1116" w:type="dxa"/>
            <w:hideMark/>
          </w:tcPr>
          <w:p w14:paraId="6E18323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0.024446</w:t>
            </w:r>
          </w:p>
        </w:tc>
        <w:tc>
          <w:tcPr>
            <w:tcW w:w="1132" w:type="dxa"/>
            <w:hideMark/>
          </w:tcPr>
          <w:p w14:paraId="314C7CA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0.153</w:t>
            </w:r>
          </w:p>
        </w:tc>
        <w:tc>
          <w:tcPr>
            <w:tcW w:w="1012" w:type="dxa"/>
            <w:hideMark/>
          </w:tcPr>
          <w:p w14:paraId="5E57879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-3.48</w:t>
            </w:r>
          </w:p>
        </w:tc>
        <w:tc>
          <w:tcPr>
            <w:tcW w:w="2141" w:type="dxa"/>
            <w:hideMark/>
          </w:tcPr>
          <w:p w14:paraId="410A729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48DBEDD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Post</w:t>
            </w:r>
          </w:p>
        </w:tc>
      </w:tr>
      <w:tr w:rsidR="00520ED2" w:rsidRPr="00520ED2" w14:paraId="6F318AB2"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36C161B0"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TNFSF10</w:t>
            </w:r>
          </w:p>
        </w:tc>
        <w:tc>
          <w:tcPr>
            <w:tcW w:w="843" w:type="dxa"/>
            <w:hideMark/>
          </w:tcPr>
          <w:p w14:paraId="33CD80A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1.11</w:t>
            </w:r>
          </w:p>
        </w:tc>
        <w:tc>
          <w:tcPr>
            <w:tcW w:w="1142" w:type="dxa"/>
            <w:hideMark/>
          </w:tcPr>
          <w:p w14:paraId="6DCDF0E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10.23</w:t>
            </w:r>
          </w:p>
        </w:tc>
        <w:tc>
          <w:tcPr>
            <w:tcW w:w="851" w:type="dxa"/>
            <w:hideMark/>
          </w:tcPr>
          <w:p w14:paraId="109F53B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2.69</w:t>
            </w:r>
          </w:p>
        </w:tc>
        <w:tc>
          <w:tcPr>
            <w:tcW w:w="1116" w:type="dxa"/>
            <w:hideMark/>
          </w:tcPr>
          <w:p w14:paraId="4B5A605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0.024576</w:t>
            </w:r>
          </w:p>
        </w:tc>
        <w:tc>
          <w:tcPr>
            <w:tcW w:w="1132" w:type="dxa"/>
            <w:hideMark/>
          </w:tcPr>
          <w:p w14:paraId="652E44B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0.153</w:t>
            </w:r>
          </w:p>
        </w:tc>
        <w:tc>
          <w:tcPr>
            <w:tcW w:w="1012" w:type="dxa"/>
            <w:hideMark/>
          </w:tcPr>
          <w:p w14:paraId="3B0FF8C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-3.49</w:t>
            </w:r>
          </w:p>
        </w:tc>
        <w:tc>
          <w:tcPr>
            <w:tcW w:w="2141" w:type="dxa"/>
            <w:hideMark/>
          </w:tcPr>
          <w:p w14:paraId="7EA855F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1AF61FE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Post</w:t>
            </w:r>
          </w:p>
        </w:tc>
      </w:tr>
      <w:tr w:rsidR="00520ED2" w:rsidRPr="00520ED2" w14:paraId="40B295FD"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5AA2C2F4"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LILRB2</w:t>
            </w:r>
          </w:p>
        </w:tc>
        <w:tc>
          <w:tcPr>
            <w:tcW w:w="843" w:type="dxa"/>
            <w:hideMark/>
          </w:tcPr>
          <w:p w14:paraId="311DE0E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1.17</w:t>
            </w:r>
          </w:p>
        </w:tc>
        <w:tc>
          <w:tcPr>
            <w:tcW w:w="1142" w:type="dxa"/>
            <w:hideMark/>
          </w:tcPr>
          <w:p w14:paraId="62491A9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8.03</w:t>
            </w:r>
          </w:p>
        </w:tc>
        <w:tc>
          <w:tcPr>
            <w:tcW w:w="851" w:type="dxa"/>
            <w:hideMark/>
          </w:tcPr>
          <w:p w14:paraId="298CE5B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2.69</w:t>
            </w:r>
          </w:p>
        </w:tc>
        <w:tc>
          <w:tcPr>
            <w:tcW w:w="1116" w:type="dxa"/>
            <w:hideMark/>
          </w:tcPr>
          <w:p w14:paraId="1D54C04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0.024943</w:t>
            </w:r>
          </w:p>
        </w:tc>
        <w:tc>
          <w:tcPr>
            <w:tcW w:w="1132" w:type="dxa"/>
            <w:hideMark/>
          </w:tcPr>
          <w:p w14:paraId="5760F26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0.153</w:t>
            </w:r>
          </w:p>
        </w:tc>
        <w:tc>
          <w:tcPr>
            <w:tcW w:w="1012" w:type="dxa"/>
            <w:hideMark/>
          </w:tcPr>
          <w:p w14:paraId="3D40435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-3.50</w:t>
            </w:r>
          </w:p>
        </w:tc>
        <w:tc>
          <w:tcPr>
            <w:tcW w:w="2141" w:type="dxa"/>
            <w:hideMark/>
          </w:tcPr>
          <w:p w14:paraId="7875742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4CF7277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Post</w:t>
            </w:r>
          </w:p>
        </w:tc>
      </w:tr>
      <w:tr w:rsidR="00520ED2" w:rsidRPr="00520ED2" w14:paraId="5355604B"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1E30F1DD"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CEBPB</w:t>
            </w:r>
          </w:p>
        </w:tc>
        <w:tc>
          <w:tcPr>
            <w:tcW w:w="843" w:type="dxa"/>
            <w:hideMark/>
          </w:tcPr>
          <w:p w14:paraId="56BB74C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1.20</w:t>
            </w:r>
          </w:p>
        </w:tc>
        <w:tc>
          <w:tcPr>
            <w:tcW w:w="1142" w:type="dxa"/>
            <w:hideMark/>
          </w:tcPr>
          <w:p w14:paraId="707C4A7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9.69</w:t>
            </w:r>
          </w:p>
        </w:tc>
        <w:tc>
          <w:tcPr>
            <w:tcW w:w="851" w:type="dxa"/>
            <w:hideMark/>
          </w:tcPr>
          <w:p w14:paraId="6B4286D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2.68</w:t>
            </w:r>
          </w:p>
        </w:tc>
        <w:tc>
          <w:tcPr>
            <w:tcW w:w="1116" w:type="dxa"/>
            <w:hideMark/>
          </w:tcPr>
          <w:p w14:paraId="723B891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0.025162</w:t>
            </w:r>
          </w:p>
        </w:tc>
        <w:tc>
          <w:tcPr>
            <w:tcW w:w="1132" w:type="dxa"/>
            <w:hideMark/>
          </w:tcPr>
          <w:p w14:paraId="7107575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0.153</w:t>
            </w:r>
          </w:p>
        </w:tc>
        <w:tc>
          <w:tcPr>
            <w:tcW w:w="1012" w:type="dxa"/>
            <w:hideMark/>
          </w:tcPr>
          <w:p w14:paraId="41AE03D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-3.51</w:t>
            </w:r>
          </w:p>
        </w:tc>
        <w:tc>
          <w:tcPr>
            <w:tcW w:w="2141" w:type="dxa"/>
            <w:hideMark/>
          </w:tcPr>
          <w:p w14:paraId="1244292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5BEAA1F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Post</w:t>
            </w:r>
          </w:p>
        </w:tc>
      </w:tr>
      <w:tr w:rsidR="00520ED2" w:rsidRPr="00520ED2" w14:paraId="55B11868"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0D5C00FB"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MERTK</w:t>
            </w:r>
          </w:p>
        </w:tc>
        <w:tc>
          <w:tcPr>
            <w:tcW w:w="843" w:type="dxa"/>
            <w:hideMark/>
          </w:tcPr>
          <w:p w14:paraId="1D9E479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2.91</w:t>
            </w:r>
          </w:p>
        </w:tc>
        <w:tc>
          <w:tcPr>
            <w:tcW w:w="1142" w:type="dxa"/>
            <w:hideMark/>
          </w:tcPr>
          <w:p w14:paraId="5C2D64B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8.17</w:t>
            </w:r>
          </w:p>
        </w:tc>
        <w:tc>
          <w:tcPr>
            <w:tcW w:w="851" w:type="dxa"/>
            <w:hideMark/>
          </w:tcPr>
          <w:p w14:paraId="547D99C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2.66</w:t>
            </w:r>
          </w:p>
        </w:tc>
        <w:tc>
          <w:tcPr>
            <w:tcW w:w="1116" w:type="dxa"/>
            <w:hideMark/>
          </w:tcPr>
          <w:p w14:paraId="7181EE5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0.026123</w:t>
            </w:r>
          </w:p>
        </w:tc>
        <w:tc>
          <w:tcPr>
            <w:tcW w:w="1132" w:type="dxa"/>
            <w:hideMark/>
          </w:tcPr>
          <w:p w14:paraId="20A25C0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0.157</w:t>
            </w:r>
          </w:p>
        </w:tc>
        <w:tc>
          <w:tcPr>
            <w:tcW w:w="1012" w:type="dxa"/>
            <w:hideMark/>
          </w:tcPr>
          <w:p w14:paraId="0FB11DE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-3.55</w:t>
            </w:r>
          </w:p>
        </w:tc>
        <w:tc>
          <w:tcPr>
            <w:tcW w:w="2141" w:type="dxa"/>
            <w:hideMark/>
          </w:tcPr>
          <w:p w14:paraId="6A750A5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271B199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Post</w:t>
            </w:r>
          </w:p>
        </w:tc>
      </w:tr>
      <w:tr w:rsidR="00520ED2" w:rsidRPr="00520ED2" w14:paraId="436B8DF5"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06023F3A"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C3AR1</w:t>
            </w:r>
          </w:p>
        </w:tc>
        <w:tc>
          <w:tcPr>
            <w:tcW w:w="843" w:type="dxa"/>
            <w:hideMark/>
          </w:tcPr>
          <w:p w14:paraId="1F4047B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2.82</w:t>
            </w:r>
          </w:p>
        </w:tc>
        <w:tc>
          <w:tcPr>
            <w:tcW w:w="1142" w:type="dxa"/>
            <w:hideMark/>
          </w:tcPr>
          <w:p w14:paraId="000B574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8.21</w:t>
            </w:r>
          </w:p>
        </w:tc>
        <w:tc>
          <w:tcPr>
            <w:tcW w:w="851" w:type="dxa"/>
            <w:hideMark/>
          </w:tcPr>
          <w:p w14:paraId="4E1FE99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2.65</w:t>
            </w:r>
          </w:p>
        </w:tc>
        <w:tc>
          <w:tcPr>
            <w:tcW w:w="1116" w:type="dxa"/>
            <w:hideMark/>
          </w:tcPr>
          <w:p w14:paraId="3950A1B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0.026414</w:t>
            </w:r>
          </w:p>
        </w:tc>
        <w:tc>
          <w:tcPr>
            <w:tcW w:w="1132" w:type="dxa"/>
            <w:hideMark/>
          </w:tcPr>
          <w:p w14:paraId="6559C85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0.157</w:t>
            </w:r>
          </w:p>
        </w:tc>
        <w:tc>
          <w:tcPr>
            <w:tcW w:w="1012" w:type="dxa"/>
            <w:hideMark/>
          </w:tcPr>
          <w:p w14:paraId="4068AFE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-3.56</w:t>
            </w:r>
          </w:p>
        </w:tc>
        <w:tc>
          <w:tcPr>
            <w:tcW w:w="2141" w:type="dxa"/>
            <w:hideMark/>
          </w:tcPr>
          <w:p w14:paraId="60AA9EA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0C94CC3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Post</w:t>
            </w:r>
          </w:p>
        </w:tc>
      </w:tr>
      <w:tr w:rsidR="00520ED2" w:rsidRPr="00520ED2" w14:paraId="4D65241E"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1031D563"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HLA-C</w:t>
            </w:r>
          </w:p>
        </w:tc>
        <w:tc>
          <w:tcPr>
            <w:tcW w:w="843" w:type="dxa"/>
            <w:hideMark/>
          </w:tcPr>
          <w:p w14:paraId="62D3E13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1.05</w:t>
            </w:r>
          </w:p>
        </w:tc>
        <w:tc>
          <w:tcPr>
            <w:tcW w:w="1142" w:type="dxa"/>
            <w:hideMark/>
          </w:tcPr>
          <w:p w14:paraId="757432A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12.81</w:t>
            </w:r>
          </w:p>
        </w:tc>
        <w:tc>
          <w:tcPr>
            <w:tcW w:w="851" w:type="dxa"/>
            <w:hideMark/>
          </w:tcPr>
          <w:p w14:paraId="05C72C0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2.64</w:t>
            </w:r>
          </w:p>
        </w:tc>
        <w:tc>
          <w:tcPr>
            <w:tcW w:w="1116" w:type="dxa"/>
            <w:hideMark/>
          </w:tcPr>
          <w:p w14:paraId="44F18F0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0.026671</w:t>
            </w:r>
          </w:p>
        </w:tc>
        <w:tc>
          <w:tcPr>
            <w:tcW w:w="1132" w:type="dxa"/>
            <w:hideMark/>
          </w:tcPr>
          <w:p w14:paraId="0208715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0.157</w:t>
            </w:r>
          </w:p>
        </w:tc>
        <w:tc>
          <w:tcPr>
            <w:tcW w:w="1012" w:type="dxa"/>
            <w:hideMark/>
          </w:tcPr>
          <w:p w14:paraId="18EFA9E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-3.57</w:t>
            </w:r>
          </w:p>
        </w:tc>
        <w:tc>
          <w:tcPr>
            <w:tcW w:w="2141" w:type="dxa"/>
            <w:hideMark/>
          </w:tcPr>
          <w:p w14:paraId="28E4F7E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7306227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Post</w:t>
            </w:r>
          </w:p>
        </w:tc>
      </w:tr>
      <w:tr w:rsidR="00520ED2" w:rsidRPr="00520ED2" w14:paraId="507294B0"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3C277A86"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CFB</w:t>
            </w:r>
          </w:p>
        </w:tc>
        <w:tc>
          <w:tcPr>
            <w:tcW w:w="843" w:type="dxa"/>
            <w:hideMark/>
          </w:tcPr>
          <w:p w14:paraId="5194488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2.50</w:t>
            </w:r>
          </w:p>
        </w:tc>
        <w:tc>
          <w:tcPr>
            <w:tcW w:w="1142" w:type="dxa"/>
            <w:hideMark/>
          </w:tcPr>
          <w:p w14:paraId="40AF922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6.50</w:t>
            </w:r>
          </w:p>
        </w:tc>
        <w:tc>
          <w:tcPr>
            <w:tcW w:w="851" w:type="dxa"/>
            <w:hideMark/>
          </w:tcPr>
          <w:p w14:paraId="2A86A89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2.64</w:t>
            </w:r>
          </w:p>
        </w:tc>
        <w:tc>
          <w:tcPr>
            <w:tcW w:w="1116" w:type="dxa"/>
            <w:hideMark/>
          </w:tcPr>
          <w:p w14:paraId="0AFEEBE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0.026913</w:t>
            </w:r>
          </w:p>
        </w:tc>
        <w:tc>
          <w:tcPr>
            <w:tcW w:w="1132" w:type="dxa"/>
            <w:hideMark/>
          </w:tcPr>
          <w:p w14:paraId="70AC82C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0.157</w:t>
            </w:r>
          </w:p>
        </w:tc>
        <w:tc>
          <w:tcPr>
            <w:tcW w:w="1012" w:type="dxa"/>
            <w:hideMark/>
          </w:tcPr>
          <w:p w14:paraId="2521532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-3.58</w:t>
            </w:r>
          </w:p>
        </w:tc>
        <w:tc>
          <w:tcPr>
            <w:tcW w:w="2141" w:type="dxa"/>
            <w:hideMark/>
          </w:tcPr>
          <w:p w14:paraId="3A12A9F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790F065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Post</w:t>
            </w:r>
          </w:p>
        </w:tc>
      </w:tr>
      <w:tr w:rsidR="00520ED2" w:rsidRPr="00520ED2" w14:paraId="1E11ACAB"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56BF0B90"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CD14</w:t>
            </w:r>
          </w:p>
        </w:tc>
        <w:tc>
          <w:tcPr>
            <w:tcW w:w="843" w:type="dxa"/>
            <w:hideMark/>
          </w:tcPr>
          <w:p w14:paraId="7A2B752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1.80</w:t>
            </w:r>
          </w:p>
        </w:tc>
        <w:tc>
          <w:tcPr>
            <w:tcW w:w="1142" w:type="dxa"/>
            <w:hideMark/>
          </w:tcPr>
          <w:p w14:paraId="703AD50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10.27</w:t>
            </w:r>
          </w:p>
        </w:tc>
        <w:tc>
          <w:tcPr>
            <w:tcW w:w="851" w:type="dxa"/>
            <w:hideMark/>
          </w:tcPr>
          <w:p w14:paraId="1C0A4DE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2.62</w:t>
            </w:r>
          </w:p>
        </w:tc>
        <w:tc>
          <w:tcPr>
            <w:tcW w:w="1116" w:type="dxa"/>
            <w:hideMark/>
          </w:tcPr>
          <w:p w14:paraId="525A3B0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0.027765</w:t>
            </w:r>
          </w:p>
        </w:tc>
        <w:tc>
          <w:tcPr>
            <w:tcW w:w="1132" w:type="dxa"/>
            <w:hideMark/>
          </w:tcPr>
          <w:p w14:paraId="6A966AC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0.158</w:t>
            </w:r>
          </w:p>
        </w:tc>
        <w:tc>
          <w:tcPr>
            <w:tcW w:w="1012" w:type="dxa"/>
            <w:hideMark/>
          </w:tcPr>
          <w:p w14:paraId="278B573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-3.61</w:t>
            </w:r>
          </w:p>
        </w:tc>
        <w:tc>
          <w:tcPr>
            <w:tcW w:w="2141" w:type="dxa"/>
            <w:hideMark/>
          </w:tcPr>
          <w:p w14:paraId="47438BA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0551616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Post</w:t>
            </w:r>
          </w:p>
        </w:tc>
      </w:tr>
      <w:tr w:rsidR="00520ED2" w:rsidRPr="00520ED2" w14:paraId="44368F8B"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2719DB36"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ITGB1</w:t>
            </w:r>
          </w:p>
        </w:tc>
        <w:tc>
          <w:tcPr>
            <w:tcW w:w="843" w:type="dxa"/>
            <w:hideMark/>
          </w:tcPr>
          <w:p w14:paraId="25FB7E3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1.25</w:t>
            </w:r>
          </w:p>
        </w:tc>
        <w:tc>
          <w:tcPr>
            <w:tcW w:w="1142" w:type="dxa"/>
            <w:hideMark/>
          </w:tcPr>
          <w:p w14:paraId="3C259E0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11.70</w:t>
            </w:r>
          </w:p>
        </w:tc>
        <w:tc>
          <w:tcPr>
            <w:tcW w:w="851" w:type="dxa"/>
            <w:hideMark/>
          </w:tcPr>
          <w:p w14:paraId="0A2D610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2.61</w:t>
            </w:r>
          </w:p>
        </w:tc>
        <w:tc>
          <w:tcPr>
            <w:tcW w:w="1116" w:type="dxa"/>
            <w:hideMark/>
          </w:tcPr>
          <w:p w14:paraId="09EFBFC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0.028006</w:t>
            </w:r>
          </w:p>
        </w:tc>
        <w:tc>
          <w:tcPr>
            <w:tcW w:w="1132" w:type="dxa"/>
            <w:hideMark/>
          </w:tcPr>
          <w:p w14:paraId="4D9E042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0.158</w:t>
            </w:r>
          </w:p>
        </w:tc>
        <w:tc>
          <w:tcPr>
            <w:tcW w:w="1012" w:type="dxa"/>
            <w:hideMark/>
          </w:tcPr>
          <w:p w14:paraId="4211F62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-3.61</w:t>
            </w:r>
          </w:p>
        </w:tc>
        <w:tc>
          <w:tcPr>
            <w:tcW w:w="2141" w:type="dxa"/>
            <w:hideMark/>
          </w:tcPr>
          <w:p w14:paraId="3FDF8E5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7E63581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Post</w:t>
            </w:r>
          </w:p>
        </w:tc>
      </w:tr>
      <w:tr w:rsidR="00520ED2" w:rsidRPr="00520ED2" w14:paraId="49E6AAF9"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7C2D9BA3"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C2</w:t>
            </w:r>
          </w:p>
        </w:tc>
        <w:tc>
          <w:tcPr>
            <w:tcW w:w="843" w:type="dxa"/>
            <w:hideMark/>
          </w:tcPr>
          <w:p w14:paraId="7CB8BBB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1.85</w:t>
            </w:r>
          </w:p>
        </w:tc>
        <w:tc>
          <w:tcPr>
            <w:tcW w:w="1142" w:type="dxa"/>
            <w:hideMark/>
          </w:tcPr>
          <w:p w14:paraId="560747D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9.08</w:t>
            </w:r>
          </w:p>
        </w:tc>
        <w:tc>
          <w:tcPr>
            <w:tcW w:w="851" w:type="dxa"/>
            <w:hideMark/>
          </w:tcPr>
          <w:p w14:paraId="705C82A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2.60</w:t>
            </w:r>
          </w:p>
        </w:tc>
        <w:tc>
          <w:tcPr>
            <w:tcW w:w="1116" w:type="dxa"/>
            <w:hideMark/>
          </w:tcPr>
          <w:p w14:paraId="280E638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0.028545</w:t>
            </w:r>
          </w:p>
        </w:tc>
        <w:tc>
          <w:tcPr>
            <w:tcW w:w="1132" w:type="dxa"/>
            <w:hideMark/>
          </w:tcPr>
          <w:p w14:paraId="4B0CA72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0.158</w:t>
            </w:r>
          </w:p>
        </w:tc>
        <w:tc>
          <w:tcPr>
            <w:tcW w:w="1012" w:type="dxa"/>
            <w:hideMark/>
          </w:tcPr>
          <w:p w14:paraId="3F765C9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-3.63</w:t>
            </w:r>
          </w:p>
        </w:tc>
        <w:tc>
          <w:tcPr>
            <w:tcW w:w="2141" w:type="dxa"/>
            <w:hideMark/>
          </w:tcPr>
          <w:p w14:paraId="1157F68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7698404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Post</w:t>
            </w:r>
          </w:p>
        </w:tc>
      </w:tr>
      <w:tr w:rsidR="00520ED2" w:rsidRPr="00520ED2" w14:paraId="43957BC7"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313A01E0"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CD34</w:t>
            </w:r>
          </w:p>
        </w:tc>
        <w:tc>
          <w:tcPr>
            <w:tcW w:w="843" w:type="dxa"/>
            <w:hideMark/>
          </w:tcPr>
          <w:p w14:paraId="1966CC0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2.46</w:t>
            </w:r>
          </w:p>
        </w:tc>
        <w:tc>
          <w:tcPr>
            <w:tcW w:w="1142" w:type="dxa"/>
            <w:hideMark/>
          </w:tcPr>
          <w:p w14:paraId="17AE510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5.73</w:t>
            </w:r>
          </w:p>
        </w:tc>
        <w:tc>
          <w:tcPr>
            <w:tcW w:w="851" w:type="dxa"/>
            <w:hideMark/>
          </w:tcPr>
          <w:p w14:paraId="1568737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2.60</w:t>
            </w:r>
          </w:p>
        </w:tc>
        <w:tc>
          <w:tcPr>
            <w:tcW w:w="1116" w:type="dxa"/>
            <w:hideMark/>
          </w:tcPr>
          <w:p w14:paraId="6323170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0.028561</w:t>
            </w:r>
          </w:p>
        </w:tc>
        <w:tc>
          <w:tcPr>
            <w:tcW w:w="1132" w:type="dxa"/>
            <w:hideMark/>
          </w:tcPr>
          <w:p w14:paraId="5436CC6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0.158</w:t>
            </w:r>
          </w:p>
        </w:tc>
        <w:tc>
          <w:tcPr>
            <w:tcW w:w="1012" w:type="dxa"/>
            <w:hideMark/>
          </w:tcPr>
          <w:p w14:paraId="554D082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-3.63</w:t>
            </w:r>
          </w:p>
        </w:tc>
        <w:tc>
          <w:tcPr>
            <w:tcW w:w="2141" w:type="dxa"/>
            <w:hideMark/>
          </w:tcPr>
          <w:p w14:paraId="05C7060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3F3DDEB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Post</w:t>
            </w:r>
          </w:p>
        </w:tc>
      </w:tr>
      <w:tr w:rsidR="00520ED2" w:rsidRPr="00520ED2" w14:paraId="746371F5"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58BA59B5"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PSEN1</w:t>
            </w:r>
          </w:p>
        </w:tc>
        <w:tc>
          <w:tcPr>
            <w:tcW w:w="843" w:type="dxa"/>
            <w:hideMark/>
          </w:tcPr>
          <w:p w14:paraId="00105B7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0.59</w:t>
            </w:r>
          </w:p>
        </w:tc>
        <w:tc>
          <w:tcPr>
            <w:tcW w:w="1142" w:type="dxa"/>
            <w:hideMark/>
          </w:tcPr>
          <w:p w14:paraId="0E9258A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9.25</w:t>
            </w:r>
          </w:p>
        </w:tc>
        <w:tc>
          <w:tcPr>
            <w:tcW w:w="851" w:type="dxa"/>
            <w:hideMark/>
          </w:tcPr>
          <w:p w14:paraId="1F5F9F6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2.60</w:t>
            </w:r>
          </w:p>
        </w:tc>
        <w:tc>
          <w:tcPr>
            <w:tcW w:w="1116" w:type="dxa"/>
            <w:hideMark/>
          </w:tcPr>
          <w:p w14:paraId="3273751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0.028907</w:t>
            </w:r>
          </w:p>
        </w:tc>
        <w:tc>
          <w:tcPr>
            <w:tcW w:w="1132" w:type="dxa"/>
            <w:hideMark/>
          </w:tcPr>
          <w:p w14:paraId="126034A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0.158</w:t>
            </w:r>
          </w:p>
        </w:tc>
        <w:tc>
          <w:tcPr>
            <w:tcW w:w="1012" w:type="dxa"/>
            <w:hideMark/>
          </w:tcPr>
          <w:p w14:paraId="0FD1763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-3.64</w:t>
            </w:r>
          </w:p>
        </w:tc>
        <w:tc>
          <w:tcPr>
            <w:tcW w:w="2141" w:type="dxa"/>
            <w:hideMark/>
          </w:tcPr>
          <w:p w14:paraId="4D3DF59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5D03C32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Post</w:t>
            </w:r>
          </w:p>
        </w:tc>
      </w:tr>
      <w:tr w:rsidR="00520ED2" w:rsidRPr="00520ED2" w14:paraId="11889C6D"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2617B154"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CDKN1A</w:t>
            </w:r>
          </w:p>
        </w:tc>
        <w:tc>
          <w:tcPr>
            <w:tcW w:w="843" w:type="dxa"/>
            <w:hideMark/>
          </w:tcPr>
          <w:p w14:paraId="75FA979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1.02</w:t>
            </w:r>
          </w:p>
        </w:tc>
        <w:tc>
          <w:tcPr>
            <w:tcW w:w="1142" w:type="dxa"/>
            <w:hideMark/>
          </w:tcPr>
          <w:p w14:paraId="29965EE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8.42</w:t>
            </w:r>
          </w:p>
        </w:tc>
        <w:tc>
          <w:tcPr>
            <w:tcW w:w="851" w:type="dxa"/>
            <w:hideMark/>
          </w:tcPr>
          <w:p w14:paraId="08C3EF9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2.59</w:t>
            </w:r>
          </w:p>
        </w:tc>
        <w:tc>
          <w:tcPr>
            <w:tcW w:w="1116" w:type="dxa"/>
            <w:hideMark/>
          </w:tcPr>
          <w:p w14:paraId="5FCADFE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0.029110</w:t>
            </w:r>
          </w:p>
        </w:tc>
        <w:tc>
          <w:tcPr>
            <w:tcW w:w="1132" w:type="dxa"/>
            <w:hideMark/>
          </w:tcPr>
          <w:p w14:paraId="04FD54C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0.158</w:t>
            </w:r>
          </w:p>
        </w:tc>
        <w:tc>
          <w:tcPr>
            <w:tcW w:w="1012" w:type="dxa"/>
            <w:hideMark/>
          </w:tcPr>
          <w:p w14:paraId="05AAFDD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-3.65</w:t>
            </w:r>
          </w:p>
        </w:tc>
        <w:tc>
          <w:tcPr>
            <w:tcW w:w="2141" w:type="dxa"/>
            <w:hideMark/>
          </w:tcPr>
          <w:p w14:paraId="7260DF7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0968B8D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Post</w:t>
            </w:r>
          </w:p>
        </w:tc>
      </w:tr>
      <w:tr w:rsidR="00520ED2" w:rsidRPr="00520ED2" w14:paraId="525DFB48"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40E5C688"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MRC1</w:t>
            </w:r>
          </w:p>
        </w:tc>
        <w:tc>
          <w:tcPr>
            <w:tcW w:w="843" w:type="dxa"/>
            <w:hideMark/>
          </w:tcPr>
          <w:p w14:paraId="49FE2D7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3.46</w:t>
            </w:r>
          </w:p>
        </w:tc>
        <w:tc>
          <w:tcPr>
            <w:tcW w:w="1142" w:type="dxa"/>
            <w:hideMark/>
          </w:tcPr>
          <w:p w14:paraId="3722205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8.59</w:t>
            </w:r>
          </w:p>
        </w:tc>
        <w:tc>
          <w:tcPr>
            <w:tcW w:w="851" w:type="dxa"/>
            <w:hideMark/>
          </w:tcPr>
          <w:p w14:paraId="333E9C3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2.58</w:t>
            </w:r>
          </w:p>
        </w:tc>
        <w:tc>
          <w:tcPr>
            <w:tcW w:w="1116" w:type="dxa"/>
            <w:hideMark/>
          </w:tcPr>
          <w:p w14:paraId="03FBCD3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0.029558</w:t>
            </w:r>
          </w:p>
        </w:tc>
        <w:tc>
          <w:tcPr>
            <w:tcW w:w="1132" w:type="dxa"/>
            <w:hideMark/>
          </w:tcPr>
          <w:p w14:paraId="6DFB70C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0.159</w:t>
            </w:r>
          </w:p>
        </w:tc>
        <w:tc>
          <w:tcPr>
            <w:tcW w:w="1012" w:type="dxa"/>
            <w:hideMark/>
          </w:tcPr>
          <w:p w14:paraId="62230B1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-3.67</w:t>
            </w:r>
          </w:p>
        </w:tc>
        <w:tc>
          <w:tcPr>
            <w:tcW w:w="2141" w:type="dxa"/>
            <w:hideMark/>
          </w:tcPr>
          <w:p w14:paraId="7C77940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1275F5A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Post</w:t>
            </w:r>
          </w:p>
        </w:tc>
      </w:tr>
      <w:tr w:rsidR="00520ED2" w:rsidRPr="00520ED2" w14:paraId="7B2D1C13"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7A7DDD68"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CD46</w:t>
            </w:r>
          </w:p>
        </w:tc>
        <w:tc>
          <w:tcPr>
            <w:tcW w:w="843" w:type="dxa"/>
            <w:hideMark/>
          </w:tcPr>
          <w:p w14:paraId="49A3E05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0.64</w:t>
            </w:r>
          </w:p>
        </w:tc>
        <w:tc>
          <w:tcPr>
            <w:tcW w:w="1142" w:type="dxa"/>
            <w:hideMark/>
          </w:tcPr>
          <w:p w14:paraId="2EE1F8F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10.88</w:t>
            </w:r>
          </w:p>
        </w:tc>
        <w:tc>
          <w:tcPr>
            <w:tcW w:w="851" w:type="dxa"/>
            <w:hideMark/>
          </w:tcPr>
          <w:p w14:paraId="2E18FEA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2.58</w:t>
            </w:r>
          </w:p>
        </w:tc>
        <w:tc>
          <w:tcPr>
            <w:tcW w:w="1116" w:type="dxa"/>
            <w:hideMark/>
          </w:tcPr>
          <w:p w14:paraId="0FED841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0.029765</w:t>
            </w:r>
          </w:p>
        </w:tc>
        <w:tc>
          <w:tcPr>
            <w:tcW w:w="1132" w:type="dxa"/>
            <w:hideMark/>
          </w:tcPr>
          <w:p w14:paraId="25F0334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0.159</w:t>
            </w:r>
          </w:p>
        </w:tc>
        <w:tc>
          <w:tcPr>
            <w:tcW w:w="1012" w:type="dxa"/>
            <w:hideMark/>
          </w:tcPr>
          <w:p w14:paraId="0AEBFFF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-3.67</w:t>
            </w:r>
          </w:p>
        </w:tc>
        <w:tc>
          <w:tcPr>
            <w:tcW w:w="2141" w:type="dxa"/>
            <w:hideMark/>
          </w:tcPr>
          <w:p w14:paraId="126024D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0D72763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Post</w:t>
            </w:r>
          </w:p>
        </w:tc>
      </w:tr>
      <w:tr w:rsidR="00520ED2" w:rsidRPr="00520ED2" w14:paraId="4A79F421"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0C9B02C9"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CD99</w:t>
            </w:r>
          </w:p>
        </w:tc>
        <w:tc>
          <w:tcPr>
            <w:tcW w:w="843" w:type="dxa"/>
            <w:hideMark/>
          </w:tcPr>
          <w:p w14:paraId="31C6927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1.06</w:t>
            </w:r>
          </w:p>
        </w:tc>
        <w:tc>
          <w:tcPr>
            <w:tcW w:w="1142" w:type="dxa"/>
            <w:hideMark/>
          </w:tcPr>
          <w:p w14:paraId="29EEAB7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11.95</w:t>
            </w:r>
          </w:p>
        </w:tc>
        <w:tc>
          <w:tcPr>
            <w:tcW w:w="851" w:type="dxa"/>
            <w:hideMark/>
          </w:tcPr>
          <w:p w14:paraId="4434B6D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2.58</w:t>
            </w:r>
          </w:p>
        </w:tc>
        <w:tc>
          <w:tcPr>
            <w:tcW w:w="1116" w:type="dxa"/>
            <w:hideMark/>
          </w:tcPr>
          <w:p w14:paraId="3557424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0.029835</w:t>
            </w:r>
          </w:p>
        </w:tc>
        <w:tc>
          <w:tcPr>
            <w:tcW w:w="1132" w:type="dxa"/>
            <w:hideMark/>
          </w:tcPr>
          <w:p w14:paraId="6F9768E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0.159</w:t>
            </w:r>
          </w:p>
        </w:tc>
        <w:tc>
          <w:tcPr>
            <w:tcW w:w="1012" w:type="dxa"/>
            <w:hideMark/>
          </w:tcPr>
          <w:p w14:paraId="1EA0331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-3.67</w:t>
            </w:r>
          </w:p>
        </w:tc>
        <w:tc>
          <w:tcPr>
            <w:tcW w:w="2141" w:type="dxa"/>
            <w:hideMark/>
          </w:tcPr>
          <w:p w14:paraId="4000AE6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752FEBE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Post</w:t>
            </w:r>
          </w:p>
        </w:tc>
      </w:tr>
      <w:tr w:rsidR="00520ED2" w:rsidRPr="00520ED2" w14:paraId="29F900C4"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43976F87"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JAK2</w:t>
            </w:r>
          </w:p>
        </w:tc>
        <w:tc>
          <w:tcPr>
            <w:tcW w:w="843" w:type="dxa"/>
            <w:hideMark/>
          </w:tcPr>
          <w:p w14:paraId="239E6A3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0.88</w:t>
            </w:r>
          </w:p>
        </w:tc>
        <w:tc>
          <w:tcPr>
            <w:tcW w:w="1142" w:type="dxa"/>
            <w:hideMark/>
          </w:tcPr>
          <w:p w14:paraId="0F5D36C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10.27</w:t>
            </w:r>
          </w:p>
        </w:tc>
        <w:tc>
          <w:tcPr>
            <w:tcW w:w="851" w:type="dxa"/>
            <w:hideMark/>
          </w:tcPr>
          <w:p w14:paraId="060AC9E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2.57</w:t>
            </w:r>
          </w:p>
        </w:tc>
        <w:tc>
          <w:tcPr>
            <w:tcW w:w="1116" w:type="dxa"/>
            <w:hideMark/>
          </w:tcPr>
          <w:p w14:paraId="66F1894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0.030025</w:t>
            </w:r>
          </w:p>
        </w:tc>
        <w:tc>
          <w:tcPr>
            <w:tcW w:w="1132" w:type="dxa"/>
            <w:hideMark/>
          </w:tcPr>
          <w:p w14:paraId="5B2D20A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0.159</w:t>
            </w:r>
          </w:p>
        </w:tc>
        <w:tc>
          <w:tcPr>
            <w:tcW w:w="1012" w:type="dxa"/>
            <w:hideMark/>
          </w:tcPr>
          <w:p w14:paraId="6D4A335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-3.68</w:t>
            </w:r>
          </w:p>
        </w:tc>
        <w:tc>
          <w:tcPr>
            <w:tcW w:w="2141" w:type="dxa"/>
            <w:hideMark/>
          </w:tcPr>
          <w:p w14:paraId="61E3618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6B229D4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Post</w:t>
            </w:r>
          </w:p>
        </w:tc>
      </w:tr>
      <w:tr w:rsidR="00520ED2" w:rsidRPr="00520ED2" w14:paraId="5CFB0DE6"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509F33CC"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MAPK8</w:t>
            </w:r>
          </w:p>
        </w:tc>
        <w:tc>
          <w:tcPr>
            <w:tcW w:w="843" w:type="dxa"/>
            <w:hideMark/>
          </w:tcPr>
          <w:p w14:paraId="0692F5B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0.55</w:t>
            </w:r>
          </w:p>
        </w:tc>
        <w:tc>
          <w:tcPr>
            <w:tcW w:w="1142" w:type="dxa"/>
            <w:hideMark/>
          </w:tcPr>
          <w:p w14:paraId="4EE9812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7.91</w:t>
            </w:r>
          </w:p>
        </w:tc>
        <w:tc>
          <w:tcPr>
            <w:tcW w:w="851" w:type="dxa"/>
            <w:hideMark/>
          </w:tcPr>
          <w:p w14:paraId="6F0D029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2.57</w:t>
            </w:r>
          </w:p>
        </w:tc>
        <w:tc>
          <w:tcPr>
            <w:tcW w:w="1116" w:type="dxa"/>
            <w:hideMark/>
          </w:tcPr>
          <w:p w14:paraId="612A69D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0.030229</w:t>
            </w:r>
          </w:p>
        </w:tc>
        <w:tc>
          <w:tcPr>
            <w:tcW w:w="1132" w:type="dxa"/>
            <w:hideMark/>
          </w:tcPr>
          <w:p w14:paraId="332B8CD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0.159</w:t>
            </w:r>
          </w:p>
        </w:tc>
        <w:tc>
          <w:tcPr>
            <w:tcW w:w="1012" w:type="dxa"/>
            <w:hideMark/>
          </w:tcPr>
          <w:p w14:paraId="28C5DF6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-3.69</w:t>
            </w:r>
          </w:p>
        </w:tc>
        <w:tc>
          <w:tcPr>
            <w:tcW w:w="2141" w:type="dxa"/>
            <w:hideMark/>
          </w:tcPr>
          <w:p w14:paraId="7E0766B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7CFBA52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Post</w:t>
            </w:r>
          </w:p>
        </w:tc>
      </w:tr>
      <w:tr w:rsidR="00520ED2" w:rsidRPr="00520ED2" w14:paraId="7F9CA105"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265116D5"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MAF</w:t>
            </w:r>
          </w:p>
        </w:tc>
        <w:tc>
          <w:tcPr>
            <w:tcW w:w="843" w:type="dxa"/>
            <w:hideMark/>
          </w:tcPr>
          <w:p w14:paraId="0FE5C0E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1.52</w:t>
            </w:r>
          </w:p>
        </w:tc>
        <w:tc>
          <w:tcPr>
            <w:tcW w:w="1142" w:type="dxa"/>
            <w:hideMark/>
          </w:tcPr>
          <w:p w14:paraId="7C25F10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8.91</w:t>
            </w:r>
          </w:p>
        </w:tc>
        <w:tc>
          <w:tcPr>
            <w:tcW w:w="851" w:type="dxa"/>
            <w:hideMark/>
          </w:tcPr>
          <w:p w14:paraId="569C593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2.55</w:t>
            </w:r>
          </w:p>
        </w:tc>
        <w:tc>
          <w:tcPr>
            <w:tcW w:w="1116" w:type="dxa"/>
            <w:hideMark/>
          </w:tcPr>
          <w:p w14:paraId="4718158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0.031098</w:t>
            </w:r>
          </w:p>
        </w:tc>
        <w:tc>
          <w:tcPr>
            <w:tcW w:w="1132" w:type="dxa"/>
            <w:hideMark/>
          </w:tcPr>
          <w:p w14:paraId="01FFE2B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0.161</w:t>
            </w:r>
          </w:p>
        </w:tc>
        <w:tc>
          <w:tcPr>
            <w:tcW w:w="1012" w:type="dxa"/>
            <w:hideMark/>
          </w:tcPr>
          <w:p w14:paraId="50A9898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-3.71</w:t>
            </w:r>
          </w:p>
        </w:tc>
        <w:tc>
          <w:tcPr>
            <w:tcW w:w="2141" w:type="dxa"/>
            <w:hideMark/>
          </w:tcPr>
          <w:p w14:paraId="19634E2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11B8F50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Post</w:t>
            </w:r>
          </w:p>
        </w:tc>
      </w:tr>
      <w:tr w:rsidR="00520ED2" w:rsidRPr="00520ED2" w14:paraId="4F498BEC"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36DA45B6"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ITGA1</w:t>
            </w:r>
          </w:p>
        </w:tc>
        <w:tc>
          <w:tcPr>
            <w:tcW w:w="843" w:type="dxa"/>
            <w:hideMark/>
          </w:tcPr>
          <w:p w14:paraId="6EB12B8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2.95</w:t>
            </w:r>
          </w:p>
        </w:tc>
        <w:tc>
          <w:tcPr>
            <w:tcW w:w="1142" w:type="dxa"/>
            <w:hideMark/>
          </w:tcPr>
          <w:p w14:paraId="1DE101F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8.22</w:t>
            </w:r>
          </w:p>
        </w:tc>
        <w:tc>
          <w:tcPr>
            <w:tcW w:w="851" w:type="dxa"/>
            <w:hideMark/>
          </w:tcPr>
          <w:p w14:paraId="5C16164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2.55</w:t>
            </w:r>
          </w:p>
        </w:tc>
        <w:tc>
          <w:tcPr>
            <w:tcW w:w="1116" w:type="dxa"/>
            <w:hideMark/>
          </w:tcPr>
          <w:p w14:paraId="5660C98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0.031148</w:t>
            </w:r>
          </w:p>
        </w:tc>
        <w:tc>
          <w:tcPr>
            <w:tcW w:w="1132" w:type="dxa"/>
            <w:hideMark/>
          </w:tcPr>
          <w:p w14:paraId="5A201AE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0.161</w:t>
            </w:r>
          </w:p>
        </w:tc>
        <w:tc>
          <w:tcPr>
            <w:tcW w:w="1012" w:type="dxa"/>
            <w:hideMark/>
          </w:tcPr>
          <w:p w14:paraId="1CB602F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-3.72</w:t>
            </w:r>
          </w:p>
        </w:tc>
        <w:tc>
          <w:tcPr>
            <w:tcW w:w="2141" w:type="dxa"/>
            <w:hideMark/>
          </w:tcPr>
          <w:p w14:paraId="4878AFD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58FF255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Post</w:t>
            </w:r>
          </w:p>
        </w:tc>
      </w:tr>
      <w:tr w:rsidR="00520ED2" w:rsidRPr="00520ED2" w14:paraId="6B1111DC"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5389B17A"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SIGLEC1</w:t>
            </w:r>
          </w:p>
        </w:tc>
        <w:tc>
          <w:tcPr>
            <w:tcW w:w="843" w:type="dxa"/>
            <w:hideMark/>
          </w:tcPr>
          <w:p w14:paraId="646A7FD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3.04</w:t>
            </w:r>
          </w:p>
        </w:tc>
        <w:tc>
          <w:tcPr>
            <w:tcW w:w="1142" w:type="dxa"/>
            <w:hideMark/>
          </w:tcPr>
          <w:p w14:paraId="64B84CB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9.07</w:t>
            </w:r>
          </w:p>
        </w:tc>
        <w:tc>
          <w:tcPr>
            <w:tcW w:w="851" w:type="dxa"/>
            <w:hideMark/>
          </w:tcPr>
          <w:p w14:paraId="0D6456B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2.52</w:t>
            </w:r>
          </w:p>
        </w:tc>
        <w:tc>
          <w:tcPr>
            <w:tcW w:w="1116" w:type="dxa"/>
            <w:hideMark/>
          </w:tcPr>
          <w:p w14:paraId="5D5E4C9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0.032983</w:t>
            </w:r>
          </w:p>
        </w:tc>
        <w:tc>
          <w:tcPr>
            <w:tcW w:w="1132" w:type="dxa"/>
            <w:hideMark/>
          </w:tcPr>
          <w:p w14:paraId="05AE297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0.164</w:t>
            </w:r>
          </w:p>
        </w:tc>
        <w:tc>
          <w:tcPr>
            <w:tcW w:w="1012" w:type="dxa"/>
            <w:hideMark/>
          </w:tcPr>
          <w:p w14:paraId="0579421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-3.77</w:t>
            </w:r>
          </w:p>
        </w:tc>
        <w:tc>
          <w:tcPr>
            <w:tcW w:w="2141" w:type="dxa"/>
            <w:hideMark/>
          </w:tcPr>
          <w:p w14:paraId="7720949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37F2722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Post</w:t>
            </w:r>
          </w:p>
        </w:tc>
      </w:tr>
      <w:tr w:rsidR="00520ED2" w:rsidRPr="00520ED2" w14:paraId="355FD7C1"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08E715C5"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LY96</w:t>
            </w:r>
          </w:p>
        </w:tc>
        <w:tc>
          <w:tcPr>
            <w:tcW w:w="843" w:type="dxa"/>
            <w:hideMark/>
          </w:tcPr>
          <w:p w14:paraId="243AC8F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1.16</w:t>
            </w:r>
          </w:p>
        </w:tc>
        <w:tc>
          <w:tcPr>
            <w:tcW w:w="1142" w:type="dxa"/>
            <w:hideMark/>
          </w:tcPr>
          <w:p w14:paraId="7E3C472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9.18</w:t>
            </w:r>
          </w:p>
        </w:tc>
        <w:tc>
          <w:tcPr>
            <w:tcW w:w="851" w:type="dxa"/>
            <w:hideMark/>
          </w:tcPr>
          <w:p w14:paraId="69828F7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2.51</w:t>
            </w:r>
          </w:p>
        </w:tc>
        <w:tc>
          <w:tcPr>
            <w:tcW w:w="1116" w:type="dxa"/>
            <w:hideMark/>
          </w:tcPr>
          <w:p w14:paraId="50C5A7A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0.033145</w:t>
            </w:r>
          </w:p>
        </w:tc>
        <w:tc>
          <w:tcPr>
            <w:tcW w:w="1132" w:type="dxa"/>
            <w:hideMark/>
          </w:tcPr>
          <w:p w14:paraId="49BDCE6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0.164</w:t>
            </w:r>
          </w:p>
        </w:tc>
        <w:tc>
          <w:tcPr>
            <w:tcW w:w="1012" w:type="dxa"/>
            <w:hideMark/>
          </w:tcPr>
          <w:p w14:paraId="11A4B86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-3.77</w:t>
            </w:r>
          </w:p>
        </w:tc>
        <w:tc>
          <w:tcPr>
            <w:tcW w:w="2141" w:type="dxa"/>
            <w:hideMark/>
          </w:tcPr>
          <w:p w14:paraId="71384A3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1783C66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Post</w:t>
            </w:r>
          </w:p>
        </w:tc>
      </w:tr>
      <w:tr w:rsidR="00520ED2" w:rsidRPr="00520ED2" w14:paraId="5E5FA984"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38E4DBA2"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LGALS3</w:t>
            </w:r>
          </w:p>
        </w:tc>
        <w:tc>
          <w:tcPr>
            <w:tcW w:w="843" w:type="dxa"/>
            <w:hideMark/>
          </w:tcPr>
          <w:p w14:paraId="3ECAAB7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1.74</w:t>
            </w:r>
          </w:p>
        </w:tc>
        <w:tc>
          <w:tcPr>
            <w:tcW w:w="1142" w:type="dxa"/>
            <w:hideMark/>
          </w:tcPr>
          <w:p w14:paraId="0021F23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10.60</w:t>
            </w:r>
          </w:p>
        </w:tc>
        <w:tc>
          <w:tcPr>
            <w:tcW w:w="851" w:type="dxa"/>
            <w:hideMark/>
          </w:tcPr>
          <w:p w14:paraId="315601F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2.51</w:t>
            </w:r>
          </w:p>
        </w:tc>
        <w:tc>
          <w:tcPr>
            <w:tcW w:w="1116" w:type="dxa"/>
            <w:hideMark/>
          </w:tcPr>
          <w:p w14:paraId="4B9666B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0.033264</w:t>
            </w:r>
          </w:p>
        </w:tc>
        <w:tc>
          <w:tcPr>
            <w:tcW w:w="1132" w:type="dxa"/>
            <w:hideMark/>
          </w:tcPr>
          <w:p w14:paraId="63EEE6E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0.164</w:t>
            </w:r>
          </w:p>
        </w:tc>
        <w:tc>
          <w:tcPr>
            <w:tcW w:w="1012" w:type="dxa"/>
            <w:hideMark/>
          </w:tcPr>
          <w:p w14:paraId="5F1DDC4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-3.78</w:t>
            </w:r>
          </w:p>
        </w:tc>
        <w:tc>
          <w:tcPr>
            <w:tcW w:w="2141" w:type="dxa"/>
            <w:hideMark/>
          </w:tcPr>
          <w:p w14:paraId="4C16892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1798DCE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Post</w:t>
            </w:r>
          </w:p>
        </w:tc>
      </w:tr>
      <w:tr w:rsidR="00520ED2" w:rsidRPr="00520ED2" w14:paraId="15ADB8DD"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16F702C0"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C1QB</w:t>
            </w:r>
          </w:p>
        </w:tc>
        <w:tc>
          <w:tcPr>
            <w:tcW w:w="843" w:type="dxa"/>
            <w:hideMark/>
          </w:tcPr>
          <w:p w14:paraId="1D31326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2.64</w:t>
            </w:r>
          </w:p>
        </w:tc>
        <w:tc>
          <w:tcPr>
            <w:tcW w:w="1142" w:type="dxa"/>
            <w:hideMark/>
          </w:tcPr>
          <w:p w14:paraId="03676B2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11.60</w:t>
            </w:r>
          </w:p>
        </w:tc>
        <w:tc>
          <w:tcPr>
            <w:tcW w:w="851" w:type="dxa"/>
            <w:hideMark/>
          </w:tcPr>
          <w:p w14:paraId="31870A9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2.50</w:t>
            </w:r>
          </w:p>
        </w:tc>
        <w:tc>
          <w:tcPr>
            <w:tcW w:w="1116" w:type="dxa"/>
            <w:hideMark/>
          </w:tcPr>
          <w:p w14:paraId="24AF198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0.033637</w:t>
            </w:r>
          </w:p>
        </w:tc>
        <w:tc>
          <w:tcPr>
            <w:tcW w:w="1132" w:type="dxa"/>
            <w:hideMark/>
          </w:tcPr>
          <w:p w14:paraId="6C7235F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0.164</w:t>
            </w:r>
          </w:p>
        </w:tc>
        <w:tc>
          <w:tcPr>
            <w:tcW w:w="1012" w:type="dxa"/>
            <w:hideMark/>
          </w:tcPr>
          <w:p w14:paraId="748E19B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-3.79</w:t>
            </w:r>
          </w:p>
        </w:tc>
        <w:tc>
          <w:tcPr>
            <w:tcW w:w="2141" w:type="dxa"/>
            <w:hideMark/>
          </w:tcPr>
          <w:p w14:paraId="1B1EB8F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04AA55E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Post</w:t>
            </w:r>
          </w:p>
        </w:tc>
      </w:tr>
      <w:tr w:rsidR="00520ED2" w:rsidRPr="00520ED2" w14:paraId="10A2926B"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4499B021"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lastRenderedPageBreak/>
              <w:t>IFNL1</w:t>
            </w:r>
          </w:p>
        </w:tc>
        <w:tc>
          <w:tcPr>
            <w:tcW w:w="843" w:type="dxa"/>
            <w:hideMark/>
          </w:tcPr>
          <w:p w14:paraId="5706C48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1.71</w:t>
            </w:r>
          </w:p>
        </w:tc>
        <w:tc>
          <w:tcPr>
            <w:tcW w:w="1142" w:type="dxa"/>
            <w:hideMark/>
          </w:tcPr>
          <w:p w14:paraId="39ADF6B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8.21</w:t>
            </w:r>
          </w:p>
        </w:tc>
        <w:tc>
          <w:tcPr>
            <w:tcW w:w="851" w:type="dxa"/>
            <w:hideMark/>
          </w:tcPr>
          <w:p w14:paraId="61DD85A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2.50</w:t>
            </w:r>
          </w:p>
        </w:tc>
        <w:tc>
          <w:tcPr>
            <w:tcW w:w="1116" w:type="dxa"/>
            <w:hideMark/>
          </w:tcPr>
          <w:p w14:paraId="0A5CDE4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0.034033</w:t>
            </w:r>
          </w:p>
        </w:tc>
        <w:tc>
          <w:tcPr>
            <w:tcW w:w="1132" w:type="dxa"/>
            <w:hideMark/>
          </w:tcPr>
          <w:p w14:paraId="27C7899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0.164</w:t>
            </w:r>
          </w:p>
        </w:tc>
        <w:tc>
          <w:tcPr>
            <w:tcW w:w="1012" w:type="dxa"/>
            <w:hideMark/>
          </w:tcPr>
          <w:p w14:paraId="2CF5D96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-3.80</w:t>
            </w:r>
          </w:p>
        </w:tc>
        <w:tc>
          <w:tcPr>
            <w:tcW w:w="2141" w:type="dxa"/>
            <w:hideMark/>
          </w:tcPr>
          <w:p w14:paraId="728E5CE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5A8DE54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Post</w:t>
            </w:r>
          </w:p>
        </w:tc>
      </w:tr>
      <w:tr w:rsidR="00520ED2" w:rsidRPr="00520ED2" w14:paraId="0BAC5B01"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47D7C55F"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CCR1</w:t>
            </w:r>
          </w:p>
        </w:tc>
        <w:tc>
          <w:tcPr>
            <w:tcW w:w="843" w:type="dxa"/>
            <w:hideMark/>
          </w:tcPr>
          <w:p w14:paraId="3BBBB7B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2.71</w:t>
            </w:r>
          </w:p>
        </w:tc>
        <w:tc>
          <w:tcPr>
            <w:tcW w:w="1142" w:type="dxa"/>
            <w:hideMark/>
          </w:tcPr>
          <w:p w14:paraId="2B829D2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5.86</w:t>
            </w:r>
          </w:p>
        </w:tc>
        <w:tc>
          <w:tcPr>
            <w:tcW w:w="851" w:type="dxa"/>
            <w:hideMark/>
          </w:tcPr>
          <w:p w14:paraId="4CD490B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2.49</w:t>
            </w:r>
          </w:p>
        </w:tc>
        <w:tc>
          <w:tcPr>
            <w:tcW w:w="1116" w:type="dxa"/>
            <w:hideMark/>
          </w:tcPr>
          <w:p w14:paraId="11C01C9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0.034252</w:t>
            </w:r>
          </w:p>
        </w:tc>
        <w:tc>
          <w:tcPr>
            <w:tcW w:w="1132" w:type="dxa"/>
            <w:hideMark/>
          </w:tcPr>
          <w:p w14:paraId="12148B9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0.164</w:t>
            </w:r>
          </w:p>
        </w:tc>
        <w:tc>
          <w:tcPr>
            <w:tcW w:w="1012" w:type="dxa"/>
            <w:hideMark/>
          </w:tcPr>
          <w:p w14:paraId="393CF4E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-3.81</w:t>
            </w:r>
          </w:p>
        </w:tc>
        <w:tc>
          <w:tcPr>
            <w:tcW w:w="2141" w:type="dxa"/>
            <w:hideMark/>
          </w:tcPr>
          <w:p w14:paraId="2B52EF0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27A8A41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Post</w:t>
            </w:r>
          </w:p>
        </w:tc>
      </w:tr>
      <w:tr w:rsidR="00520ED2" w:rsidRPr="00520ED2" w14:paraId="10442F95"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6E2BFBDE"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VEGFA</w:t>
            </w:r>
          </w:p>
        </w:tc>
        <w:tc>
          <w:tcPr>
            <w:tcW w:w="843" w:type="dxa"/>
            <w:hideMark/>
          </w:tcPr>
          <w:p w14:paraId="286A70E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0.72</w:t>
            </w:r>
          </w:p>
        </w:tc>
        <w:tc>
          <w:tcPr>
            <w:tcW w:w="1142" w:type="dxa"/>
            <w:hideMark/>
          </w:tcPr>
          <w:p w14:paraId="167B28E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8.10</w:t>
            </w:r>
          </w:p>
        </w:tc>
        <w:tc>
          <w:tcPr>
            <w:tcW w:w="851" w:type="dxa"/>
            <w:hideMark/>
          </w:tcPr>
          <w:p w14:paraId="0DDD534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2.47</w:t>
            </w:r>
          </w:p>
        </w:tc>
        <w:tc>
          <w:tcPr>
            <w:tcW w:w="1116" w:type="dxa"/>
            <w:hideMark/>
          </w:tcPr>
          <w:p w14:paraId="7ED196F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0.035288</w:t>
            </w:r>
          </w:p>
        </w:tc>
        <w:tc>
          <w:tcPr>
            <w:tcW w:w="1132" w:type="dxa"/>
            <w:hideMark/>
          </w:tcPr>
          <w:p w14:paraId="4998CA4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0.167</w:t>
            </w:r>
          </w:p>
        </w:tc>
        <w:tc>
          <w:tcPr>
            <w:tcW w:w="1012" w:type="dxa"/>
            <w:hideMark/>
          </w:tcPr>
          <w:p w14:paraId="05951C7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-3.83</w:t>
            </w:r>
          </w:p>
        </w:tc>
        <w:tc>
          <w:tcPr>
            <w:tcW w:w="2141" w:type="dxa"/>
            <w:hideMark/>
          </w:tcPr>
          <w:p w14:paraId="6C089C4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21608E6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Post</w:t>
            </w:r>
          </w:p>
        </w:tc>
      </w:tr>
      <w:tr w:rsidR="00520ED2" w:rsidRPr="00520ED2" w14:paraId="133D3960"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22E22E03"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MAP3K5</w:t>
            </w:r>
          </w:p>
        </w:tc>
        <w:tc>
          <w:tcPr>
            <w:tcW w:w="843" w:type="dxa"/>
            <w:hideMark/>
          </w:tcPr>
          <w:p w14:paraId="5A0BFC7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0.82</w:t>
            </w:r>
          </w:p>
        </w:tc>
        <w:tc>
          <w:tcPr>
            <w:tcW w:w="1142" w:type="dxa"/>
            <w:hideMark/>
          </w:tcPr>
          <w:p w14:paraId="18E2014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9.62</w:t>
            </w:r>
          </w:p>
        </w:tc>
        <w:tc>
          <w:tcPr>
            <w:tcW w:w="851" w:type="dxa"/>
            <w:hideMark/>
          </w:tcPr>
          <w:p w14:paraId="3156FD2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2.42</w:t>
            </w:r>
          </w:p>
        </w:tc>
        <w:tc>
          <w:tcPr>
            <w:tcW w:w="1116" w:type="dxa"/>
            <w:hideMark/>
          </w:tcPr>
          <w:p w14:paraId="713A48C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0.038274</w:t>
            </w:r>
          </w:p>
        </w:tc>
        <w:tc>
          <w:tcPr>
            <w:tcW w:w="1132" w:type="dxa"/>
            <w:hideMark/>
          </w:tcPr>
          <w:p w14:paraId="64081B4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0.179</w:t>
            </w:r>
          </w:p>
        </w:tc>
        <w:tc>
          <w:tcPr>
            <w:tcW w:w="1012" w:type="dxa"/>
            <w:hideMark/>
          </w:tcPr>
          <w:p w14:paraId="260AF97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-3.91</w:t>
            </w:r>
          </w:p>
        </w:tc>
        <w:tc>
          <w:tcPr>
            <w:tcW w:w="2141" w:type="dxa"/>
            <w:hideMark/>
          </w:tcPr>
          <w:p w14:paraId="3DD62F6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5CE689B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Post</w:t>
            </w:r>
          </w:p>
        </w:tc>
      </w:tr>
      <w:tr w:rsidR="00520ED2" w:rsidRPr="00520ED2" w14:paraId="0E5A2780"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2ECEC4D5"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C3</w:t>
            </w:r>
          </w:p>
        </w:tc>
        <w:tc>
          <w:tcPr>
            <w:tcW w:w="843" w:type="dxa"/>
            <w:hideMark/>
          </w:tcPr>
          <w:p w14:paraId="4D61F89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3.09</w:t>
            </w:r>
          </w:p>
        </w:tc>
        <w:tc>
          <w:tcPr>
            <w:tcW w:w="1142" w:type="dxa"/>
            <w:hideMark/>
          </w:tcPr>
          <w:p w14:paraId="428BAC0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8.31</w:t>
            </w:r>
          </w:p>
        </w:tc>
        <w:tc>
          <w:tcPr>
            <w:tcW w:w="851" w:type="dxa"/>
            <w:hideMark/>
          </w:tcPr>
          <w:p w14:paraId="035442B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2.41</w:t>
            </w:r>
          </w:p>
        </w:tc>
        <w:tc>
          <w:tcPr>
            <w:tcW w:w="1116" w:type="dxa"/>
            <w:hideMark/>
          </w:tcPr>
          <w:p w14:paraId="5290581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0.039052</w:t>
            </w:r>
          </w:p>
        </w:tc>
        <w:tc>
          <w:tcPr>
            <w:tcW w:w="1132" w:type="dxa"/>
            <w:hideMark/>
          </w:tcPr>
          <w:p w14:paraId="068F927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0.180</w:t>
            </w:r>
          </w:p>
        </w:tc>
        <w:tc>
          <w:tcPr>
            <w:tcW w:w="1012" w:type="dxa"/>
            <w:hideMark/>
          </w:tcPr>
          <w:p w14:paraId="4CF2CD9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-3.93</w:t>
            </w:r>
          </w:p>
        </w:tc>
        <w:tc>
          <w:tcPr>
            <w:tcW w:w="2141" w:type="dxa"/>
            <w:hideMark/>
          </w:tcPr>
          <w:p w14:paraId="68D57C0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6104C08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Post</w:t>
            </w:r>
          </w:p>
        </w:tc>
      </w:tr>
      <w:tr w:rsidR="00520ED2" w:rsidRPr="00520ED2" w14:paraId="443AF25F"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33AA1F09"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CSF3R</w:t>
            </w:r>
          </w:p>
        </w:tc>
        <w:tc>
          <w:tcPr>
            <w:tcW w:w="843" w:type="dxa"/>
            <w:hideMark/>
          </w:tcPr>
          <w:p w14:paraId="2075655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2.60</w:t>
            </w:r>
          </w:p>
        </w:tc>
        <w:tc>
          <w:tcPr>
            <w:tcW w:w="1142" w:type="dxa"/>
            <w:hideMark/>
          </w:tcPr>
          <w:p w14:paraId="52BCFED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8.00</w:t>
            </w:r>
          </w:p>
        </w:tc>
        <w:tc>
          <w:tcPr>
            <w:tcW w:w="851" w:type="dxa"/>
            <w:hideMark/>
          </w:tcPr>
          <w:p w14:paraId="37884D5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2.41</w:t>
            </w:r>
          </w:p>
        </w:tc>
        <w:tc>
          <w:tcPr>
            <w:tcW w:w="1116" w:type="dxa"/>
            <w:hideMark/>
          </w:tcPr>
          <w:p w14:paraId="030C3CB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0.039323</w:t>
            </w:r>
          </w:p>
        </w:tc>
        <w:tc>
          <w:tcPr>
            <w:tcW w:w="1132" w:type="dxa"/>
            <w:hideMark/>
          </w:tcPr>
          <w:p w14:paraId="07828CE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0.180</w:t>
            </w:r>
          </w:p>
        </w:tc>
        <w:tc>
          <w:tcPr>
            <w:tcW w:w="1012" w:type="dxa"/>
            <w:hideMark/>
          </w:tcPr>
          <w:p w14:paraId="366451E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-3.94</w:t>
            </w:r>
          </w:p>
        </w:tc>
        <w:tc>
          <w:tcPr>
            <w:tcW w:w="2141" w:type="dxa"/>
            <w:hideMark/>
          </w:tcPr>
          <w:p w14:paraId="22C04F3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46ABB49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Post</w:t>
            </w:r>
          </w:p>
        </w:tc>
      </w:tr>
      <w:tr w:rsidR="00520ED2" w:rsidRPr="00520ED2" w14:paraId="3372FAAD"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2470FC3B"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IL17RA</w:t>
            </w:r>
          </w:p>
        </w:tc>
        <w:tc>
          <w:tcPr>
            <w:tcW w:w="843" w:type="dxa"/>
            <w:hideMark/>
          </w:tcPr>
          <w:p w14:paraId="1D89357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0.86</w:t>
            </w:r>
          </w:p>
        </w:tc>
        <w:tc>
          <w:tcPr>
            <w:tcW w:w="1142" w:type="dxa"/>
            <w:hideMark/>
          </w:tcPr>
          <w:p w14:paraId="33D5858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8.77</w:t>
            </w:r>
          </w:p>
        </w:tc>
        <w:tc>
          <w:tcPr>
            <w:tcW w:w="851" w:type="dxa"/>
            <w:hideMark/>
          </w:tcPr>
          <w:p w14:paraId="2171523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2.38</w:t>
            </w:r>
          </w:p>
        </w:tc>
        <w:tc>
          <w:tcPr>
            <w:tcW w:w="1116" w:type="dxa"/>
            <w:hideMark/>
          </w:tcPr>
          <w:p w14:paraId="136B88E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0.040956</w:t>
            </w:r>
          </w:p>
        </w:tc>
        <w:tc>
          <w:tcPr>
            <w:tcW w:w="1132" w:type="dxa"/>
            <w:hideMark/>
          </w:tcPr>
          <w:p w14:paraId="1F6F007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0.182</w:t>
            </w:r>
          </w:p>
        </w:tc>
        <w:tc>
          <w:tcPr>
            <w:tcW w:w="1012" w:type="dxa"/>
            <w:hideMark/>
          </w:tcPr>
          <w:p w14:paraId="0071E88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-3.97</w:t>
            </w:r>
          </w:p>
        </w:tc>
        <w:tc>
          <w:tcPr>
            <w:tcW w:w="2141" w:type="dxa"/>
            <w:hideMark/>
          </w:tcPr>
          <w:p w14:paraId="7ABC8E2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2EA60DF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Post</w:t>
            </w:r>
          </w:p>
        </w:tc>
      </w:tr>
      <w:tr w:rsidR="00520ED2" w:rsidRPr="00520ED2" w14:paraId="48A0AC53"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5D0783EE"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FCER1G</w:t>
            </w:r>
          </w:p>
        </w:tc>
        <w:tc>
          <w:tcPr>
            <w:tcW w:w="843" w:type="dxa"/>
            <w:hideMark/>
          </w:tcPr>
          <w:p w14:paraId="045D2D7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1.47</w:t>
            </w:r>
          </w:p>
        </w:tc>
        <w:tc>
          <w:tcPr>
            <w:tcW w:w="1142" w:type="dxa"/>
            <w:hideMark/>
          </w:tcPr>
          <w:p w14:paraId="05A4CB5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10.86</w:t>
            </w:r>
          </w:p>
        </w:tc>
        <w:tc>
          <w:tcPr>
            <w:tcW w:w="851" w:type="dxa"/>
            <w:hideMark/>
          </w:tcPr>
          <w:p w14:paraId="1E19EEE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2.35</w:t>
            </w:r>
          </w:p>
        </w:tc>
        <w:tc>
          <w:tcPr>
            <w:tcW w:w="1116" w:type="dxa"/>
            <w:hideMark/>
          </w:tcPr>
          <w:p w14:paraId="63EDBD2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0.043163</w:t>
            </w:r>
          </w:p>
        </w:tc>
        <w:tc>
          <w:tcPr>
            <w:tcW w:w="1132" w:type="dxa"/>
            <w:hideMark/>
          </w:tcPr>
          <w:p w14:paraId="327F2AD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0.187</w:t>
            </w:r>
          </w:p>
        </w:tc>
        <w:tc>
          <w:tcPr>
            <w:tcW w:w="1012" w:type="dxa"/>
            <w:hideMark/>
          </w:tcPr>
          <w:p w14:paraId="539C06A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-4.02</w:t>
            </w:r>
          </w:p>
        </w:tc>
        <w:tc>
          <w:tcPr>
            <w:tcW w:w="2141" w:type="dxa"/>
            <w:hideMark/>
          </w:tcPr>
          <w:p w14:paraId="6151A51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143822E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Post</w:t>
            </w:r>
          </w:p>
        </w:tc>
      </w:tr>
      <w:tr w:rsidR="00520ED2" w:rsidRPr="00520ED2" w14:paraId="2B991CBC"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56FFB7E7"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UBC</w:t>
            </w:r>
          </w:p>
        </w:tc>
        <w:tc>
          <w:tcPr>
            <w:tcW w:w="843" w:type="dxa"/>
            <w:hideMark/>
          </w:tcPr>
          <w:p w14:paraId="2B3F0B4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0.71</w:t>
            </w:r>
          </w:p>
        </w:tc>
        <w:tc>
          <w:tcPr>
            <w:tcW w:w="1142" w:type="dxa"/>
            <w:hideMark/>
          </w:tcPr>
          <w:p w14:paraId="2C9FC3D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14.25</w:t>
            </w:r>
          </w:p>
        </w:tc>
        <w:tc>
          <w:tcPr>
            <w:tcW w:w="851" w:type="dxa"/>
            <w:hideMark/>
          </w:tcPr>
          <w:p w14:paraId="0829A37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2.34</w:t>
            </w:r>
          </w:p>
        </w:tc>
        <w:tc>
          <w:tcPr>
            <w:tcW w:w="1116" w:type="dxa"/>
            <w:hideMark/>
          </w:tcPr>
          <w:p w14:paraId="406FFBB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0.043713</w:t>
            </w:r>
          </w:p>
        </w:tc>
        <w:tc>
          <w:tcPr>
            <w:tcW w:w="1132" w:type="dxa"/>
            <w:hideMark/>
          </w:tcPr>
          <w:p w14:paraId="2317A6B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0.187</w:t>
            </w:r>
          </w:p>
        </w:tc>
        <w:tc>
          <w:tcPr>
            <w:tcW w:w="1012" w:type="dxa"/>
            <w:hideMark/>
          </w:tcPr>
          <w:p w14:paraId="5D64A10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-4.04</w:t>
            </w:r>
          </w:p>
        </w:tc>
        <w:tc>
          <w:tcPr>
            <w:tcW w:w="2141" w:type="dxa"/>
            <w:hideMark/>
          </w:tcPr>
          <w:p w14:paraId="2709D72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3F90A86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Post</w:t>
            </w:r>
          </w:p>
        </w:tc>
      </w:tr>
      <w:tr w:rsidR="00520ED2" w:rsidRPr="00520ED2" w14:paraId="5EE2692B"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2BF01D4F"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TICAM2</w:t>
            </w:r>
          </w:p>
        </w:tc>
        <w:tc>
          <w:tcPr>
            <w:tcW w:w="843" w:type="dxa"/>
            <w:hideMark/>
          </w:tcPr>
          <w:p w14:paraId="35A11E5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0.75</w:t>
            </w:r>
          </w:p>
        </w:tc>
        <w:tc>
          <w:tcPr>
            <w:tcW w:w="1142" w:type="dxa"/>
            <w:hideMark/>
          </w:tcPr>
          <w:p w14:paraId="0115C3C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8.00</w:t>
            </w:r>
          </w:p>
        </w:tc>
        <w:tc>
          <w:tcPr>
            <w:tcW w:w="851" w:type="dxa"/>
            <w:hideMark/>
          </w:tcPr>
          <w:p w14:paraId="3B0375E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2.33</w:t>
            </w:r>
          </w:p>
        </w:tc>
        <w:tc>
          <w:tcPr>
            <w:tcW w:w="1116" w:type="dxa"/>
            <w:hideMark/>
          </w:tcPr>
          <w:p w14:paraId="0ECF71B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0.044546</w:t>
            </w:r>
          </w:p>
        </w:tc>
        <w:tc>
          <w:tcPr>
            <w:tcW w:w="1132" w:type="dxa"/>
            <w:hideMark/>
          </w:tcPr>
          <w:p w14:paraId="474976E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0.190</w:t>
            </w:r>
          </w:p>
        </w:tc>
        <w:tc>
          <w:tcPr>
            <w:tcW w:w="1012" w:type="dxa"/>
            <w:hideMark/>
          </w:tcPr>
          <w:p w14:paraId="68627EE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-4.05</w:t>
            </w:r>
          </w:p>
        </w:tc>
        <w:tc>
          <w:tcPr>
            <w:tcW w:w="2141" w:type="dxa"/>
            <w:hideMark/>
          </w:tcPr>
          <w:p w14:paraId="694D37A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525D430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Post</w:t>
            </w:r>
          </w:p>
        </w:tc>
      </w:tr>
      <w:tr w:rsidR="00520ED2" w:rsidRPr="00520ED2" w14:paraId="76C0FEE7"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2EE984D8"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CD79A</w:t>
            </w:r>
          </w:p>
        </w:tc>
        <w:tc>
          <w:tcPr>
            <w:tcW w:w="843" w:type="dxa"/>
            <w:hideMark/>
          </w:tcPr>
          <w:p w14:paraId="4F9A0D5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-11.31</w:t>
            </w:r>
          </w:p>
        </w:tc>
        <w:tc>
          <w:tcPr>
            <w:tcW w:w="1142" w:type="dxa"/>
            <w:hideMark/>
          </w:tcPr>
          <w:p w14:paraId="63FF79C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6.47</w:t>
            </w:r>
          </w:p>
        </w:tc>
        <w:tc>
          <w:tcPr>
            <w:tcW w:w="851" w:type="dxa"/>
            <w:hideMark/>
          </w:tcPr>
          <w:p w14:paraId="5AEFD50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-6.96</w:t>
            </w:r>
          </w:p>
        </w:tc>
        <w:tc>
          <w:tcPr>
            <w:tcW w:w="1116" w:type="dxa"/>
            <w:hideMark/>
          </w:tcPr>
          <w:p w14:paraId="3DCD6D6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0.000065</w:t>
            </w:r>
          </w:p>
        </w:tc>
        <w:tc>
          <w:tcPr>
            <w:tcW w:w="1132" w:type="dxa"/>
            <w:hideMark/>
          </w:tcPr>
          <w:p w14:paraId="0CEAD0C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0.031</w:t>
            </w:r>
          </w:p>
        </w:tc>
        <w:tc>
          <w:tcPr>
            <w:tcW w:w="1012" w:type="dxa"/>
            <w:hideMark/>
          </w:tcPr>
          <w:p w14:paraId="27590DC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2.17</w:t>
            </w:r>
          </w:p>
        </w:tc>
        <w:tc>
          <w:tcPr>
            <w:tcW w:w="2141" w:type="dxa"/>
            <w:hideMark/>
          </w:tcPr>
          <w:p w14:paraId="2B7837A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3DFB8F9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Baseline</w:t>
            </w:r>
          </w:p>
        </w:tc>
      </w:tr>
      <w:tr w:rsidR="00520ED2" w:rsidRPr="00520ED2" w14:paraId="284EB450"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64FFDCB3"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TNFRSF17</w:t>
            </w:r>
          </w:p>
        </w:tc>
        <w:tc>
          <w:tcPr>
            <w:tcW w:w="843" w:type="dxa"/>
            <w:hideMark/>
          </w:tcPr>
          <w:p w14:paraId="46C2B7B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-7.85</w:t>
            </w:r>
          </w:p>
        </w:tc>
        <w:tc>
          <w:tcPr>
            <w:tcW w:w="1142" w:type="dxa"/>
            <w:hideMark/>
          </w:tcPr>
          <w:p w14:paraId="370F990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3.85</w:t>
            </w:r>
          </w:p>
        </w:tc>
        <w:tc>
          <w:tcPr>
            <w:tcW w:w="851" w:type="dxa"/>
            <w:hideMark/>
          </w:tcPr>
          <w:p w14:paraId="6C6EE42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-6.58</w:t>
            </w:r>
          </w:p>
        </w:tc>
        <w:tc>
          <w:tcPr>
            <w:tcW w:w="1116" w:type="dxa"/>
            <w:hideMark/>
          </w:tcPr>
          <w:p w14:paraId="7532BB7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0.000100</w:t>
            </w:r>
          </w:p>
        </w:tc>
        <w:tc>
          <w:tcPr>
            <w:tcW w:w="1132" w:type="dxa"/>
            <w:hideMark/>
          </w:tcPr>
          <w:p w14:paraId="364F09F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0.031</w:t>
            </w:r>
          </w:p>
        </w:tc>
        <w:tc>
          <w:tcPr>
            <w:tcW w:w="1012" w:type="dxa"/>
            <w:hideMark/>
          </w:tcPr>
          <w:p w14:paraId="113E300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1.78</w:t>
            </w:r>
          </w:p>
        </w:tc>
        <w:tc>
          <w:tcPr>
            <w:tcW w:w="2141" w:type="dxa"/>
            <w:hideMark/>
          </w:tcPr>
          <w:p w14:paraId="6D93EFD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5F645CF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Baseline</w:t>
            </w:r>
          </w:p>
        </w:tc>
      </w:tr>
      <w:tr w:rsidR="00520ED2" w:rsidRPr="00520ED2" w14:paraId="109B5141"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6E683953"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POU2AF1</w:t>
            </w:r>
          </w:p>
        </w:tc>
        <w:tc>
          <w:tcPr>
            <w:tcW w:w="843" w:type="dxa"/>
            <w:hideMark/>
          </w:tcPr>
          <w:p w14:paraId="2F6C244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-8.81</w:t>
            </w:r>
          </w:p>
        </w:tc>
        <w:tc>
          <w:tcPr>
            <w:tcW w:w="1142" w:type="dxa"/>
            <w:hideMark/>
          </w:tcPr>
          <w:p w14:paraId="62B9A79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5.15</w:t>
            </w:r>
          </w:p>
        </w:tc>
        <w:tc>
          <w:tcPr>
            <w:tcW w:w="851" w:type="dxa"/>
            <w:hideMark/>
          </w:tcPr>
          <w:p w14:paraId="076025B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-6.38</w:t>
            </w:r>
          </w:p>
        </w:tc>
        <w:tc>
          <w:tcPr>
            <w:tcW w:w="1116" w:type="dxa"/>
            <w:hideMark/>
          </w:tcPr>
          <w:p w14:paraId="0E94156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0.000127</w:t>
            </w:r>
          </w:p>
        </w:tc>
        <w:tc>
          <w:tcPr>
            <w:tcW w:w="1132" w:type="dxa"/>
            <w:hideMark/>
          </w:tcPr>
          <w:p w14:paraId="6206F40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0.031</w:t>
            </w:r>
          </w:p>
        </w:tc>
        <w:tc>
          <w:tcPr>
            <w:tcW w:w="1012" w:type="dxa"/>
            <w:hideMark/>
          </w:tcPr>
          <w:p w14:paraId="3FCC8CE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1.56</w:t>
            </w:r>
          </w:p>
        </w:tc>
        <w:tc>
          <w:tcPr>
            <w:tcW w:w="2141" w:type="dxa"/>
            <w:hideMark/>
          </w:tcPr>
          <w:p w14:paraId="3E0F9E1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7831266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Baseline</w:t>
            </w:r>
          </w:p>
        </w:tc>
      </w:tr>
      <w:tr w:rsidR="00520ED2" w:rsidRPr="00520ED2" w14:paraId="624C178A"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3188ECA0"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TNFRSF13C</w:t>
            </w:r>
          </w:p>
        </w:tc>
        <w:tc>
          <w:tcPr>
            <w:tcW w:w="843" w:type="dxa"/>
            <w:hideMark/>
          </w:tcPr>
          <w:p w14:paraId="6CEA90F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-9.19</w:t>
            </w:r>
          </w:p>
        </w:tc>
        <w:tc>
          <w:tcPr>
            <w:tcW w:w="1142" w:type="dxa"/>
            <w:hideMark/>
          </w:tcPr>
          <w:p w14:paraId="7DC726B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5.45</w:t>
            </w:r>
          </w:p>
        </w:tc>
        <w:tc>
          <w:tcPr>
            <w:tcW w:w="851" w:type="dxa"/>
            <w:hideMark/>
          </w:tcPr>
          <w:p w14:paraId="5C25517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-5.75</w:t>
            </w:r>
          </w:p>
        </w:tc>
        <w:tc>
          <w:tcPr>
            <w:tcW w:w="1116" w:type="dxa"/>
            <w:hideMark/>
          </w:tcPr>
          <w:p w14:paraId="1EB2F60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0.000274</w:t>
            </w:r>
          </w:p>
        </w:tc>
        <w:tc>
          <w:tcPr>
            <w:tcW w:w="1132" w:type="dxa"/>
            <w:hideMark/>
          </w:tcPr>
          <w:p w14:paraId="529471E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0.038</w:t>
            </w:r>
          </w:p>
        </w:tc>
        <w:tc>
          <w:tcPr>
            <w:tcW w:w="1012" w:type="dxa"/>
            <w:hideMark/>
          </w:tcPr>
          <w:p w14:paraId="23E2C08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0.84</w:t>
            </w:r>
          </w:p>
        </w:tc>
        <w:tc>
          <w:tcPr>
            <w:tcW w:w="2141" w:type="dxa"/>
            <w:hideMark/>
          </w:tcPr>
          <w:p w14:paraId="54EE17F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4D19653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Baseline</w:t>
            </w:r>
          </w:p>
        </w:tc>
      </w:tr>
      <w:tr w:rsidR="00520ED2" w:rsidRPr="00520ED2" w14:paraId="3DED7443"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1C2FE3F3"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CD83</w:t>
            </w:r>
          </w:p>
        </w:tc>
        <w:tc>
          <w:tcPr>
            <w:tcW w:w="843" w:type="dxa"/>
            <w:hideMark/>
          </w:tcPr>
          <w:p w14:paraId="74489A7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-2.71</w:t>
            </w:r>
          </w:p>
        </w:tc>
        <w:tc>
          <w:tcPr>
            <w:tcW w:w="1142" w:type="dxa"/>
            <w:hideMark/>
          </w:tcPr>
          <w:p w14:paraId="2059F7F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9.86</w:t>
            </w:r>
          </w:p>
        </w:tc>
        <w:tc>
          <w:tcPr>
            <w:tcW w:w="851" w:type="dxa"/>
            <w:hideMark/>
          </w:tcPr>
          <w:p w14:paraId="368A454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-5.71</w:t>
            </w:r>
          </w:p>
        </w:tc>
        <w:tc>
          <w:tcPr>
            <w:tcW w:w="1116" w:type="dxa"/>
            <w:hideMark/>
          </w:tcPr>
          <w:p w14:paraId="718F7A8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0.000290</w:t>
            </w:r>
          </w:p>
        </w:tc>
        <w:tc>
          <w:tcPr>
            <w:tcW w:w="1132" w:type="dxa"/>
            <w:hideMark/>
          </w:tcPr>
          <w:p w14:paraId="285C2B1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0.038</w:t>
            </w:r>
          </w:p>
        </w:tc>
        <w:tc>
          <w:tcPr>
            <w:tcW w:w="1012" w:type="dxa"/>
            <w:hideMark/>
          </w:tcPr>
          <w:p w14:paraId="72EDE50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0.79</w:t>
            </w:r>
          </w:p>
        </w:tc>
        <w:tc>
          <w:tcPr>
            <w:tcW w:w="2141" w:type="dxa"/>
            <w:hideMark/>
          </w:tcPr>
          <w:p w14:paraId="5B06361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185632F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Baseline</w:t>
            </w:r>
          </w:p>
        </w:tc>
      </w:tr>
      <w:tr w:rsidR="00520ED2" w:rsidRPr="00520ED2" w14:paraId="7EEAA3B3"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5991FBF7"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ST6GAL1</w:t>
            </w:r>
          </w:p>
        </w:tc>
        <w:tc>
          <w:tcPr>
            <w:tcW w:w="843" w:type="dxa"/>
            <w:hideMark/>
          </w:tcPr>
          <w:p w14:paraId="507C137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-1.49</w:t>
            </w:r>
          </w:p>
        </w:tc>
        <w:tc>
          <w:tcPr>
            <w:tcW w:w="1142" w:type="dxa"/>
            <w:hideMark/>
          </w:tcPr>
          <w:p w14:paraId="430382D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10.30</w:t>
            </w:r>
          </w:p>
        </w:tc>
        <w:tc>
          <w:tcPr>
            <w:tcW w:w="851" w:type="dxa"/>
            <w:hideMark/>
          </w:tcPr>
          <w:p w14:paraId="78BE437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-5.01</w:t>
            </w:r>
          </w:p>
        </w:tc>
        <w:tc>
          <w:tcPr>
            <w:tcW w:w="1116" w:type="dxa"/>
            <w:hideMark/>
          </w:tcPr>
          <w:p w14:paraId="362E5D1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0.000730</w:t>
            </w:r>
          </w:p>
        </w:tc>
        <w:tc>
          <w:tcPr>
            <w:tcW w:w="1132" w:type="dxa"/>
            <w:hideMark/>
          </w:tcPr>
          <w:p w14:paraId="2BB6B5D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0.043</w:t>
            </w:r>
          </w:p>
        </w:tc>
        <w:tc>
          <w:tcPr>
            <w:tcW w:w="1012" w:type="dxa"/>
            <w:hideMark/>
          </w:tcPr>
          <w:p w14:paraId="1B6ADB9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-0.09</w:t>
            </w:r>
          </w:p>
        </w:tc>
        <w:tc>
          <w:tcPr>
            <w:tcW w:w="2141" w:type="dxa"/>
            <w:hideMark/>
          </w:tcPr>
          <w:p w14:paraId="60A0684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04CE71A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Baseline</w:t>
            </w:r>
          </w:p>
        </w:tc>
      </w:tr>
      <w:tr w:rsidR="00520ED2" w:rsidRPr="00520ED2" w14:paraId="5BF3581B"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0A97054A"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PAX5</w:t>
            </w:r>
          </w:p>
        </w:tc>
        <w:tc>
          <w:tcPr>
            <w:tcW w:w="843" w:type="dxa"/>
            <w:hideMark/>
          </w:tcPr>
          <w:p w14:paraId="5EB293B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-8.88</w:t>
            </w:r>
          </w:p>
        </w:tc>
        <w:tc>
          <w:tcPr>
            <w:tcW w:w="1142" w:type="dxa"/>
            <w:hideMark/>
          </w:tcPr>
          <w:p w14:paraId="03D9B74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6.22</w:t>
            </w:r>
          </w:p>
        </w:tc>
        <w:tc>
          <w:tcPr>
            <w:tcW w:w="851" w:type="dxa"/>
            <w:hideMark/>
          </w:tcPr>
          <w:p w14:paraId="5259434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-4.93</w:t>
            </w:r>
          </w:p>
        </w:tc>
        <w:tc>
          <w:tcPr>
            <w:tcW w:w="1116" w:type="dxa"/>
            <w:hideMark/>
          </w:tcPr>
          <w:p w14:paraId="45762FB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0.000808</w:t>
            </w:r>
          </w:p>
        </w:tc>
        <w:tc>
          <w:tcPr>
            <w:tcW w:w="1132" w:type="dxa"/>
            <w:hideMark/>
          </w:tcPr>
          <w:p w14:paraId="6211592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0.043</w:t>
            </w:r>
          </w:p>
        </w:tc>
        <w:tc>
          <w:tcPr>
            <w:tcW w:w="1012" w:type="dxa"/>
            <w:hideMark/>
          </w:tcPr>
          <w:p w14:paraId="4E96B0B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-0.18</w:t>
            </w:r>
          </w:p>
        </w:tc>
        <w:tc>
          <w:tcPr>
            <w:tcW w:w="2141" w:type="dxa"/>
            <w:hideMark/>
          </w:tcPr>
          <w:p w14:paraId="3E4969C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216C89E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Baseline</w:t>
            </w:r>
          </w:p>
        </w:tc>
      </w:tr>
      <w:tr w:rsidR="00520ED2" w:rsidRPr="00520ED2" w14:paraId="4F7B2901"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2187E0F2"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IRF8</w:t>
            </w:r>
          </w:p>
        </w:tc>
        <w:tc>
          <w:tcPr>
            <w:tcW w:w="843" w:type="dxa"/>
            <w:hideMark/>
          </w:tcPr>
          <w:p w14:paraId="74CD754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-1.34</w:t>
            </w:r>
          </w:p>
        </w:tc>
        <w:tc>
          <w:tcPr>
            <w:tcW w:w="1142" w:type="dxa"/>
            <w:hideMark/>
          </w:tcPr>
          <w:p w14:paraId="0919556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9.99</w:t>
            </w:r>
          </w:p>
        </w:tc>
        <w:tc>
          <w:tcPr>
            <w:tcW w:w="851" w:type="dxa"/>
            <w:hideMark/>
          </w:tcPr>
          <w:p w14:paraId="2BEE08D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-4.91</w:t>
            </w:r>
          </w:p>
        </w:tc>
        <w:tc>
          <w:tcPr>
            <w:tcW w:w="1116" w:type="dxa"/>
            <w:hideMark/>
          </w:tcPr>
          <w:p w14:paraId="65D5F15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0.000834</w:t>
            </w:r>
          </w:p>
        </w:tc>
        <w:tc>
          <w:tcPr>
            <w:tcW w:w="1132" w:type="dxa"/>
            <w:hideMark/>
          </w:tcPr>
          <w:p w14:paraId="5B97F97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0.043</w:t>
            </w:r>
          </w:p>
        </w:tc>
        <w:tc>
          <w:tcPr>
            <w:tcW w:w="1012" w:type="dxa"/>
            <w:hideMark/>
          </w:tcPr>
          <w:p w14:paraId="7049E47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-0.21</w:t>
            </w:r>
          </w:p>
        </w:tc>
        <w:tc>
          <w:tcPr>
            <w:tcW w:w="2141" w:type="dxa"/>
            <w:hideMark/>
          </w:tcPr>
          <w:p w14:paraId="4894FBE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1690E3A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Baseline</w:t>
            </w:r>
          </w:p>
        </w:tc>
      </w:tr>
      <w:tr w:rsidR="00520ED2" w:rsidRPr="00520ED2" w14:paraId="60CF844D"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42E0FE4E"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CD27</w:t>
            </w:r>
          </w:p>
        </w:tc>
        <w:tc>
          <w:tcPr>
            <w:tcW w:w="843" w:type="dxa"/>
            <w:hideMark/>
          </w:tcPr>
          <w:p w14:paraId="4C88C23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-1.56</w:t>
            </w:r>
          </w:p>
        </w:tc>
        <w:tc>
          <w:tcPr>
            <w:tcW w:w="1142" w:type="dxa"/>
            <w:hideMark/>
          </w:tcPr>
          <w:p w14:paraId="3590781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9.98</w:t>
            </w:r>
          </w:p>
        </w:tc>
        <w:tc>
          <w:tcPr>
            <w:tcW w:w="851" w:type="dxa"/>
            <w:hideMark/>
          </w:tcPr>
          <w:p w14:paraId="025B498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-4.86</w:t>
            </w:r>
          </w:p>
        </w:tc>
        <w:tc>
          <w:tcPr>
            <w:tcW w:w="1116" w:type="dxa"/>
            <w:hideMark/>
          </w:tcPr>
          <w:p w14:paraId="03212EC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0.000887</w:t>
            </w:r>
          </w:p>
        </w:tc>
        <w:tc>
          <w:tcPr>
            <w:tcW w:w="1132" w:type="dxa"/>
            <w:hideMark/>
          </w:tcPr>
          <w:p w14:paraId="2B0BE3C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0.043</w:t>
            </w:r>
          </w:p>
        </w:tc>
        <w:tc>
          <w:tcPr>
            <w:tcW w:w="1012" w:type="dxa"/>
            <w:hideMark/>
          </w:tcPr>
          <w:p w14:paraId="022F351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-0.27</w:t>
            </w:r>
          </w:p>
        </w:tc>
        <w:tc>
          <w:tcPr>
            <w:tcW w:w="2141" w:type="dxa"/>
            <w:hideMark/>
          </w:tcPr>
          <w:p w14:paraId="530F8C3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1683FEB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Baseline</w:t>
            </w:r>
          </w:p>
        </w:tc>
      </w:tr>
      <w:tr w:rsidR="00520ED2" w:rsidRPr="00520ED2" w14:paraId="588A3420"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1413654D"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PRKCE</w:t>
            </w:r>
          </w:p>
        </w:tc>
        <w:tc>
          <w:tcPr>
            <w:tcW w:w="843" w:type="dxa"/>
            <w:hideMark/>
          </w:tcPr>
          <w:p w14:paraId="472200F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-4.90</w:t>
            </w:r>
          </w:p>
        </w:tc>
        <w:tc>
          <w:tcPr>
            <w:tcW w:w="1142" w:type="dxa"/>
            <w:hideMark/>
          </w:tcPr>
          <w:p w14:paraId="7E8B838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3.85</w:t>
            </w:r>
          </w:p>
        </w:tc>
        <w:tc>
          <w:tcPr>
            <w:tcW w:w="851" w:type="dxa"/>
            <w:hideMark/>
          </w:tcPr>
          <w:p w14:paraId="4940D72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-4.84</w:t>
            </w:r>
          </w:p>
        </w:tc>
        <w:tc>
          <w:tcPr>
            <w:tcW w:w="1116" w:type="dxa"/>
            <w:hideMark/>
          </w:tcPr>
          <w:p w14:paraId="578B1DE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0.000918</w:t>
            </w:r>
          </w:p>
        </w:tc>
        <w:tc>
          <w:tcPr>
            <w:tcW w:w="1132" w:type="dxa"/>
            <w:hideMark/>
          </w:tcPr>
          <w:p w14:paraId="0F080BB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0.043</w:t>
            </w:r>
          </w:p>
        </w:tc>
        <w:tc>
          <w:tcPr>
            <w:tcW w:w="1012" w:type="dxa"/>
            <w:hideMark/>
          </w:tcPr>
          <w:p w14:paraId="42B6B75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-0.31</w:t>
            </w:r>
          </w:p>
        </w:tc>
        <w:tc>
          <w:tcPr>
            <w:tcW w:w="2141" w:type="dxa"/>
            <w:hideMark/>
          </w:tcPr>
          <w:p w14:paraId="38EE11D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202F7AE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Baseline</w:t>
            </w:r>
          </w:p>
        </w:tc>
      </w:tr>
      <w:tr w:rsidR="00520ED2" w:rsidRPr="00520ED2" w14:paraId="1464ABCF"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48FE8B69"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IL12A</w:t>
            </w:r>
          </w:p>
        </w:tc>
        <w:tc>
          <w:tcPr>
            <w:tcW w:w="843" w:type="dxa"/>
            <w:hideMark/>
          </w:tcPr>
          <w:p w14:paraId="6837288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-3.29</w:t>
            </w:r>
          </w:p>
        </w:tc>
        <w:tc>
          <w:tcPr>
            <w:tcW w:w="1142" w:type="dxa"/>
            <w:hideMark/>
          </w:tcPr>
          <w:p w14:paraId="271B177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2.08</w:t>
            </w:r>
          </w:p>
        </w:tc>
        <w:tc>
          <w:tcPr>
            <w:tcW w:w="851" w:type="dxa"/>
            <w:hideMark/>
          </w:tcPr>
          <w:p w14:paraId="5560083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-4.80</w:t>
            </w:r>
          </w:p>
        </w:tc>
        <w:tc>
          <w:tcPr>
            <w:tcW w:w="1116" w:type="dxa"/>
            <w:hideMark/>
          </w:tcPr>
          <w:p w14:paraId="6027497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0.000975</w:t>
            </w:r>
          </w:p>
        </w:tc>
        <w:tc>
          <w:tcPr>
            <w:tcW w:w="1132" w:type="dxa"/>
            <w:hideMark/>
          </w:tcPr>
          <w:p w14:paraId="5E3967B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0.043</w:t>
            </w:r>
          </w:p>
        </w:tc>
        <w:tc>
          <w:tcPr>
            <w:tcW w:w="1012" w:type="dxa"/>
            <w:hideMark/>
          </w:tcPr>
          <w:p w14:paraId="5B4DA8E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-0.37</w:t>
            </w:r>
          </w:p>
        </w:tc>
        <w:tc>
          <w:tcPr>
            <w:tcW w:w="2141" w:type="dxa"/>
            <w:hideMark/>
          </w:tcPr>
          <w:p w14:paraId="46E9F70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18B5E02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Baseline</w:t>
            </w:r>
          </w:p>
        </w:tc>
      </w:tr>
      <w:tr w:rsidR="00520ED2" w:rsidRPr="00520ED2" w14:paraId="41CF7BE4"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751FD8CC"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CCL22</w:t>
            </w:r>
          </w:p>
        </w:tc>
        <w:tc>
          <w:tcPr>
            <w:tcW w:w="843" w:type="dxa"/>
            <w:hideMark/>
          </w:tcPr>
          <w:p w14:paraId="61CCF79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-5.34</w:t>
            </w:r>
          </w:p>
        </w:tc>
        <w:tc>
          <w:tcPr>
            <w:tcW w:w="1142" w:type="dxa"/>
            <w:hideMark/>
          </w:tcPr>
          <w:p w14:paraId="0F42D12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2.50</w:t>
            </w:r>
          </w:p>
        </w:tc>
        <w:tc>
          <w:tcPr>
            <w:tcW w:w="851" w:type="dxa"/>
            <w:hideMark/>
          </w:tcPr>
          <w:p w14:paraId="115E2CE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-4.77</w:t>
            </w:r>
          </w:p>
        </w:tc>
        <w:tc>
          <w:tcPr>
            <w:tcW w:w="1116" w:type="dxa"/>
            <w:hideMark/>
          </w:tcPr>
          <w:p w14:paraId="64ED065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0.001010</w:t>
            </w:r>
          </w:p>
        </w:tc>
        <w:tc>
          <w:tcPr>
            <w:tcW w:w="1132" w:type="dxa"/>
            <w:hideMark/>
          </w:tcPr>
          <w:p w14:paraId="7419E7F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0.043</w:t>
            </w:r>
          </w:p>
        </w:tc>
        <w:tc>
          <w:tcPr>
            <w:tcW w:w="1012" w:type="dxa"/>
            <w:hideMark/>
          </w:tcPr>
          <w:p w14:paraId="20E4C1D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-0.40</w:t>
            </w:r>
          </w:p>
        </w:tc>
        <w:tc>
          <w:tcPr>
            <w:tcW w:w="2141" w:type="dxa"/>
            <w:hideMark/>
          </w:tcPr>
          <w:p w14:paraId="4BB9773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251F6E1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Baseline</w:t>
            </w:r>
          </w:p>
        </w:tc>
      </w:tr>
      <w:tr w:rsidR="00520ED2" w:rsidRPr="00520ED2" w14:paraId="3F563872"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4FD0A641"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TLR9</w:t>
            </w:r>
          </w:p>
        </w:tc>
        <w:tc>
          <w:tcPr>
            <w:tcW w:w="843" w:type="dxa"/>
            <w:hideMark/>
          </w:tcPr>
          <w:p w14:paraId="1286EFF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-6.42</w:t>
            </w:r>
          </w:p>
        </w:tc>
        <w:tc>
          <w:tcPr>
            <w:tcW w:w="1142" w:type="dxa"/>
            <w:hideMark/>
          </w:tcPr>
          <w:p w14:paraId="5DAFD2B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3.71</w:t>
            </w:r>
          </w:p>
        </w:tc>
        <w:tc>
          <w:tcPr>
            <w:tcW w:w="851" w:type="dxa"/>
            <w:hideMark/>
          </w:tcPr>
          <w:p w14:paraId="3D3341A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-4.77</w:t>
            </w:r>
          </w:p>
        </w:tc>
        <w:tc>
          <w:tcPr>
            <w:tcW w:w="1116" w:type="dxa"/>
            <w:hideMark/>
          </w:tcPr>
          <w:p w14:paraId="726A334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0.001017</w:t>
            </w:r>
          </w:p>
        </w:tc>
        <w:tc>
          <w:tcPr>
            <w:tcW w:w="1132" w:type="dxa"/>
            <w:hideMark/>
          </w:tcPr>
          <w:p w14:paraId="6F3D160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0.043</w:t>
            </w:r>
          </w:p>
        </w:tc>
        <w:tc>
          <w:tcPr>
            <w:tcW w:w="1012" w:type="dxa"/>
            <w:hideMark/>
          </w:tcPr>
          <w:p w14:paraId="1584286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-0.41</w:t>
            </w:r>
          </w:p>
        </w:tc>
        <w:tc>
          <w:tcPr>
            <w:tcW w:w="2141" w:type="dxa"/>
            <w:hideMark/>
          </w:tcPr>
          <w:p w14:paraId="48ABA6E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7C2F582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Baseline</w:t>
            </w:r>
          </w:p>
        </w:tc>
      </w:tr>
      <w:tr w:rsidR="00520ED2" w:rsidRPr="00520ED2" w14:paraId="0AF4C6AD"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69C04A8C"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AICDA</w:t>
            </w:r>
          </w:p>
        </w:tc>
        <w:tc>
          <w:tcPr>
            <w:tcW w:w="843" w:type="dxa"/>
            <w:hideMark/>
          </w:tcPr>
          <w:p w14:paraId="10F8D49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-5.92</w:t>
            </w:r>
          </w:p>
        </w:tc>
        <w:tc>
          <w:tcPr>
            <w:tcW w:w="1142" w:type="dxa"/>
            <w:hideMark/>
          </w:tcPr>
          <w:p w14:paraId="3500AF1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3.45</w:t>
            </w:r>
          </w:p>
        </w:tc>
        <w:tc>
          <w:tcPr>
            <w:tcW w:w="851" w:type="dxa"/>
            <w:hideMark/>
          </w:tcPr>
          <w:p w14:paraId="764A30C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-4.70</w:t>
            </w:r>
          </w:p>
        </w:tc>
        <w:tc>
          <w:tcPr>
            <w:tcW w:w="1116" w:type="dxa"/>
            <w:hideMark/>
          </w:tcPr>
          <w:p w14:paraId="173EA60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0.001108</w:t>
            </w:r>
          </w:p>
        </w:tc>
        <w:tc>
          <w:tcPr>
            <w:tcW w:w="1132" w:type="dxa"/>
            <w:hideMark/>
          </w:tcPr>
          <w:p w14:paraId="5973282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0.045</w:t>
            </w:r>
          </w:p>
        </w:tc>
        <w:tc>
          <w:tcPr>
            <w:tcW w:w="1012" w:type="dxa"/>
            <w:hideMark/>
          </w:tcPr>
          <w:p w14:paraId="31D7B44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-0.49</w:t>
            </w:r>
          </w:p>
        </w:tc>
        <w:tc>
          <w:tcPr>
            <w:tcW w:w="2141" w:type="dxa"/>
            <w:hideMark/>
          </w:tcPr>
          <w:p w14:paraId="03F33B9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2542B3B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Baseline</w:t>
            </w:r>
          </w:p>
        </w:tc>
      </w:tr>
      <w:tr w:rsidR="00520ED2" w:rsidRPr="00520ED2" w14:paraId="048DE713"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6B769CDB"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CXCR5</w:t>
            </w:r>
          </w:p>
        </w:tc>
        <w:tc>
          <w:tcPr>
            <w:tcW w:w="843" w:type="dxa"/>
            <w:hideMark/>
          </w:tcPr>
          <w:p w14:paraId="406C7EB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-7.55</w:t>
            </w:r>
          </w:p>
        </w:tc>
        <w:tc>
          <w:tcPr>
            <w:tcW w:w="1142" w:type="dxa"/>
            <w:hideMark/>
          </w:tcPr>
          <w:p w14:paraId="1D46D1D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4.51</w:t>
            </w:r>
          </w:p>
        </w:tc>
        <w:tc>
          <w:tcPr>
            <w:tcW w:w="851" w:type="dxa"/>
            <w:hideMark/>
          </w:tcPr>
          <w:p w14:paraId="40ECA28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-4.60</w:t>
            </w:r>
          </w:p>
        </w:tc>
        <w:tc>
          <w:tcPr>
            <w:tcW w:w="1116" w:type="dxa"/>
            <w:hideMark/>
          </w:tcPr>
          <w:p w14:paraId="51251B0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0.001277</w:t>
            </w:r>
          </w:p>
        </w:tc>
        <w:tc>
          <w:tcPr>
            <w:tcW w:w="1132" w:type="dxa"/>
            <w:hideMark/>
          </w:tcPr>
          <w:p w14:paraId="178B5FB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0.047</w:t>
            </w:r>
          </w:p>
        </w:tc>
        <w:tc>
          <w:tcPr>
            <w:tcW w:w="1012" w:type="dxa"/>
            <w:hideMark/>
          </w:tcPr>
          <w:p w14:paraId="58E2FC5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-0.63</w:t>
            </w:r>
          </w:p>
        </w:tc>
        <w:tc>
          <w:tcPr>
            <w:tcW w:w="2141" w:type="dxa"/>
            <w:hideMark/>
          </w:tcPr>
          <w:p w14:paraId="09F1736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0EE50F7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Baseline</w:t>
            </w:r>
          </w:p>
        </w:tc>
      </w:tr>
      <w:tr w:rsidR="00520ED2" w:rsidRPr="00520ED2" w14:paraId="7E28D06E"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52E67DE5"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MS4A1</w:t>
            </w:r>
          </w:p>
        </w:tc>
        <w:tc>
          <w:tcPr>
            <w:tcW w:w="843" w:type="dxa"/>
            <w:hideMark/>
          </w:tcPr>
          <w:p w14:paraId="6F78AAA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-7.78</w:t>
            </w:r>
          </w:p>
        </w:tc>
        <w:tc>
          <w:tcPr>
            <w:tcW w:w="1142" w:type="dxa"/>
            <w:hideMark/>
          </w:tcPr>
          <w:p w14:paraId="0337E18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4.51</w:t>
            </w:r>
          </w:p>
        </w:tc>
        <w:tc>
          <w:tcPr>
            <w:tcW w:w="851" w:type="dxa"/>
            <w:hideMark/>
          </w:tcPr>
          <w:p w14:paraId="11D39A2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-4.54</w:t>
            </w:r>
          </w:p>
        </w:tc>
        <w:tc>
          <w:tcPr>
            <w:tcW w:w="1116" w:type="dxa"/>
            <w:hideMark/>
          </w:tcPr>
          <w:p w14:paraId="7DCCFCF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0.001399</w:t>
            </w:r>
          </w:p>
        </w:tc>
        <w:tc>
          <w:tcPr>
            <w:tcW w:w="1132" w:type="dxa"/>
            <w:hideMark/>
          </w:tcPr>
          <w:p w14:paraId="3C1289A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0.047</w:t>
            </w:r>
          </w:p>
        </w:tc>
        <w:tc>
          <w:tcPr>
            <w:tcW w:w="1012" w:type="dxa"/>
            <w:hideMark/>
          </w:tcPr>
          <w:p w14:paraId="2E38467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-0.71</w:t>
            </w:r>
          </w:p>
        </w:tc>
        <w:tc>
          <w:tcPr>
            <w:tcW w:w="2141" w:type="dxa"/>
            <w:hideMark/>
          </w:tcPr>
          <w:p w14:paraId="0184F71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6507FAA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Baseline</w:t>
            </w:r>
          </w:p>
        </w:tc>
      </w:tr>
      <w:tr w:rsidR="00520ED2" w:rsidRPr="00520ED2" w14:paraId="0D5A2D0D"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7ED114DA"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lastRenderedPageBreak/>
              <w:t>BLK</w:t>
            </w:r>
          </w:p>
        </w:tc>
        <w:tc>
          <w:tcPr>
            <w:tcW w:w="843" w:type="dxa"/>
            <w:hideMark/>
          </w:tcPr>
          <w:p w14:paraId="3619EA0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-6.86</w:t>
            </w:r>
          </w:p>
        </w:tc>
        <w:tc>
          <w:tcPr>
            <w:tcW w:w="1142" w:type="dxa"/>
            <w:hideMark/>
          </w:tcPr>
          <w:p w14:paraId="1B32F71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4.14</w:t>
            </w:r>
          </w:p>
        </w:tc>
        <w:tc>
          <w:tcPr>
            <w:tcW w:w="851" w:type="dxa"/>
            <w:hideMark/>
          </w:tcPr>
          <w:p w14:paraId="0D3EE9B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-4.53</w:t>
            </w:r>
          </w:p>
        </w:tc>
        <w:tc>
          <w:tcPr>
            <w:tcW w:w="1116" w:type="dxa"/>
            <w:hideMark/>
          </w:tcPr>
          <w:p w14:paraId="419873E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0.001417</w:t>
            </w:r>
          </w:p>
        </w:tc>
        <w:tc>
          <w:tcPr>
            <w:tcW w:w="1132" w:type="dxa"/>
            <w:hideMark/>
          </w:tcPr>
          <w:p w14:paraId="10A2889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0.047</w:t>
            </w:r>
          </w:p>
        </w:tc>
        <w:tc>
          <w:tcPr>
            <w:tcW w:w="1012" w:type="dxa"/>
            <w:hideMark/>
          </w:tcPr>
          <w:p w14:paraId="465F848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-0.73</w:t>
            </w:r>
          </w:p>
        </w:tc>
        <w:tc>
          <w:tcPr>
            <w:tcW w:w="2141" w:type="dxa"/>
            <w:hideMark/>
          </w:tcPr>
          <w:p w14:paraId="329D687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5BBD6F0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Baseline</w:t>
            </w:r>
          </w:p>
        </w:tc>
      </w:tr>
      <w:tr w:rsidR="00520ED2" w:rsidRPr="00520ED2" w14:paraId="19CA4046"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577F11B4"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C1QBP</w:t>
            </w:r>
          </w:p>
        </w:tc>
        <w:tc>
          <w:tcPr>
            <w:tcW w:w="843" w:type="dxa"/>
            <w:hideMark/>
          </w:tcPr>
          <w:p w14:paraId="40D7194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-0.99</w:t>
            </w:r>
          </w:p>
        </w:tc>
        <w:tc>
          <w:tcPr>
            <w:tcW w:w="1142" w:type="dxa"/>
            <w:hideMark/>
          </w:tcPr>
          <w:p w14:paraId="16F0BDE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9.84</w:t>
            </w:r>
          </w:p>
        </w:tc>
        <w:tc>
          <w:tcPr>
            <w:tcW w:w="851" w:type="dxa"/>
            <w:hideMark/>
          </w:tcPr>
          <w:p w14:paraId="2CB271A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-4.44</w:t>
            </w:r>
          </w:p>
        </w:tc>
        <w:tc>
          <w:tcPr>
            <w:tcW w:w="1116" w:type="dxa"/>
            <w:hideMark/>
          </w:tcPr>
          <w:p w14:paraId="54BFF87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0.001623</w:t>
            </w:r>
          </w:p>
        </w:tc>
        <w:tc>
          <w:tcPr>
            <w:tcW w:w="1132" w:type="dxa"/>
            <w:hideMark/>
          </w:tcPr>
          <w:p w14:paraId="63AC391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0.049</w:t>
            </w:r>
          </w:p>
        </w:tc>
        <w:tc>
          <w:tcPr>
            <w:tcW w:w="1012" w:type="dxa"/>
            <w:hideMark/>
          </w:tcPr>
          <w:p w14:paraId="6117CA6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-0.86</w:t>
            </w:r>
          </w:p>
        </w:tc>
        <w:tc>
          <w:tcPr>
            <w:tcW w:w="2141" w:type="dxa"/>
            <w:hideMark/>
          </w:tcPr>
          <w:p w14:paraId="0399039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202A820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Baseline</w:t>
            </w:r>
          </w:p>
        </w:tc>
      </w:tr>
      <w:tr w:rsidR="00520ED2" w:rsidRPr="00520ED2" w14:paraId="5B609F29"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7F108415"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LAMP3</w:t>
            </w:r>
          </w:p>
        </w:tc>
        <w:tc>
          <w:tcPr>
            <w:tcW w:w="843" w:type="dxa"/>
            <w:hideMark/>
          </w:tcPr>
          <w:p w14:paraId="37A824D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-5.06</w:t>
            </w:r>
          </w:p>
        </w:tc>
        <w:tc>
          <w:tcPr>
            <w:tcW w:w="1142" w:type="dxa"/>
            <w:hideMark/>
          </w:tcPr>
          <w:p w14:paraId="489A5F3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3.16</w:t>
            </w:r>
          </w:p>
        </w:tc>
        <w:tc>
          <w:tcPr>
            <w:tcW w:w="851" w:type="dxa"/>
            <w:hideMark/>
          </w:tcPr>
          <w:p w14:paraId="6542A3C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-4.29</w:t>
            </w:r>
          </w:p>
        </w:tc>
        <w:tc>
          <w:tcPr>
            <w:tcW w:w="1116" w:type="dxa"/>
            <w:hideMark/>
          </w:tcPr>
          <w:p w14:paraId="4892065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0.002027</w:t>
            </w:r>
          </w:p>
        </w:tc>
        <w:tc>
          <w:tcPr>
            <w:tcW w:w="1132" w:type="dxa"/>
            <w:hideMark/>
          </w:tcPr>
          <w:p w14:paraId="250A643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0.055</w:t>
            </w:r>
          </w:p>
        </w:tc>
        <w:tc>
          <w:tcPr>
            <w:tcW w:w="1012" w:type="dxa"/>
            <w:hideMark/>
          </w:tcPr>
          <w:p w14:paraId="1AB4652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-1.07</w:t>
            </w:r>
          </w:p>
        </w:tc>
        <w:tc>
          <w:tcPr>
            <w:tcW w:w="2141" w:type="dxa"/>
            <w:hideMark/>
          </w:tcPr>
          <w:p w14:paraId="625CD2E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1E13098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Baseline</w:t>
            </w:r>
          </w:p>
        </w:tc>
      </w:tr>
      <w:tr w:rsidR="00520ED2" w:rsidRPr="00520ED2" w14:paraId="66F1A41F"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24C6C70E"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CD79B</w:t>
            </w:r>
          </w:p>
        </w:tc>
        <w:tc>
          <w:tcPr>
            <w:tcW w:w="843" w:type="dxa"/>
            <w:hideMark/>
          </w:tcPr>
          <w:p w14:paraId="78CF31C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-5.47</w:t>
            </w:r>
          </w:p>
        </w:tc>
        <w:tc>
          <w:tcPr>
            <w:tcW w:w="1142" w:type="dxa"/>
            <w:hideMark/>
          </w:tcPr>
          <w:p w14:paraId="3FB5D3B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10.56</w:t>
            </w:r>
          </w:p>
        </w:tc>
        <w:tc>
          <w:tcPr>
            <w:tcW w:w="851" w:type="dxa"/>
            <w:hideMark/>
          </w:tcPr>
          <w:p w14:paraId="3D8822A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-4.28</w:t>
            </w:r>
          </w:p>
        </w:tc>
        <w:tc>
          <w:tcPr>
            <w:tcW w:w="1116" w:type="dxa"/>
            <w:hideMark/>
          </w:tcPr>
          <w:p w14:paraId="2AA6D86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0.002056</w:t>
            </w:r>
          </w:p>
        </w:tc>
        <w:tc>
          <w:tcPr>
            <w:tcW w:w="1132" w:type="dxa"/>
            <w:hideMark/>
          </w:tcPr>
          <w:p w14:paraId="5DC7EE6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0.055</w:t>
            </w:r>
          </w:p>
        </w:tc>
        <w:tc>
          <w:tcPr>
            <w:tcW w:w="1012" w:type="dxa"/>
            <w:hideMark/>
          </w:tcPr>
          <w:p w14:paraId="5A11FE9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-1.09</w:t>
            </w:r>
          </w:p>
        </w:tc>
        <w:tc>
          <w:tcPr>
            <w:tcW w:w="2141" w:type="dxa"/>
            <w:hideMark/>
          </w:tcPr>
          <w:p w14:paraId="22A0F74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143C436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Baseline</w:t>
            </w:r>
          </w:p>
        </w:tc>
      </w:tr>
      <w:tr w:rsidR="00520ED2" w:rsidRPr="00520ED2" w14:paraId="45E9A248"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5F3228D4"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CD19</w:t>
            </w:r>
          </w:p>
        </w:tc>
        <w:tc>
          <w:tcPr>
            <w:tcW w:w="843" w:type="dxa"/>
            <w:hideMark/>
          </w:tcPr>
          <w:p w14:paraId="2255389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-5.01</w:t>
            </w:r>
          </w:p>
        </w:tc>
        <w:tc>
          <w:tcPr>
            <w:tcW w:w="1142" w:type="dxa"/>
            <w:hideMark/>
          </w:tcPr>
          <w:p w14:paraId="3A69B29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8.52</w:t>
            </w:r>
          </w:p>
        </w:tc>
        <w:tc>
          <w:tcPr>
            <w:tcW w:w="851" w:type="dxa"/>
            <w:hideMark/>
          </w:tcPr>
          <w:p w14:paraId="03F4C5E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-4.21</w:t>
            </w:r>
          </w:p>
        </w:tc>
        <w:tc>
          <w:tcPr>
            <w:tcW w:w="1116" w:type="dxa"/>
            <w:hideMark/>
          </w:tcPr>
          <w:p w14:paraId="605955E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0.002267</w:t>
            </w:r>
          </w:p>
        </w:tc>
        <w:tc>
          <w:tcPr>
            <w:tcW w:w="1132" w:type="dxa"/>
            <w:hideMark/>
          </w:tcPr>
          <w:p w14:paraId="5E4286F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0.057</w:t>
            </w:r>
          </w:p>
        </w:tc>
        <w:tc>
          <w:tcPr>
            <w:tcW w:w="1012" w:type="dxa"/>
            <w:hideMark/>
          </w:tcPr>
          <w:p w14:paraId="393FB29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-1.18</w:t>
            </w:r>
          </w:p>
        </w:tc>
        <w:tc>
          <w:tcPr>
            <w:tcW w:w="2141" w:type="dxa"/>
            <w:hideMark/>
          </w:tcPr>
          <w:p w14:paraId="6FED092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7384BA3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Baseline</w:t>
            </w:r>
          </w:p>
        </w:tc>
      </w:tr>
      <w:tr w:rsidR="00520ED2" w:rsidRPr="00520ED2" w14:paraId="31B7446A"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2F038231"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MAP4K2</w:t>
            </w:r>
          </w:p>
        </w:tc>
        <w:tc>
          <w:tcPr>
            <w:tcW w:w="843" w:type="dxa"/>
            <w:hideMark/>
          </w:tcPr>
          <w:p w14:paraId="34A66A1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-1.06</w:t>
            </w:r>
          </w:p>
        </w:tc>
        <w:tc>
          <w:tcPr>
            <w:tcW w:w="1142" w:type="dxa"/>
            <w:hideMark/>
          </w:tcPr>
          <w:p w14:paraId="6F3FE6F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8.88</w:t>
            </w:r>
          </w:p>
        </w:tc>
        <w:tc>
          <w:tcPr>
            <w:tcW w:w="851" w:type="dxa"/>
            <w:hideMark/>
          </w:tcPr>
          <w:p w14:paraId="018C74F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-4.05</w:t>
            </w:r>
          </w:p>
        </w:tc>
        <w:tc>
          <w:tcPr>
            <w:tcW w:w="1116" w:type="dxa"/>
            <w:hideMark/>
          </w:tcPr>
          <w:p w14:paraId="046EE18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0.002876</w:t>
            </w:r>
          </w:p>
        </w:tc>
        <w:tc>
          <w:tcPr>
            <w:tcW w:w="1132" w:type="dxa"/>
            <w:hideMark/>
          </w:tcPr>
          <w:p w14:paraId="2CCF80D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0.065</w:t>
            </w:r>
          </w:p>
        </w:tc>
        <w:tc>
          <w:tcPr>
            <w:tcW w:w="1012" w:type="dxa"/>
            <w:hideMark/>
          </w:tcPr>
          <w:p w14:paraId="2F8E9A4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-1.41</w:t>
            </w:r>
          </w:p>
        </w:tc>
        <w:tc>
          <w:tcPr>
            <w:tcW w:w="2141" w:type="dxa"/>
            <w:hideMark/>
          </w:tcPr>
          <w:p w14:paraId="0CD8FC1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7B4C1B1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Baseline</w:t>
            </w:r>
          </w:p>
        </w:tc>
      </w:tr>
      <w:tr w:rsidR="00520ED2" w:rsidRPr="00520ED2" w14:paraId="50089502"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5EC861A9"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PBK</w:t>
            </w:r>
          </w:p>
        </w:tc>
        <w:tc>
          <w:tcPr>
            <w:tcW w:w="843" w:type="dxa"/>
            <w:hideMark/>
          </w:tcPr>
          <w:p w14:paraId="4857715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-5.50</w:t>
            </w:r>
          </w:p>
        </w:tc>
        <w:tc>
          <w:tcPr>
            <w:tcW w:w="1142" w:type="dxa"/>
            <w:hideMark/>
          </w:tcPr>
          <w:p w14:paraId="5DA4652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4.95</w:t>
            </w:r>
          </w:p>
        </w:tc>
        <w:tc>
          <w:tcPr>
            <w:tcW w:w="851" w:type="dxa"/>
            <w:hideMark/>
          </w:tcPr>
          <w:p w14:paraId="06CA8D9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-3.97</w:t>
            </w:r>
          </w:p>
        </w:tc>
        <w:tc>
          <w:tcPr>
            <w:tcW w:w="1116" w:type="dxa"/>
            <w:hideMark/>
          </w:tcPr>
          <w:p w14:paraId="23A6F20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0.003266</w:t>
            </w:r>
          </w:p>
        </w:tc>
        <w:tc>
          <w:tcPr>
            <w:tcW w:w="1132" w:type="dxa"/>
            <w:hideMark/>
          </w:tcPr>
          <w:p w14:paraId="56A019B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0.072</w:t>
            </w:r>
          </w:p>
        </w:tc>
        <w:tc>
          <w:tcPr>
            <w:tcW w:w="1012" w:type="dxa"/>
            <w:hideMark/>
          </w:tcPr>
          <w:p w14:paraId="570832A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-1.54</w:t>
            </w:r>
          </w:p>
        </w:tc>
        <w:tc>
          <w:tcPr>
            <w:tcW w:w="2141" w:type="dxa"/>
            <w:hideMark/>
          </w:tcPr>
          <w:p w14:paraId="57B5940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6BFC7B0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Baseline</w:t>
            </w:r>
          </w:p>
        </w:tc>
      </w:tr>
      <w:tr w:rsidR="00520ED2" w:rsidRPr="00520ED2" w14:paraId="1FF8EB31"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74494311"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LILRA4</w:t>
            </w:r>
          </w:p>
        </w:tc>
        <w:tc>
          <w:tcPr>
            <w:tcW w:w="843" w:type="dxa"/>
            <w:hideMark/>
          </w:tcPr>
          <w:p w14:paraId="399EDF1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-3.57</w:t>
            </w:r>
          </w:p>
        </w:tc>
        <w:tc>
          <w:tcPr>
            <w:tcW w:w="1142" w:type="dxa"/>
            <w:hideMark/>
          </w:tcPr>
          <w:p w14:paraId="1EE1F96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1.63</w:t>
            </w:r>
          </w:p>
        </w:tc>
        <w:tc>
          <w:tcPr>
            <w:tcW w:w="851" w:type="dxa"/>
            <w:hideMark/>
          </w:tcPr>
          <w:p w14:paraId="5E2ADD0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-3.92</w:t>
            </w:r>
          </w:p>
        </w:tc>
        <w:tc>
          <w:tcPr>
            <w:tcW w:w="1116" w:type="dxa"/>
            <w:hideMark/>
          </w:tcPr>
          <w:p w14:paraId="2D6D6CB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0.003479</w:t>
            </w:r>
          </w:p>
        </w:tc>
        <w:tc>
          <w:tcPr>
            <w:tcW w:w="1132" w:type="dxa"/>
            <w:hideMark/>
          </w:tcPr>
          <w:p w14:paraId="59F0A44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0.074</w:t>
            </w:r>
          </w:p>
        </w:tc>
        <w:tc>
          <w:tcPr>
            <w:tcW w:w="1012" w:type="dxa"/>
            <w:hideMark/>
          </w:tcPr>
          <w:p w14:paraId="7FDA7AD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-1.60</w:t>
            </w:r>
          </w:p>
        </w:tc>
        <w:tc>
          <w:tcPr>
            <w:tcW w:w="2141" w:type="dxa"/>
            <w:hideMark/>
          </w:tcPr>
          <w:p w14:paraId="154FC33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30008B9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Baseline</w:t>
            </w:r>
          </w:p>
        </w:tc>
      </w:tr>
      <w:tr w:rsidR="00520ED2" w:rsidRPr="00520ED2" w14:paraId="398385A2"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2B637285"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BLNK</w:t>
            </w:r>
          </w:p>
        </w:tc>
        <w:tc>
          <w:tcPr>
            <w:tcW w:w="843" w:type="dxa"/>
            <w:hideMark/>
          </w:tcPr>
          <w:p w14:paraId="212D293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-5.38</w:t>
            </w:r>
          </w:p>
        </w:tc>
        <w:tc>
          <w:tcPr>
            <w:tcW w:w="1142" w:type="dxa"/>
            <w:hideMark/>
          </w:tcPr>
          <w:p w14:paraId="5C93E99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5.78</w:t>
            </w:r>
          </w:p>
        </w:tc>
        <w:tc>
          <w:tcPr>
            <w:tcW w:w="851" w:type="dxa"/>
            <w:hideMark/>
          </w:tcPr>
          <w:p w14:paraId="31753D4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-3.83</w:t>
            </w:r>
          </w:p>
        </w:tc>
        <w:tc>
          <w:tcPr>
            <w:tcW w:w="1116" w:type="dxa"/>
            <w:hideMark/>
          </w:tcPr>
          <w:p w14:paraId="79BD2E4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0.003991</w:t>
            </w:r>
          </w:p>
        </w:tc>
        <w:tc>
          <w:tcPr>
            <w:tcW w:w="1132" w:type="dxa"/>
            <w:hideMark/>
          </w:tcPr>
          <w:p w14:paraId="69A43C7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0.076</w:t>
            </w:r>
          </w:p>
        </w:tc>
        <w:tc>
          <w:tcPr>
            <w:tcW w:w="1012" w:type="dxa"/>
            <w:hideMark/>
          </w:tcPr>
          <w:p w14:paraId="5CAFAA2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-1.73</w:t>
            </w:r>
          </w:p>
        </w:tc>
        <w:tc>
          <w:tcPr>
            <w:tcW w:w="2141" w:type="dxa"/>
            <w:hideMark/>
          </w:tcPr>
          <w:p w14:paraId="1CD640D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62823DA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Baseline</w:t>
            </w:r>
          </w:p>
        </w:tc>
      </w:tr>
      <w:tr w:rsidR="00520ED2" w:rsidRPr="00520ED2" w14:paraId="50C9AABF"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05AA7584"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BTLA</w:t>
            </w:r>
          </w:p>
        </w:tc>
        <w:tc>
          <w:tcPr>
            <w:tcW w:w="843" w:type="dxa"/>
            <w:hideMark/>
          </w:tcPr>
          <w:p w14:paraId="776AFE6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-5.25</w:t>
            </w:r>
          </w:p>
        </w:tc>
        <w:tc>
          <w:tcPr>
            <w:tcW w:w="1142" w:type="dxa"/>
            <w:hideMark/>
          </w:tcPr>
          <w:p w14:paraId="5EAD964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5.49</w:t>
            </w:r>
          </w:p>
        </w:tc>
        <w:tc>
          <w:tcPr>
            <w:tcW w:w="851" w:type="dxa"/>
            <w:hideMark/>
          </w:tcPr>
          <w:p w14:paraId="446AB66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-3.61</w:t>
            </w:r>
          </w:p>
        </w:tc>
        <w:tc>
          <w:tcPr>
            <w:tcW w:w="1116" w:type="dxa"/>
            <w:hideMark/>
          </w:tcPr>
          <w:p w14:paraId="4CE43F0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0.005683</w:t>
            </w:r>
          </w:p>
        </w:tc>
        <w:tc>
          <w:tcPr>
            <w:tcW w:w="1132" w:type="dxa"/>
            <w:hideMark/>
          </w:tcPr>
          <w:p w14:paraId="6B52861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0.093</w:t>
            </w:r>
          </w:p>
        </w:tc>
        <w:tc>
          <w:tcPr>
            <w:tcW w:w="1012" w:type="dxa"/>
            <w:hideMark/>
          </w:tcPr>
          <w:p w14:paraId="57EF3A6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-2.07</w:t>
            </w:r>
          </w:p>
        </w:tc>
        <w:tc>
          <w:tcPr>
            <w:tcW w:w="2141" w:type="dxa"/>
            <w:hideMark/>
          </w:tcPr>
          <w:p w14:paraId="1E34646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5AFDAC5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Baseline</w:t>
            </w:r>
          </w:p>
        </w:tc>
      </w:tr>
      <w:tr w:rsidR="00520ED2" w:rsidRPr="00520ED2" w14:paraId="2C31B397"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63A8481D"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ETS1</w:t>
            </w:r>
          </w:p>
        </w:tc>
        <w:tc>
          <w:tcPr>
            <w:tcW w:w="843" w:type="dxa"/>
            <w:hideMark/>
          </w:tcPr>
          <w:p w14:paraId="49E35B7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-0.75</w:t>
            </w:r>
          </w:p>
        </w:tc>
        <w:tc>
          <w:tcPr>
            <w:tcW w:w="1142" w:type="dxa"/>
            <w:hideMark/>
          </w:tcPr>
          <w:p w14:paraId="323A049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11.22</w:t>
            </w:r>
          </w:p>
        </w:tc>
        <w:tc>
          <w:tcPr>
            <w:tcW w:w="851" w:type="dxa"/>
            <w:hideMark/>
          </w:tcPr>
          <w:p w14:paraId="76CF969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-3.60</w:t>
            </w:r>
          </w:p>
        </w:tc>
        <w:tc>
          <w:tcPr>
            <w:tcW w:w="1116" w:type="dxa"/>
            <w:hideMark/>
          </w:tcPr>
          <w:p w14:paraId="14D1B28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0.005758</w:t>
            </w:r>
          </w:p>
        </w:tc>
        <w:tc>
          <w:tcPr>
            <w:tcW w:w="1132" w:type="dxa"/>
            <w:hideMark/>
          </w:tcPr>
          <w:p w14:paraId="4BBA55A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0.093</w:t>
            </w:r>
          </w:p>
        </w:tc>
        <w:tc>
          <w:tcPr>
            <w:tcW w:w="1012" w:type="dxa"/>
            <w:hideMark/>
          </w:tcPr>
          <w:p w14:paraId="4675EB5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-2.09</w:t>
            </w:r>
          </w:p>
        </w:tc>
        <w:tc>
          <w:tcPr>
            <w:tcW w:w="2141" w:type="dxa"/>
            <w:hideMark/>
          </w:tcPr>
          <w:p w14:paraId="0BB1A95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39B9E92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Baseline</w:t>
            </w:r>
          </w:p>
        </w:tc>
      </w:tr>
      <w:tr w:rsidR="00520ED2" w:rsidRPr="00520ED2" w14:paraId="198363AE"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09C37376"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TP53</w:t>
            </w:r>
          </w:p>
        </w:tc>
        <w:tc>
          <w:tcPr>
            <w:tcW w:w="843" w:type="dxa"/>
            <w:hideMark/>
          </w:tcPr>
          <w:p w14:paraId="2A3133E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-0.89</w:t>
            </w:r>
          </w:p>
        </w:tc>
        <w:tc>
          <w:tcPr>
            <w:tcW w:w="1142" w:type="dxa"/>
            <w:hideMark/>
          </w:tcPr>
          <w:p w14:paraId="3CA1346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9.63</w:t>
            </w:r>
          </w:p>
        </w:tc>
        <w:tc>
          <w:tcPr>
            <w:tcW w:w="851" w:type="dxa"/>
            <w:hideMark/>
          </w:tcPr>
          <w:p w14:paraId="0F644D8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-3.59</w:t>
            </w:r>
          </w:p>
        </w:tc>
        <w:tc>
          <w:tcPr>
            <w:tcW w:w="1116" w:type="dxa"/>
            <w:hideMark/>
          </w:tcPr>
          <w:p w14:paraId="15FFF6E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0.005796</w:t>
            </w:r>
          </w:p>
        </w:tc>
        <w:tc>
          <w:tcPr>
            <w:tcW w:w="1132" w:type="dxa"/>
            <w:hideMark/>
          </w:tcPr>
          <w:p w14:paraId="17B0169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0.093</w:t>
            </w:r>
          </w:p>
        </w:tc>
        <w:tc>
          <w:tcPr>
            <w:tcW w:w="1012" w:type="dxa"/>
            <w:hideMark/>
          </w:tcPr>
          <w:p w14:paraId="595EB54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-2.09</w:t>
            </w:r>
          </w:p>
        </w:tc>
        <w:tc>
          <w:tcPr>
            <w:tcW w:w="2141" w:type="dxa"/>
            <w:hideMark/>
          </w:tcPr>
          <w:p w14:paraId="175CF7C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649A964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Baseline</w:t>
            </w:r>
          </w:p>
        </w:tc>
      </w:tr>
      <w:tr w:rsidR="00520ED2" w:rsidRPr="00520ED2" w14:paraId="2C84D2AD"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6093CDCB"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CD1A</w:t>
            </w:r>
          </w:p>
        </w:tc>
        <w:tc>
          <w:tcPr>
            <w:tcW w:w="843" w:type="dxa"/>
            <w:hideMark/>
          </w:tcPr>
          <w:p w14:paraId="214ADEC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-3.34</w:t>
            </w:r>
          </w:p>
        </w:tc>
        <w:tc>
          <w:tcPr>
            <w:tcW w:w="1142" w:type="dxa"/>
            <w:hideMark/>
          </w:tcPr>
          <w:p w14:paraId="50525A8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1.64</w:t>
            </w:r>
          </w:p>
        </w:tc>
        <w:tc>
          <w:tcPr>
            <w:tcW w:w="851" w:type="dxa"/>
            <w:hideMark/>
          </w:tcPr>
          <w:p w14:paraId="0268CBA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-3.57</w:t>
            </w:r>
          </w:p>
        </w:tc>
        <w:tc>
          <w:tcPr>
            <w:tcW w:w="1116" w:type="dxa"/>
            <w:hideMark/>
          </w:tcPr>
          <w:p w14:paraId="0958DBB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0.006032</w:t>
            </w:r>
          </w:p>
        </w:tc>
        <w:tc>
          <w:tcPr>
            <w:tcW w:w="1132" w:type="dxa"/>
            <w:hideMark/>
          </w:tcPr>
          <w:p w14:paraId="30F201D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0.094</w:t>
            </w:r>
          </w:p>
        </w:tc>
        <w:tc>
          <w:tcPr>
            <w:tcW w:w="1012" w:type="dxa"/>
            <w:hideMark/>
          </w:tcPr>
          <w:p w14:paraId="4F3D06A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-2.13</w:t>
            </w:r>
          </w:p>
        </w:tc>
        <w:tc>
          <w:tcPr>
            <w:tcW w:w="2141" w:type="dxa"/>
            <w:hideMark/>
          </w:tcPr>
          <w:p w14:paraId="3BDF19D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78F00F3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Baseline</w:t>
            </w:r>
          </w:p>
        </w:tc>
      </w:tr>
      <w:tr w:rsidR="00520ED2" w:rsidRPr="00520ED2" w14:paraId="5A7AE37E"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7E931015"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IL22RA1</w:t>
            </w:r>
          </w:p>
        </w:tc>
        <w:tc>
          <w:tcPr>
            <w:tcW w:w="843" w:type="dxa"/>
            <w:hideMark/>
          </w:tcPr>
          <w:p w14:paraId="6ADD02A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-3.72</w:t>
            </w:r>
          </w:p>
        </w:tc>
        <w:tc>
          <w:tcPr>
            <w:tcW w:w="1142" w:type="dxa"/>
            <w:hideMark/>
          </w:tcPr>
          <w:p w14:paraId="3BBB481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1.82</w:t>
            </w:r>
          </w:p>
        </w:tc>
        <w:tc>
          <w:tcPr>
            <w:tcW w:w="851" w:type="dxa"/>
            <w:hideMark/>
          </w:tcPr>
          <w:p w14:paraId="1AC94D3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-3.53</w:t>
            </w:r>
          </w:p>
        </w:tc>
        <w:tc>
          <w:tcPr>
            <w:tcW w:w="1116" w:type="dxa"/>
            <w:hideMark/>
          </w:tcPr>
          <w:p w14:paraId="37A4B71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0.006361</w:t>
            </w:r>
          </w:p>
        </w:tc>
        <w:tc>
          <w:tcPr>
            <w:tcW w:w="1132" w:type="dxa"/>
            <w:hideMark/>
          </w:tcPr>
          <w:p w14:paraId="45109AF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0.094</w:t>
            </w:r>
          </w:p>
        </w:tc>
        <w:tc>
          <w:tcPr>
            <w:tcW w:w="1012" w:type="dxa"/>
            <w:hideMark/>
          </w:tcPr>
          <w:p w14:paraId="2916A72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-2.18</w:t>
            </w:r>
          </w:p>
        </w:tc>
        <w:tc>
          <w:tcPr>
            <w:tcW w:w="2141" w:type="dxa"/>
            <w:hideMark/>
          </w:tcPr>
          <w:p w14:paraId="377557F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2BBBB0D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Baseline</w:t>
            </w:r>
          </w:p>
        </w:tc>
      </w:tr>
      <w:tr w:rsidR="00520ED2" w:rsidRPr="00520ED2" w14:paraId="7CE3D58F"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37764100"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SH2B2</w:t>
            </w:r>
          </w:p>
        </w:tc>
        <w:tc>
          <w:tcPr>
            <w:tcW w:w="843" w:type="dxa"/>
            <w:hideMark/>
          </w:tcPr>
          <w:p w14:paraId="4EA869E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-5.67</w:t>
            </w:r>
          </w:p>
        </w:tc>
        <w:tc>
          <w:tcPr>
            <w:tcW w:w="1142" w:type="dxa"/>
            <w:hideMark/>
          </w:tcPr>
          <w:p w14:paraId="2DF29E2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6.19</w:t>
            </w:r>
          </w:p>
        </w:tc>
        <w:tc>
          <w:tcPr>
            <w:tcW w:w="851" w:type="dxa"/>
            <w:hideMark/>
          </w:tcPr>
          <w:p w14:paraId="4FAA079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-3.50</w:t>
            </w:r>
          </w:p>
        </w:tc>
        <w:tc>
          <w:tcPr>
            <w:tcW w:w="1116" w:type="dxa"/>
            <w:hideMark/>
          </w:tcPr>
          <w:p w14:paraId="48F252B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0.006743</w:t>
            </w:r>
          </w:p>
        </w:tc>
        <w:tc>
          <w:tcPr>
            <w:tcW w:w="1132" w:type="dxa"/>
            <w:hideMark/>
          </w:tcPr>
          <w:p w14:paraId="135C4A6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0.096</w:t>
            </w:r>
          </w:p>
        </w:tc>
        <w:tc>
          <w:tcPr>
            <w:tcW w:w="1012" w:type="dxa"/>
            <w:hideMark/>
          </w:tcPr>
          <w:p w14:paraId="569EA73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-2.24</w:t>
            </w:r>
          </w:p>
        </w:tc>
        <w:tc>
          <w:tcPr>
            <w:tcW w:w="2141" w:type="dxa"/>
            <w:hideMark/>
          </w:tcPr>
          <w:p w14:paraId="6B566A5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6D3A9E9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Baseline</w:t>
            </w:r>
          </w:p>
        </w:tc>
      </w:tr>
      <w:tr w:rsidR="00520ED2" w:rsidRPr="00520ED2" w14:paraId="12740349"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4B84B7C6"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BCL2</w:t>
            </w:r>
          </w:p>
        </w:tc>
        <w:tc>
          <w:tcPr>
            <w:tcW w:w="843" w:type="dxa"/>
            <w:hideMark/>
          </w:tcPr>
          <w:p w14:paraId="3D8B054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-2.54</w:t>
            </w:r>
          </w:p>
        </w:tc>
        <w:tc>
          <w:tcPr>
            <w:tcW w:w="1142" w:type="dxa"/>
            <w:hideMark/>
          </w:tcPr>
          <w:p w14:paraId="1955CF7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10.32</w:t>
            </w:r>
          </w:p>
        </w:tc>
        <w:tc>
          <w:tcPr>
            <w:tcW w:w="851" w:type="dxa"/>
            <w:hideMark/>
          </w:tcPr>
          <w:p w14:paraId="0C0569F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-3.45</w:t>
            </w:r>
          </w:p>
        </w:tc>
        <w:tc>
          <w:tcPr>
            <w:tcW w:w="1116" w:type="dxa"/>
            <w:hideMark/>
          </w:tcPr>
          <w:p w14:paraId="46BFF39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0.007311</w:t>
            </w:r>
          </w:p>
        </w:tc>
        <w:tc>
          <w:tcPr>
            <w:tcW w:w="1132" w:type="dxa"/>
            <w:hideMark/>
          </w:tcPr>
          <w:p w14:paraId="4CF1ACA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0.100</w:t>
            </w:r>
          </w:p>
        </w:tc>
        <w:tc>
          <w:tcPr>
            <w:tcW w:w="1012" w:type="dxa"/>
            <w:hideMark/>
          </w:tcPr>
          <w:p w14:paraId="6E7A05C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-2.32</w:t>
            </w:r>
          </w:p>
        </w:tc>
        <w:tc>
          <w:tcPr>
            <w:tcW w:w="2141" w:type="dxa"/>
            <w:hideMark/>
          </w:tcPr>
          <w:p w14:paraId="52C0900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4062340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Baseline</w:t>
            </w:r>
          </w:p>
        </w:tc>
      </w:tr>
      <w:tr w:rsidR="00520ED2" w:rsidRPr="00520ED2" w14:paraId="24E7B66E"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07AEC736"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TTK</w:t>
            </w:r>
          </w:p>
        </w:tc>
        <w:tc>
          <w:tcPr>
            <w:tcW w:w="843" w:type="dxa"/>
            <w:hideMark/>
          </w:tcPr>
          <w:p w14:paraId="571D253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-4.52</w:t>
            </w:r>
          </w:p>
        </w:tc>
        <w:tc>
          <w:tcPr>
            <w:tcW w:w="1142" w:type="dxa"/>
            <w:hideMark/>
          </w:tcPr>
          <w:p w14:paraId="142A0E4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5.30</w:t>
            </w:r>
          </w:p>
        </w:tc>
        <w:tc>
          <w:tcPr>
            <w:tcW w:w="851" w:type="dxa"/>
            <w:hideMark/>
          </w:tcPr>
          <w:p w14:paraId="2C722BA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-3.43</w:t>
            </w:r>
          </w:p>
        </w:tc>
        <w:tc>
          <w:tcPr>
            <w:tcW w:w="1116" w:type="dxa"/>
            <w:hideMark/>
          </w:tcPr>
          <w:p w14:paraId="3300B30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0.007489</w:t>
            </w:r>
          </w:p>
        </w:tc>
        <w:tc>
          <w:tcPr>
            <w:tcW w:w="1132" w:type="dxa"/>
            <w:hideMark/>
          </w:tcPr>
          <w:p w14:paraId="3CE0F0D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0.100</w:t>
            </w:r>
          </w:p>
        </w:tc>
        <w:tc>
          <w:tcPr>
            <w:tcW w:w="1012" w:type="dxa"/>
            <w:hideMark/>
          </w:tcPr>
          <w:p w14:paraId="1C83D45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-2.34</w:t>
            </w:r>
          </w:p>
        </w:tc>
        <w:tc>
          <w:tcPr>
            <w:tcW w:w="2141" w:type="dxa"/>
            <w:hideMark/>
          </w:tcPr>
          <w:p w14:paraId="1782D7D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119F3CA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Baseline</w:t>
            </w:r>
          </w:p>
        </w:tc>
      </w:tr>
      <w:tr w:rsidR="00520ED2" w:rsidRPr="00520ED2" w14:paraId="7B491E07"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684E5DEB"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REL</w:t>
            </w:r>
          </w:p>
        </w:tc>
        <w:tc>
          <w:tcPr>
            <w:tcW w:w="843" w:type="dxa"/>
            <w:hideMark/>
          </w:tcPr>
          <w:p w14:paraId="2175F6E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-1.04</w:t>
            </w:r>
          </w:p>
        </w:tc>
        <w:tc>
          <w:tcPr>
            <w:tcW w:w="1142" w:type="dxa"/>
            <w:hideMark/>
          </w:tcPr>
          <w:p w14:paraId="458E09C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9.18</w:t>
            </w:r>
          </w:p>
        </w:tc>
        <w:tc>
          <w:tcPr>
            <w:tcW w:w="851" w:type="dxa"/>
            <w:hideMark/>
          </w:tcPr>
          <w:p w14:paraId="75192B6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-3.37</w:t>
            </w:r>
          </w:p>
        </w:tc>
        <w:tc>
          <w:tcPr>
            <w:tcW w:w="1116" w:type="dxa"/>
            <w:hideMark/>
          </w:tcPr>
          <w:p w14:paraId="61A2AC5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0.008197</w:t>
            </w:r>
          </w:p>
        </w:tc>
        <w:tc>
          <w:tcPr>
            <w:tcW w:w="1132" w:type="dxa"/>
            <w:hideMark/>
          </w:tcPr>
          <w:p w14:paraId="38B9652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0.100</w:t>
            </w:r>
          </w:p>
        </w:tc>
        <w:tc>
          <w:tcPr>
            <w:tcW w:w="1012" w:type="dxa"/>
            <w:hideMark/>
          </w:tcPr>
          <w:p w14:paraId="3B6B9A0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-2.43</w:t>
            </w:r>
          </w:p>
        </w:tc>
        <w:tc>
          <w:tcPr>
            <w:tcW w:w="2141" w:type="dxa"/>
            <w:hideMark/>
          </w:tcPr>
          <w:p w14:paraId="07B1C39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49A9345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Baseline</w:t>
            </w:r>
          </w:p>
        </w:tc>
      </w:tr>
      <w:tr w:rsidR="00520ED2" w:rsidRPr="00520ED2" w14:paraId="35CB171D"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3F11F67E"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CD22</w:t>
            </w:r>
          </w:p>
        </w:tc>
        <w:tc>
          <w:tcPr>
            <w:tcW w:w="843" w:type="dxa"/>
            <w:hideMark/>
          </w:tcPr>
          <w:p w14:paraId="2F2A14A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-6.63</w:t>
            </w:r>
          </w:p>
        </w:tc>
        <w:tc>
          <w:tcPr>
            <w:tcW w:w="1142" w:type="dxa"/>
            <w:hideMark/>
          </w:tcPr>
          <w:p w14:paraId="7C67B63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7.84</w:t>
            </w:r>
          </w:p>
        </w:tc>
        <w:tc>
          <w:tcPr>
            <w:tcW w:w="851" w:type="dxa"/>
            <w:hideMark/>
          </w:tcPr>
          <w:p w14:paraId="31C7455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-3.36</w:t>
            </w:r>
          </w:p>
        </w:tc>
        <w:tc>
          <w:tcPr>
            <w:tcW w:w="1116" w:type="dxa"/>
            <w:hideMark/>
          </w:tcPr>
          <w:p w14:paraId="44BCB65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0.008314</w:t>
            </w:r>
          </w:p>
        </w:tc>
        <w:tc>
          <w:tcPr>
            <w:tcW w:w="1132" w:type="dxa"/>
            <w:hideMark/>
          </w:tcPr>
          <w:p w14:paraId="16ACBC6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0.100</w:t>
            </w:r>
          </w:p>
        </w:tc>
        <w:tc>
          <w:tcPr>
            <w:tcW w:w="1012" w:type="dxa"/>
            <w:hideMark/>
          </w:tcPr>
          <w:p w14:paraId="7BC4216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-2.44</w:t>
            </w:r>
          </w:p>
        </w:tc>
        <w:tc>
          <w:tcPr>
            <w:tcW w:w="2141" w:type="dxa"/>
            <w:hideMark/>
          </w:tcPr>
          <w:p w14:paraId="5661FCB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08295C6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Baseline</w:t>
            </w:r>
          </w:p>
        </w:tc>
      </w:tr>
      <w:tr w:rsidR="00520ED2" w:rsidRPr="00520ED2" w14:paraId="2A688E22"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4B428DC0"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CARD9</w:t>
            </w:r>
          </w:p>
        </w:tc>
        <w:tc>
          <w:tcPr>
            <w:tcW w:w="843" w:type="dxa"/>
            <w:hideMark/>
          </w:tcPr>
          <w:p w14:paraId="5344CCE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-3.79</w:t>
            </w:r>
          </w:p>
        </w:tc>
        <w:tc>
          <w:tcPr>
            <w:tcW w:w="1142" w:type="dxa"/>
            <w:hideMark/>
          </w:tcPr>
          <w:p w14:paraId="11757EB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4.23</w:t>
            </w:r>
          </w:p>
        </w:tc>
        <w:tc>
          <w:tcPr>
            <w:tcW w:w="851" w:type="dxa"/>
            <w:hideMark/>
          </w:tcPr>
          <w:p w14:paraId="638A8F7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-3.28</w:t>
            </w:r>
          </w:p>
        </w:tc>
        <w:tc>
          <w:tcPr>
            <w:tcW w:w="1116" w:type="dxa"/>
            <w:hideMark/>
          </w:tcPr>
          <w:p w14:paraId="55AF8EE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0.009481</w:t>
            </w:r>
          </w:p>
        </w:tc>
        <w:tc>
          <w:tcPr>
            <w:tcW w:w="1132" w:type="dxa"/>
            <w:hideMark/>
          </w:tcPr>
          <w:p w14:paraId="4B0AA56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0.100</w:t>
            </w:r>
          </w:p>
        </w:tc>
        <w:tc>
          <w:tcPr>
            <w:tcW w:w="1012" w:type="dxa"/>
            <w:hideMark/>
          </w:tcPr>
          <w:p w14:paraId="7278976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-2.57</w:t>
            </w:r>
          </w:p>
        </w:tc>
        <w:tc>
          <w:tcPr>
            <w:tcW w:w="2141" w:type="dxa"/>
            <w:hideMark/>
          </w:tcPr>
          <w:p w14:paraId="2A5F2AD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1FFC3AC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Baseline</w:t>
            </w:r>
          </w:p>
        </w:tc>
      </w:tr>
      <w:tr w:rsidR="00520ED2" w:rsidRPr="00520ED2" w14:paraId="19F77D01"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08218905"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SYT17</w:t>
            </w:r>
          </w:p>
        </w:tc>
        <w:tc>
          <w:tcPr>
            <w:tcW w:w="843" w:type="dxa"/>
            <w:hideMark/>
          </w:tcPr>
          <w:p w14:paraId="0992300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-3.10</w:t>
            </w:r>
          </w:p>
        </w:tc>
        <w:tc>
          <w:tcPr>
            <w:tcW w:w="1142" w:type="dxa"/>
            <w:hideMark/>
          </w:tcPr>
          <w:p w14:paraId="484A352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2.15</w:t>
            </w:r>
          </w:p>
        </w:tc>
        <w:tc>
          <w:tcPr>
            <w:tcW w:w="851" w:type="dxa"/>
            <w:hideMark/>
          </w:tcPr>
          <w:p w14:paraId="61E59EC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-3.28</w:t>
            </w:r>
          </w:p>
        </w:tc>
        <w:tc>
          <w:tcPr>
            <w:tcW w:w="1116" w:type="dxa"/>
            <w:hideMark/>
          </w:tcPr>
          <w:p w14:paraId="410976C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0.009527</w:t>
            </w:r>
          </w:p>
        </w:tc>
        <w:tc>
          <w:tcPr>
            <w:tcW w:w="1132" w:type="dxa"/>
            <w:hideMark/>
          </w:tcPr>
          <w:p w14:paraId="231DE65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0.100</w:t>
            </w:r>
          </w:p>
        </w:tc>
        <w:tc>
          <w:tcPr>
            <w:tcW w:w="1012" w:type="dxa"/>
            <w:hideMark/>
          </w:tcPr>
          <w:p w14:paraId="4D1A66B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-2.58</w:t>
            </w:r>
          </w:p>
        </w:tc>
        <w:tc>
          <w:tcPr>
            <w:tcW w:w="2141" w:type="dxa"/>
            <w:hideMark/>
          </w:tcPr>
          <w:p w14:paraId="2A11A30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01A7B5D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Baseline</w:t>
            </w:r>
          </w:p>
        </w:tc>
      </w:tr>
      <w:tr w:rsidR="00520ED2" w:rsidRPr="00520ED2" w14:paraId="70383D4F"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468353EC"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RPS6</w:t>
            </w:r>
          </w:p>
        </w:tc>
        <w:tc>
          <w:tcPr>
            <w:tcW w:w="843" w:type="dxa"/>
            <w:hideMark/>
          </w:tcPr>
          <w:p w14:paraId="373771C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-1.14</w:t>
            </w:r>
          </w:p>
        </w:tc>
        <w:tc>
          <w:tcPr>
            <w:tcW w:w="1142" w:type="dxa"/>
            <w:hideMark/>
          </w:tcPr>
          <w:p w14:paraId="65154DD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14.60</w:t>
            </w:r>
          </w:p>
        </w:tc>
        <w:tc>
          <w:tcPr>
            <w:tcW w:w="851" w:type="dxa"/>
            <w:hideMark/>
          </w:tcPr>
          <w:p w14:paraId="7D58FE4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-3.27</w:t>
            </w:r>
          </w:p>
        </w:tc>
        <w:tc>
          <w:tcPr>
            <w:tcW w:w="1116" w:type="dxa"/>
            <w:hideMark/>
          </w:tcPr>
          <w:p w14:paraId="5A21138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0.009716</w:t>
            </w:r>
          </w:p>
        </w:tc>
        <w:tc>
          <w:tcPr>
            <w:tcW w:w="1132" w:type="dxa"/>
            <w:hideMark/>
          </w:tcPr>
          <w:p w14:paraId="41F74BE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0.100</w:t>
            </w:r>
          </w:p>
        </w:tc>
        <w:tc>
          <w:tcPr>
            <w:tcW w:w="1012" w:type="dxa"/>
            <w:hideMark/>
          </w:tcPr>
          <w:p w14:paraId="4727D4A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-2.60</w:t>
            </w:r>
          </w:p>
        </w:tc>
        <w:tc>
          <w:tcPr>
            <w:tcW w:w="2141" w:type="dxa"/>
            <w:hideMark/>
          </w:tcPr>
          <w:p w14:paraId="0A6D4F9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1E925E4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Baseline</w:t>
            </w:r>
          </w:p>
        </w:tc>
      </w:tr>
      <w:tr w:rsidR="00520ED2" w:rsidRPr="00520ED2" w14:paraId="58136A08"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3894E647"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CR2</w:t>
            </w:r>
          </w:p>
        </w:tc>
        <w:tc>
          <w:tcPr>
            <w:tcW w:w="843" w:type="dxa"/>
            <w:hideMark/>
          </w:tcPr>
          <w:p w14:paraId="4352FEE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-4.96</w:t>
            </w:r>
          </w:p>
        </w:tc>
        <w:tc>
          <w:tcPr>
            <w:tcW w:w="1142" w:type="dxa"/>
            <w:hideMark/>
          </w:tcPr>
          <w:p w14:paraId="62096D8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5.51</w:t>
            </w:r>
          </w:p>
        </w:tc>
        <w:tc>
          <w:tcPr>
            <w:tcW w:w="851" w:type="dxa"/>
            <w:hideMark/>
          </w:tcPr>
          <w:p w14:paraId="1EBAF7A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-3.25</w:t>
            </w:r>
          </w:p>
        </w:tc>
        <w:tc>
          <w:tcPr>
            <w:tcW w:w="1116" w:type="dxa"/>
            <w:hideMark/>
          </w:tcPr>
          <w:p w14:paraId="05BBC34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0.009968</w:t>
            </w:r>
          </w:p>
        </w:tc>
        <w:tc>
          <w:tcPr>
            <w:tcW w:w="1132" w:type="dxa"/>
            <w:hideMark/>
          </w:tcPr>
          <w:p w14:paraId="0F3FF73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0.100</w:t>
            </w:r>
          </w:p>
        </w:tc>
        <w:tc>
          <w:tcPr>
            <w:tcW w:w="1012" w:type="dxa"/>
            <w:hideMark/>
          </w:tcPr>
          <w:p w14:paraId="23FC43E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-2.62</w:t>
            </w:r>
          </w:p>
        </w:tc>
        <w:tc>
          <w:tcPr>
            <w:tcW w:w="2141" w:type="dxa"/>
            <w:hideMark/>
          </w:tcPr>
          <w:p w14:paraId="6AEE4AC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52B72BA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Baseline</w:t>
            </w:r>
          </w:p>
        </w:tc>
      </w:tr>
      <w:tr w:rsidR="00520ED2" w:rsidRPr="00520ED2" w14:paraId="29DA646C"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7BD79B1B"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ANP32B</w:t>
            </w:r>
          </w:p>
        </w:tc>
        <w:tc>
          <w:tcPr>
            <w:tcW w:w="843" w:type="dxa"/>
            <w:hideMark/>
          </w:tcPr>
          <w:p w14:paraId="196651B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-0.74</w:t>
            </w:r>
          </w:p>
        </w:tc>
        <w:tc>
          <w:tcPr>
            <w:tcW w:w="1142" w:type="dxa"/>
            <w:hideMark/>
          </w:tcPr>
          <w:p w14:paraId="0559E3E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11.00</w:t>
            </w:r>
          </w:p>
        </w:tc>
        <w:tc>
          <w:tcPr>
            <w:tcW w:w="851" w:type="dxa"/>
            <w:hideMark/>
          </w:tcPr>
          <w:p w14:paraId="6487CEA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-3.25</w:t>
            </w:r>
          </w:p>
        </w:tc>
        <w:tc>
          <w:tcPr>
            <w:tcW w:w="1116" w:type="dxa"/>
            <w:hideMark/>
          </w:tcPr>
          <w:p w14:paraId="490FEB6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0.009978</w:t>
            </w:r>
          </w:p>
        </w:tc>
        <w:tc>
          <w:tcPr>
            <w:tcW w:w="1132" w:type="dxa"/>
            <w:hideMark/>
          </w:tcPr>
          <w:p w14:paraId="02C6CF9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0.100</w:t>
            </w:r>
          </w:p>
        </w:tc>
        <w:tc>
          <w:tcPr>
            <w:tcW w:w="1012" w:type="dxa"/>
            <w:hideMark/>
          </w:tcPr>
          <w:p w14:paraId="2016D9C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-2.62</w:t>
            </w:r>
          </w:p>
        </w:tc>
        <w:tc>
          <w:tcPr>
            <w:tcW w:w="2141" w:type="dxa"/>
            <w:hideMark/>
          </w:tcPr>
          <w:p w14:paraId="2168A65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46C25F9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Baseline</w:t>
            </w:r>
          </w:p>
        </w:tc>
      </w:tr>
      <w:tr w:rsidR="00520ED2" w:rsidRPr="00520ED2" w14:paraId="0D683EB8"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3A4B5608"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CDK1</w:t>
            </w:r>
          </w:p>
        </w:tc>
        <w:tc>
          <w:tcPr>
            <w:tcW w:w="843" w:type="dxa"/>
            <w:hideMark/>
          </w:tcPr>
          <w:p w14:paraId="77303FB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-5.48</w:t>
            </w:r>
          </w:p>
        </w:tc>
        <w:tc>
          <w:tcPr>
            <w:tcW w:w="1142" w:type="dxa"/>
            <w:hideMark/>
          </w:tcPr>
          <w:p w14:paraId="1109C61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6.46</w:t>
            </w:r>
          </w:p>
        </w:tc>
        <w:tc>
          <w:tcPr>
            <w:tcW w:w="851" w:type="dxa"/>
            <w:hideMark/>
          </w:tcPr>
          <w:p w14:paraId="3F0071F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-3.24</w:t>
            </w:r>
          </w:p>
        </w:tc>
        <w:tc>
          <w:tcPr>
            <w:tcW w:w="1116" w:type="dxa"/>
            <w:hideMark/>
          </w:tcPr>
          <w:p w14:paraId="0F21BB6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0.010106</w:t>
            </w:r>
          </w:p>
        </w:tc>
        <w:tc>
          <w:tcPr>
            <w:tcW w:w="1132" w:type="dxa"/>
            <w:hideMark/>
          </w:tcPr>
          <w:p w14:paraId="1C1EEC4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0.100</w:t>
            </w:r>
          </w:p>
        </w:tc>
        <w:tc>
          <w:tcPr>
            <w:tcW w:w="1012" w:type="dxa"/>
            <w:hideMark/>
          </w:tcPr>
          <w:p w14:paraId="695B50C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-2.63</w:t>
            </w:r>
          </w:p>
        </w:tc>
        <w:tc>
          <w:tcPr>
            <w:tcW w:w="2141" w:type="dxa"/>
            <w:hideMark/>
          </w:tcPr>
          <w:p w14:paraId="2CDD374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3D9EBA9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Baseline</w:t>
            </w:r>
          </w:p>
        </w:tc>
      </w:tr>
      <w:tr w:rsidR="00520ED2" w:rsidRPr="00520ED2" w14:paraId="335249E8"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733ADDDA"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INPP5D</w:t>
            </w:r>
          </w:p>
        </w:tc>
        <w:tc>
          <w:tcPr>
            <w:tcW w:w="843" w:type="dxa"/>
            <w:hideMark/>
          </w:tcPr>
          <w:p w14:paraId="345DD93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-1.11</w:t>
            </w:r>
          </w:p>
        </w:tc>
        <w:tc>
          <w:tcPr>
            <w:tcW w:w="1142" w:type="dxa"/>
            <w:hideMark/>
          </w:tcPr>
          <w:p w14:paraId="0F624DA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10.19</w:t>
            </w:r>
          </w:p>
        </w:tc>
        <w:tc>
          <w:tcPr>
            <w:tcW w:w="851" w:type="dxa"/>
            <w:hideMark/>
          </w:tcPr>
          <w:p w14:paraId="494A98A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-3.23</w:t>
            </w:r>
          </w:p>
        </w:tc>
        <w:tc>
          <w:tcPr>
            <w:tcW w:w="1116" w:type="dxa"/>
            <w:hideMark/>
          </w:tcPr>
          <w:p w14:paraId="4DCEF7F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0.010226</w:t>
            </w:r>
          </w:p>
        </w:tc>
        <w:tc>
          <w:tcPr>
            <w:tcW w:w="1132" w:type="dxa"/>
            <w:hideMark/>
          </w:tcPr>
          <w:p w14:paraId="180C7D0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0.100</w:t>
            </w:r>
          </w:p>
        </w:tc>
        <w:tc>
          <w:tcPr>
            <w:tcW w:w="1012" w:type="dxa"/>
            <w:hideMark/>
          </w:tcPr>
          <w:p w14:paraId="3225406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-2.65</w:t>
            </w:r>
          </w:p>
        </w:tc>
        <w:tc>
          <w:tcPr>
            <w:tcW w:w="2141" w:type="dxa"/>
            <w:hideMark/>
          </w:tcPr>
          <w:p w14:paraId="3DD680B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6913AFF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Baseline</w:t>
            </w:r>
          </w:p>
        </w:tc>
      </w:tr>
      <w:tr w:rsidR="00520ED2" w:rsidRPr="00520ED2" w14:paraId="3C335BF8"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76EA2571"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lastRenderedPageBreak/>
              <w:t>MAGEB2</w:t>
            </w:r>
          </w:p>
        </w:tc>
        <w:tc>
          <w:tcPr>
            <w:tcW w:w="843" w:type="dxa"/>
            <w:hideMark/>
          </w:tcPr>
          <w:p w14:paraId="0FAB49E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-3.51</w:t>
            </w:r>
          </w:p>
        </w:tc>
        <w:tc>
          <w:tcPr>
            <w:tcW w:w="1142" w:type="dxa"/>
            <w:hideMark/>
          </w:tcPr>
          <w:p w14:paraId="393FD5E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1.72</w:t>
            </w:r>
          </w:p>
        </w:tc>
        <w:tc>
          <w:tcPr>
            <w:tcW w:w="851" w:type="dxa"/>
            <w:hideMark/>
          </w:tcPr>
          <w:p w14:paraId="60FDB95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-3.23</w:t>
            </w:r>
          </w:p>
        </w:tc>
        <w:tc>
          <w:tcPr>
            <w:tcW w:w="1116" w:type="dxa"/>
            <w:hideMark/>
          </w:tcPr>
          <w:p w14:paraId="00BCF25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0.010249</w:t>
            </w:r>
          </w:p>
        </w:tc>
        <w:tc>
          <w:tcPr>
            <w:tcW w:w="1132" w:type="dxa"/>
            <w:hideMark/>
          </w:tcPr>
          <w:p w14:paraId="6BA9A70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0.100</w:t>
            </w:r>
          </w:p>
        </w:tc>
        <w:tc>
          <w:tcPr>
            <w:tcW w:w="1012" w:type="dxa"/>
            <w:hideMark/>
          </w:tcPr>
          <w:p w14:paraId="6678C26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-2.65</w:t>
            </w:r>
          </w:p>
        </w:tc>
        <w:tc>
          <w:tcPr>
            <w:tcW w:w="2141" w:type="dxa"/>
            <w:hideMark/>
          </w:tcPr>
          <w:p w14:paraId="2BC622C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6B306F8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Baseline</w:t>
            </w:r>
          </w:p>
        </w:tc>
      </w:tr>
      <w:tr w:rsidR="00520ED2" w:rsidRPr="00520ED2" w14:paraId="31B6E87E"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195C0F57"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CREBBP</w:t>
            </w:r>
          </w:p>
        </w:tc>
        <w:tc>
          <w:tcPr>
            <w:tcW w:w="843" w:type="dxa"/>
            <w:hideMark/>
          </w:tcPr>
          <w:p w14:paraId="7BC532B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-3.29</w:t>
            </w:r>
          </w:p>
        </w:tc>
        <w:tc>
          <w:tcPr>
            <w:tcW w:w="1142" w:type="dxa"/>
            <w:hideMark/>
          </w:tcPr>
          <w:p w14:paraId="573702C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3.76</w:t>
            </w:r>
          </w:p>
        </w:tc>
        <w:tc>
          <w:tcPr>
            <w:tcW w:w="851" w:type="dxa"/>
            <w:hideMark/>
          </w:tcPr>
          <w:p w14:paraId="7472489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-3.19</w:t>
            </w:r>
          </w:p>
        </w:tc>
        <w:tc>
          <w:tcPr>
            <w:tcW w:w="1116" w:type="dxa"/>
            <w:hideMark/>
          </w:tcPr>
          <w:p w14:paraId="5F586AF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0.010956</w:t>
            </w:r>
          </w:p>
        </w:tc>
        <w:tc>
          <w:tcPr>
            <w:tcW w:w="1132" w:type="dxa"/>
            <w:hideMark/>
          </w:tcPr>
          <w:p w14:paraId="5E0CDEA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0.102</w:t>
            </w:r>
          </w:p>
        </w:tc>
        <w:tc>
          <w:tcPr>
            <w:tcW w:w="1012" w:type="dxa"/>
            <w:hideMark/>
          </w:tcPr>
          <w:p w14:paraId="2EC65A6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-2.71</w:t>
            </w:r>
          </w:p>
        </w:tc>
        <w:tc>
          <w:tcPr>
            <w:tcW w:w="2141" w:type="dxa"/>
            <w:hideMark/>
          </w:tcPr>
          <w:p w14:paraId="4DFE815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37B4E4B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Baseline</w:t>
            </w:r>
          </w:p>
        </w:tc>
      </w:tr>
      <w:tr w:rsidR="00520ED2" w:rsidRPr="00520ED2" w14:paraId="11B8FB18"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51020376"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CD3EAP</w:t>
            </w:r>
          </w:p>
        </w:tc>
        <w:tc>
          <w:tcPr>
            <w:tcW w:w="843" w:type="dxa"/>
            <w:hideMark/>
          </w:tcPr>
          <w:p w14:paraId="554BAFF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-4.48</w:t>
            </w:r>
          </w:p>
        </w:tc>
        <w:tc>
          <w:tcPr>
            <w:tcW w:w="1142" w:type="dxa"/>
            <w:hideMark/>
          </w:tcPr>
          <w:p w14:paraId="53AA785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5.36</w:t>
            </w:r>
          </w:p>
        </w:tc>
        <w:tc>
          <w:tcPr>
            <w:tcW w:w="851" w:type="dxa"/>
            <w:hideMark/>
          </w:tcPr>
          <w:p w14:paraId="4DD8554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-3.09</w:t>
            </w:r>
          </w:p>
        </w:tc>
        <w:tc>
          <w:tcPr>
            <w:tcW w:w="1116" w:type="dxa"/>
            <w:hideMark/>
          </w:tcPr>
          <w:p w14:paraId="7F4BBE2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0.012988</w:t>
            </w:r>
          </w:p>
        </w:tc>
        <w:tc>
          <w:tcPr>
            <w:tcW w:w="1132" w:type="dxa"/>
            <w:hideMark/>
          </w:tcPr>
          <w:p w14:paraId="17CA138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0.110</w:t>
            </w:r>
          </w:p>
        </w:tc>
        <w:tc>
          <w:tcPr>
            <w:tcW w:w="1012" w:type="dxa"/>
            <w:hideMark/>
          </w:tcPr>
          <w:p w14:paraId="3E5C724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-2.88</w:t>
            </w:r>
          </w:p>
        </w:tc>
        <w:tc>
          <w:tcPr>
            <w:tcW w:w="2141" w:type="dxa"/>
            <w:hideMark/>
          </w:tcPr>
          <w:p w14:paraId="2736B69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7906B77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Baseline</w:t>
            </w:r>
          </w:p>
        </w:tc>
      </w:tr>
      <w:tr w:rsidR="00520ED2" w:rsidRPr="00520ED2" w14:paraId="38F103A5"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0085774D"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CLEC6A</w:t>
            </w:r>
          </w:p>
        </w:tc>
        <w:tc>
          <w:tcPr>
            <w:tcW w:w="843" w:type="dxa"/>
            <w:hideMark/>
          </w:tcPr>
          <w:p w14:paraId="1B3E859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-2.67</w:t>
            </w:r>
          </w:p>
        </w:tc>
        <w:tc>
          <w:tcPr>
            <w:tcW w:w="1142" w:type="dxa"/>
            <w:hideMark/>
          </w:tcPr>
          <w:p w14:paraId="4896AED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1.21</w:t>
            </w:r>
          </w:p>
        </w:tc>
        <w:tc>
          <w:tcPr>
            <w:tcW w:w="851" w:type="dxa"/>
            <w:hideMark/>
          </w:tcPr>
          <w:p w14:paraId="57BD748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-3.08</w:t>
            </w:r>
          </w:p>
        </w:tc>
        <w:tc>
          <w:tcPr>
            <w:tcW w:w="1116" w:type="dxa"/>
            <w:hideMark/>
          </w:tcPr>
          <w:p w14:paraId="1A2C7D7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0.013022</w:t>
            </w:r>
          </w:p>
        </w:tc>
        <w:tc>
          <w:tcPr>
            <w:tcW w:w="1132" w:type="dxa"/>
            <w:hideMark/>
          </w:tcPr>
          <w:p w14:paraId="37D5317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0.110</w:t>
            </w:r>
          </w:p>
        </w:tc>
        <w:tc>
          <w:tcPr>
            <w:tcW w:w="1012" w:type="dxa"/>
            <w:hideMark/>
          </w:tcPr>
          <w:p w14:paraId="08D68A4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-2.88</w:t>
            </w:r>
          </w:p>
        </w:tc>
        <w:tc>
          <w:tcPr>
            <w:tcW w:w="2141" w:type="dxa"/>
            <w:hideMark/>
          </w:tcPr>
          <w:p w14:paraId="377373D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632FB99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Baseline</w:t>
            </w:r>
          </w:p>
        </w:tc>
      </w:tr>
      <w:tr w:rsidR="00520ED2" w:rsidRPr="00520ED2" w14:paraId="3CC66373"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1125A696"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MASP2</w:t>
            </w:r>
          </w:p>
        </w:tc>
        <w:tc>
          <w:tcPr>
            <w:tcW w:w="843" w:type="dxa"/>
            <w:hideMark/>
          </w:tcPr>
          <w:p w14:paraId="6C74939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-2.61</w:t>
            </w:r>
          </w:p>
        </w:tc>
        <w:tc>
          <w:tcPr>
            <w:tcW w:w="1142" w:type="dxa"/>
            <w:hideMark/>
          </w:tcPr>
          <w:p w14:paraId="4F4E220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1.18</w:t>
            </w:r>
          </w:p>
        </w:tc>
        <w:tc>
          <w:tcPr>
            <w:tcW w:w="851" w:type="dxa"/>
            <w:hideMark/>
          </w:tcPr>
          <w:p w14:paraId="037C463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-3.07</w:t>
            </w:r>
          </w:p>
        </w:tc>
        <w:tc>
          <w:tcPr>
            <w:tcW w:w="1116" w:type="dxa"/>
            <w:hideMark/>
          </w:tcPr>
          <w:p w14:paraId="519EF72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0.013377</w:t>
            </w:r>
          </w:p>
        </w:tc>
        <w:tc>
          <w:tcPr>
            <w:tcW w:w="1132" w:type="dxa"/>
            <w:hideMark/>
          </w:tcPr>
          <w:p w14:paraId="5A7DB74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0.111</w:t>
            </w:r>
          </w:p>
        </w:tc>
        <w:tc>
          <w:tcPr>
            <w:tcW w:w="1012" w:type="dxa"/>
            <w:hideMark/>
          </w:tcPr>
          <w:p w14:paraId="23ED7D5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-2.91</w:t>
            </w:r>
          </w:p>
        </w:tc>
        <w:tc>
          <w:tcPr>
            <w:tcW w:w="2141" w:type="dxa"/>
            <w:hideMark/>
          </w:tcPr>
          <w:p w14:paraId="0A6FEA7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02817DD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Baseline</w:t>
            </w:r>
          </w:p>
        </w:tc>
      </w:tr>
      <w:tr w:rsidR="00520ED2" w:rsidRPr="00520ED2" w14:paraId="377575F7"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21E1F64B"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HLA-DOB</w:t>
            </w:r>
          </w:p>
        </w:tc>
        <w:tc>
          <w:tcPr>
            <w:tcW w:w="843" w:type="dxa"/>
            <w:hideMark/>
          </w:tcPr>
          <w:p w14:paraId="74B2589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-4.12</w:t>
            </w:r>
          </w:p>
        </w:tc>
        <w:tc>
          <w:tcPr>
            <w:tcW w:w="1142" w:type="dxa"/>
            <w:hideMark/>
          </w:tcPr>
          <w:p w14:paraId="78FE4FC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7.73</w:t>
            </w:r>
          </w:p>
        </w:tc>
        <w:tc>
          <w:tcPr>
            <w:tcW w:w="851" w:type="dxa"/>
            <w:hideMark/>
          </w:tcPr>
          <w:p w14:paraId="4F488AD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-3.06</w:t>
            </w:r>
          </w:p>
        </w:tc>
        <w:tc>
          <w:tcPr>
            <w:tcW w:w="1116" w:type="dxa"/>
            <w:hideMark/>
          </w:tcPr>
          <w:p w14:paraId="2D0367C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0.013581</w:t>
            </w:r>
          </w:p>
        </w:tc>
        <w:tc>
          <w:tcPr>
            <w:tcW w:w="1132" w:type="dxa"/>
            <w:hideMark/>
          </w:tcPr>
          <w:p w14:paraId="76B1C31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0.111</w:t>
            </w:r>
          </w:p>
        </w:tc>
        <w:tc>
          <w:tcPr>
            <w:tcW w:w="1012" w:type="dxa"/>
            <w:hideMark/>
          </w:tcPr>
          <w:p w14:paraId="1C963C3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-2.92</w:t>
            </w:r>
          </w:p>
        </w:tc>
        <w:tc>
          <w:tcPr>
            <w:tcW w:w="2141" w:type="dxa"/>
            <w:hideMark/>
          </w:tcPr>
          <w:p w14:paraId="3BE1207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46A8093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Baseline</w:t>
            </w:r>
          </w:p>
        </w:tc>
      </w:tr>
      <w:tr w:rsidR="00520ED2" w:rsidRPr="00520ED2" w14:paraId="588B9C57"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303B646A"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CD1E</w:t>
            </w:r>
          </w:p>
        </w:tc>
        <w:tc>
          <w:tcPr>
            <w:tcW w:w="843" w:type="dxa"/>
            <w:hideMark/>
          </w:tcPr>
          <w:p w14:paraId="71880E9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-2.80</w:t>
            </w:r>
          </w:p>
        </w:tc>
        <w:tc>
          <w:tcPr>
            <w:tcW w:w="1142" w:type="dxa"/>
            <w:hideMark/>
          </w:tcPr>
          <w:p w14:paraId="0BA5DAF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1.26</w:t>
            </w:r>
          </w:p>
        </w:tc>
        <w:tc>
          <w:tcPr>
            <w:tcW w:w="851" w:type="dxa"/>
            <w:hideMark/>
          </w:tcPr>
          <w:p w14:paraId="74CE945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-3.06</w:t>
            </w:r>
          </w:p>
        </w:tc>
        <w:tc>
          <w:tcPr>
            <w:tcW w:w="1116" w:type="dxa"/>
            <w:hideMark/>
          </w:tcPr>
          <w:p w14:paraId="341DC08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0.013652</w:t>
            </w:r>
          </w:p>
        </w:tc>
        <w:tc>
          <w:tcPr>
            <w:tcW w:w="1132" w:type="dxa"/>
            <w:hideMark/>
          </w:tcPr>
          <w:p w14:paraId="747086E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0.111</w:t>
            </w:r>
          </w:p>
        </w:tc>
        <w:tc>
          <w:tcPr>
            <w:tcW w:w="1012" w:type="dxa"/>
            <w:hideMark/>
          </w:tcPr>
          <w:p w14:paraId="1BF4807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-2.92</w:t>
            </w:r>
          </w:p>
        </w:tc>
        <w:tc>
          <w:tcPr>
            <w:tcW w:w="2141" w:type="dxa"/>
            <w:hideMark/>
          </w:tcPr>
          <w:p w14:paraId="2541158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4CE3C1B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Baseline</w:t>
            </w:r>
          </w:p>
        </w:tc>
      </w:tr>
      <w:tr w:rsidR="00520ED2" w:rsidRPr="00520ED2" w14:paraId="1B9BB7C1"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7EF9900A"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TRAF2</w:t>
            </w:r>
          </w:p>
        </w:tc>
        <w:tc>
          <w:tcPr>
            <w:tcW w:w="843" w:type="dxa"/>
            <w:hideMark/>
          </w:tcPr>
          <w:p w14:paraId="4717D90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-0.61</w:t>
            </w:r>
          </w:p>
        </w:tc>
        <w:tc>
          <w:tcPr>
            <w:tcW w:w="1142" w:type="dxa"/>
            <w:hideMark/>
          </w:tcPr>
          <w:p w14:paraId="78EEA6A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9.10</w:t>
            </w:r>
          </w:p>
        </w:tc>
        <w:tc>
          <w:tcPr>
            <w:tcW w:w="851" w:type="dxa"/>
            <w:hideMark/>
          </w:tcPr>
          <w:p w14:paraId="767C5A3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-3.04</w:t>
            </w:r>
          </w:p>
        </w:tc>
        <w:tc>
          <w:tcPr>
            <w:tcW w:w="1116" w:type="dxa"/>
            <w:hideMark/>
          </w:tcPr>
          <w:p w14:paraId="1B9CD7A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0.013971</w:t>
            </w:r>
          </w:p>
        </w:tc>
        <w:tc>
          <w:tcPr>
            <w:tcW w:w="1132" w:type="dxa"/>
            <w:hideMark/>
          </w:tcPr>
          <w:p w14:paraId="6B09F10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0.112</w:t>
            </w:r>
          </w:p>
        </w:tc>
        <w:tc>
          <w:tcPr>
            <w:tcW w:w="1012" w:type="dxa"/>
            <w:hideMark/>
          </w:tcPr>
          <w:p w14:paraId="77700E0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-2.95</w:t>
            </w:r>
          </w:p>
        </w:tc>
        <w:tc>
          <w:tcPr>
            <w:tcW w:w="2141" w:type="dxa"/>
            <w:hideMark/>
          </w:tcPr>
          <w:p w14:paraId="504C989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2585DDD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Baseline</w:t>
            </w:r>
          </w:p>
        </w:tc>
      </w:tr>
      <w:tr w:rsidR="00520ED2" w:rsidRPr="00520ED2" w14:paraId="53A0E335"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3FE52142"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IFNL2</w:t>
            </w:r>
          </w:p>
        </w:tc>
        <w:tc>
          <w:tcPr>
            <w:tcW w:w="843" w:type="dxa"/>
            <w:hideMark/>
          </w:tcPr>
          <w:p w14:paraId="5439B90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-2.84</w:t>
            </w:r>
          </w:p>
        </w:tc>
        <w:tc>
          <w:tcPr>
            <w:tcW w:w="1142" w:type="dxa"/>
            <w:hideMark/>
          </w:tcPr>
          <w:p w14:paraId="457BB8B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1.29</w:t>
            </w:r>
          </w:p>
        </w:tc>
        <w:tc>
          <w:tcPr>
            <w:tcW w:w="851" w:type="dxa"/>
            <w:hideMark/>
          </w:tcPr>
          <w:p w14:paraId="36699A9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-2.99</w:t>
            </w:r>
          </w:p>
        </w:tc>
        <w:tc>
          <w:tcPr>
            <w:tcW w:w="1116" w:type="dxa"/>
            <w:hideMark/>
          </w:tcPr>
          <w:p w14:paraId="0C5CA4D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0.015206</w:t>
            </w:r>
          </w:p>
        </w:tc>
        <w:tc>
          <w:tcPr>
            <w:tcW w:w="1132" w:type="dxa"/>
            <w:hideMark/>
          </w:tcPr>
          <w:p w14:paraId="592BB97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0.121</w:t>
            </w:r>
          </w:p>
        </w:tc>
        <w:tc>
          <w:tcPr>
            <w:tcW w:w="1012" w:type="dxa"/>
            <w:hideMark/>
          </w:tcPr>
          <w:p w14:paraId="7D771EB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-3.03</w:t>
            </w:r>
          </w:p>
        </w:tc>
        <w:tc>
          <w:tcPr>
            <w:tcW w:w="2141" w:type="dxa"/>
            <w:hideMark/>
          </w:tcPr>
          <w:p w14:paraId="6B5AC97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14EFEE9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Baseline</w:t>
            </w:r>
          </w:p>
        </w:tc>
      </w:tr>
      <w:tr w:rsidR="00520ED2" w:rsidRPr="00520ED2" w14:paraId="62D2CFBA"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5E39459D"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HAMP</w:t>
            </w:r>
          </w:p>
        </w:tc>
        <w:tc>
          <w:tcPr>
            <w:tcW w:w="843" w:type="dxa"/>
            <w:hideMark/>
          </w:tcPr>
          <w:p w14:paraId="56307E5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-3.54</w:t>
            </w:r>
          </w:p>
        </w:tc>
        <w:tc>
          <w:tcPr>
            <w:tcW w:w="1142" w:type="dxa"/>
            <w:hideMark/>
          </w:tcPr>
          <w:p w14:paraId="1D6A9A9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2.71</w:t>
            </w:r>
          </w:p>
        </w:tc>
        <w:tc>
          <w:tcPr>
            <w:tcW w:w="851" w:type="dxa"/>
            <w:hideMark/>
          </w:tcPr>
          <w:p w14:paraId="1DB8FF9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-2.94</w:t>
            </w:r>
          </w:p>
        </w:tc>
        <w:tc>
          <w:tcPr>
            <w:tcW w:w="1116" w:type="dxa"/>
            <w:hideMark/>
          </w:tcPr>
          <w:p w14:paraId="5D3276A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0.016385</w:t>
            </w:r>
          </w:p>
        </w:tc>
        <w:tc>
          <w:tcPr>
            <w:tcW w:w="1132" w:type="dxa"/>
            <w:hideMark/>
          </w:tcPr>
          <w:p w14:paraId="73FE0DD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0.127</w:t>
            </w:r>
          </w:p>
        </w:tc>
        <w:tc>
          <w:tcPr>
            <w:tcW w:w="1012" w:type="dxa"/>
            <w:hideMark/>
          </w:tcPr>
          <w:p w14:paraId="746543D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-3.10</w:t>
            </w:r>
          </w:p>
        </w:tc>
        <w:tc>
          <w:tcPr>
            <w:tcW w:w="2141" w:type="dxa"/>
            <w:hideMark/>
          </w:tcPr>
          <w:p w14:paraId="5B37C61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05B744B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Baseline</w:t>
            </w:r>
          </w:p>
        </w:tc>
      </w:tr>
      <w:tr w:rsidR="00520ED2" w:rsidRPr="00520ED2" w14:paraId="680DE5E3"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4C7810D3"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TLR7</w:t>
            </w:r>
          </w:p>
        </w:tc>
        <w:tc>
          <w:tcPr>
            <w:tcW w:w="843" w:type="dxa"/>
            <w:hideMark/>
          </w:tcPr>
          <w:p w14:paraId="352A4AF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-3.21</w:t>
            </w:r>
          </w:p>
        </w:tc>
        <w:tc>
          <w:tcPr>
            <w:tcW w:w="1142" w:type="dxa"/>
            <w:hideMark/>
          </w:tcPr>
          <w:p w14:paraId="328AB72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3.88</w:t>
            </w:r>
          </w:p>
        </w:tc>
        <w:tc>
          <w:tcPr>
            <w:tcW w:w="851" w:type="dxa"/>
            <w:hideMark/>
          </w:tcPr>
          <w:p w14:paraId="0EA2243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-2.94</w:t>
            </w:r>
          </w:p>
        </w:tc>
        <w:tc>
          <w:tcPr>
            <w:tcW w:w="1116" w:type="dxa"/>
            <w:hideMark/>
          </w:tcPr>
          <w:p w14:paraId="7D536CC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0.016506</w:t>
            </w:r>
          </w:p>
        </w:tc>
        <w:tc>
          <w:tcPr>
            <w:tcW w:w="1132" w:type="dxa"/>
            <w:hideMark/>
          </w:tcPr>
          <w:p w14:paraId="047FF2B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0.127</w:t>
            </w:r>
          </w:p>
        </w:tc>
        <w:tc>
          <w:tcPr>
            <w:tcW w:w="1012" w:type="dxa"/>
            <w:hideMark/>
          </w:tcPr>
          <w:p w14:paraId="3B90399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-3.11</w:t>
            </w:r>
          </w:p>
        </w:tc>
        <w:tc>
          <w:tcPr>
            <w:tcW w:w="2141" w:type="dxa"/>
            <w:hideMark/>
          </w:tcPr>
          <w:p w14:paraId="5CCC4C3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24944AF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Baseline</w:t>
            </w:r>
          </w:p>
        </w:tc>
      </w:tr>
      <w:tr w:rsidR="00520ED2" w:rsidRPr="00520ED2" w14:paraId="0F1FE0FC"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783919B7"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CCL11</w:t>
            </w:r>
          </w:p>
        </w:tc>
        <w:tc>
          <w:tcPr>
            <w:tcW w:w="843" w:type="dxa"/>
            <w:hideMark/>
          </w:tcPr>
          <w:p w14:paraId="419C830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-3.13</w:t>
            </w:r>
          </w:p>
        </w:tc>
        <w:tc>
          <w:tcPr>
            <w:tcW w:w="1142" w:type="dxa"/>
            <w:hideMark/>
          </w:tcPr>
          <w:p w14:paraId="2C5BA5F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2.41</w:t>
            </w:r>
          </w:p>
        </w:tc>
        <w:tc>
          <w:tcPr>
            <w:tcW w:w="851" w:type="dxa"/>
            <w:hideMark/>
          </w:tcPr>
          <w:p w14:paraId="52FBE42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-2.92</w:t>
            </w:r>
          </w:p>
        </w:tc>
        <w:tc>
          <w:tcPr>
            <w:tcW w:w="1116" w:type="dxa"/>
            <w:hideMark/>
          </w:tcPr>
          <w:p w14:paraId="246D899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0.017106</w:t>
            </w:r>
          </w:p>
        </w:tc>
        <w:tc>
          <w:tcPr>
            <w:tcW w:w="1132" w:type="dxa"/>
            <w:hideMark/>
          </w:tcPr>
          <w:p w14:paraId="19430C6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0.129</w:t>
            </w:r>
          </w:p>
        </w:tc>
        <w:tc>
          <w:tcPr>
            <w:tcW w:w="1012" w:type="dxa"/>
            <w:hideMark/>
          </w:tcPr>
          <w:p w14:paraId="3C4013B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-3.14</w:t>
            </w:r>
          </w:p>
        </w:tc>
        <w:tc>
          <w:tcPr>
            <w:tcW w:w="2141" w:type="dxa"/>
            <w:hideMark/>
          </w:tcPr>
          <w:p w14:paraId="287ABA8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0752D0C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Baseline</w:t>
            </w:r>
          </w:p>
        </w:tc>
      </w:tr>
      <w:tr w:rsidR="00520ED2" w:rsidRPr="00520ED2" w14:paraId="6CC952B4"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5506E359"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CCR4</w:t>
            </w:r>
          </w:p>
        </w:tc>
        <w:tc>
          <w:tcPr>
            <w:tcW w:w="843" w:type="dxa"/>
            <w:hideMark/>
          </w:tcPr>
          <w:p w14:paraId="044CAD9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-3.98</w:t>
            </w:r>
          </w:p>
        </w:tc>
        <w:tc>
          <w:tcPr>
            <w:tcW w:w="1142" w:type="dxa"/>
            <w:hideMark/>
          </w:tcPr>
          <w:p w14:paraId="0CABD9A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2.45</w:t>
            </w:r>
          </w:p>
        </w:tc>
        <w:tc>
          <w:tcPr>
            <w:tcW w:w="851" w:type="dxa"/>
            <w:hideMark/>
          </w:tcPr>
          <w:p w14:paraId="37C9180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-2.90</w:t>
            </w:r>
          </w:p>
        </w:tc>
        <w:tc>
          <w:tcPr>
            <w:tcW w:w="1116" w:type="dxa"/>
            <w:hideMark/>
          </w:tcPr>
          <w:p w14:paraId="38AADDB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0.017476</w:t>
            </w:r>
          </w:p>
        </w:tc>
        <w:tc>
          <w:tcPr>
            <w:tcW w:w="1132" w:type="dxa"/>
            <w:hideMark/>
          </w:tcPr>
          <w:p w14:paraId="0E0993C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0.130</w:t>
            </w:r>
          </w:p>
        </w:tc>
        <w:tc>
          <w:tcPr>
            <w:tcW w:w="1012" w:type="dxa"/>
            <w:hideMark/>
          </w:tcPr>
          <w:p w14:paraId="2076CCE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-3.16</w:t>
            </w:r>
          </w:p>
        </w:tc>
        <w:tc>
          <w:tcPr>
            <w:tcW w:w="2141" w:type="dxa"/>
            <w:hideMark/>
          </w:tcPr>
          <w:p w14:paraId="0D17190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4A279D4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Baseline</w:t>
            </w:r>
          </w:p>
        </w:tc>
      </w:tr>
      <w:tr w:rsidR="00520ED2" w:rsidRPr="00520ED2" w14:paraId="01B0F9C5"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0276C026"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ILF3</w:t>
            </w:r>
          </w:p>
        </w:tc>
        <w:tc>
          <w:tcPr>
            <w:tcW w:w="843" w:type="dxa"/>
            <w:hideMark/>
          </w:tcPr>
          <w:p w14:paraId="20B635E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-0.58</w:t>
            </w:r>
          </w:p>
        </w:tc>
        <w:tc>
          <w:tcPr>
            <w:tcW w:w="1142" w:type="dxa"/>
            <w:hideMark/>
          </w:tcPr>
          <w:p w14:paraId="093F302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11.44</w:t>
            </w:r>
          </w:p>
        </w:tc>
        <w:tc>
          <w:tcPr>
            <w:tcW w:w="851" w:type="dxa"/>
            <w:hideMark/>
          </w:tcPr>
          <w:p w14:paraId="5825E52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-2.89</w:t>
            </w:r>
          </w:p>
        </w:tc>
        <w:tc>
          <w:tcPr>
            <w:tcW w:w="1116" w:type="dxa"/>
            <w:hideMark/>
          </w:tcPr>
          <w:p w14:paraId="40D43B5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0.017863</w:t>
            </w:r>
          </w:p>
        </w:tc>
        <w:tc>
          <w:tcPr>
            <w:tcW w:w="1132" w:type="dxa"/>
            <w:hideMark/>
          </w:tcPr>
          <w:p w14:paraId="28F476D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0.132</w:t>
            </w:r>
          </w:p>
        </w:tc>
        <w:tc>
          <w:tcPr>
            <w:tcW w:w="1012" w:type="dxa"/>
            <w:hideMark/>
          </w:tcPr>
          <w:p w14:paraId="457F8C2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-3.18</w:t>
            </w:r>
          </w:p>
        </w:tc>
        <w:tc>
          <w:tcPr>
            <w:tcW w:w="2141" w:type="dxa"/>
            <w:hideMark/>
          </w:tcPr>
          <w:p w14:paraId="549CA58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1886AD3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Baseline</w:t>
            </w:r>
          </w:p>
        </w:tc>
      </w:tr>
      <w:tr w:rsidR="00520ED2" w:rsidRPr="00520ED2" w14:paraId="553B1F05"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7D6AB0A9"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CD70</w:t>
            </w:r>
          </w:p>
        </w:tc>
        <w:tc>
          <w:tcPr>
            <w:tcW w:w="843" w:type="dxa"/>
            <w:hideMark/>
          </w:tcPr>
          <w:p w14:paraId="0108492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-4.18</w:t>
            </w:r>
          </w:p>
        </w:tc>
        <w:tc>
          <w:tcPr>
            <w:tcW w:w="1142" w:type="dxa"/>
            <w:hideMark/>
          </w:tcPr>
          <w:p w14:paraId="35EAE3B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4.55</w:t>
            </w:r>
          </w:p>
        </w:tc>
        <w:tc>
          <w:tcPr>
            <w:tcW w:w="851" w:type="dxa"/>
            <w:hideMark/>
          </w:tcPr>
          <w:p w14:paraId="0F2DA93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-2.88</w:t>
            </w:r>
          </w:p>
        </w:tc>
        <w:tc>
          <w:tcPr>
            <w:tcW w:w="1116" w:type="dxa"/>
            <w:hideMark/>
          </w:tcPr>
          <w:p w14:paraId="65C14C7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0.018289</w:t>
            </w:r>
          </w:p>
        </w:tc>
        <w:tc>
          <w:tcPr>
            <w:tcW w:w="1132" w:type="dxa"/>
            <w:hideMark/>
          </w:tcPr>
          <w:p w14:paraId="43A0496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0.133</w:t>
            </w:r>
          </w:p>
        </w:tc>
        <w:tc>
          <w:tcPr>
            <w:tcW w:w="1012" w:type="dxa"/>
            <w:hideMark/>
          </w:tcPr>
          <w:p w14:paraId="772BCC4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-3.21</w:t>
            </w:r>
          </w:p>
        </w:tc>
        <w:tc>
          <w:tcPr>
            <w:tcW w:w="2141" w:type="dxa"/>
            <w:hideMark/>
          </w:tcPr>
          <w:p w14:paraId="0C85133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683F08A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Baseline</w:t>
            </w:r>
          </w:p>
        </w:tc>
      </w:tr>
      <w:tr w:rsidR="00520ED2" w:rsidRPr="00520ED2" w14:paraId="282F10A3"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5821D96F"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IL21R</w:t>
            </w:r>
          </w:p>
        </w:tc>
        <w:tc>
          <w:tcPr>
            <w:tcW w:w="843" w:type="dxa"/>
            <w:hideMark/>
          </w:tcPr>
          <w:p w14:paraId="259F504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-4.16</w:t>
            </w:r>
          </w:p>
        </w:tc>
        <w:tc>
          <w:tcPr>
            <w:tcW w:w="1142" w:type="dxa"/>
            <w:hideMark/>
          </w:tcPr>
          <w:p w14:paraId="6BD70B7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6.22</w:t>
            </w:r>
          </w:p>
        </w:tc>
        <w:tc>
          <w:tcPr>
            <w:tcW w:w="851" w:type="dxa"/>
            <w:hideMark/>
          </w:tcPr>
          <w:p w14:paraId="33E0522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-2.87</w:t>
            </w:r>
          </w:p>
        </w:tc>
        <w:tc>
          <w:tcPr>
            <w:tcW w:w="1116" w:type="dxa"/>
            <w:hideMark/>
          </w:tcPr>
          <w:p w14:paraId="3FBCDF1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0.018391</w:t>
            </w:r>
          </w:p>
        </w:tc>
        <w:tc>
          <w:tcPr>
            <w:tcW w:w="1132" w:type="dxa"/>
            <w:hideMark/>
          </w:tcPr>
          <w:p w14:paraId="4BC63F6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0.133</w:t>
            </w:r>
          </w:p>
        </w:tc>
        <w:tc>
          <w:tcPr>
            <w:tcW w:w="1012" w:type="dxa"/>
            <w:hideMark/>
          </w:tcPr>
          <w:p w14:paraId="0F7C37E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-3.21</w:t>
            </w:r>
          </w:p>
        </w:tc>
        <w:tc>
          <w:tcPr>
            <w:tcW w:w="2141" w:type="dxa"/>
            <w:hideMark/>
          </w:tcPr>
          <w:p w14:paraId="6AF2882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755DBD2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Baseline</w:t>
            </w:r>
          </w:p>
        </w:tc>
      </w:tr>
      <w:tr w:rsidR="00520ED2" w:rsidRPr="00520ED2" w14:paraId="1C7AFF81"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309DF3FD"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ULBP2</w:t>
            </w:r>
          </w:p>
        </w:tc>
        <w:tc>
          <w:tcPr>
            <w:tcW w:w="843" w:type="dxa"/>
            <w:hideMark/>
          </w:tcPr>
          <w:p w14:paraId="36A6024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-2.57</w:t>
            </w:r>
          </w:p>
        </w:tc>
        <w:tc>
          <w:tcPr>
            <w:tcW w:w="1142" w:type="dxa"/>
            <w:hideMark/>
          </w:tcPr>
          <w:p w14:paraId="19B2680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1.26</w:t>
            </w:r>
          </w:p>
        </w:tc>
        <w:tc>
          <w:tcPr>
            <w:tcW w:w="851" w:type="dxa"/>
            <w:hideMark/>
          </w:tcPr>
          <w:p w14:paraId="6C4DFFF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-2.85</w:t>
            </w:r>
          </w:p>
        </w:tc>
        <w:tc>
          <w:tcPr>
            <w:tcW w:w="1116" w:type="dxa"/>
            <w:hideMark/>
          </w:tcPr>
          <w:p w14:paraId="07620A7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0.019185</w:t>
            </w:r>
          </w:p>
        </w:tc>
        <w:tc>
          <w:tcPr>
            <w:tcW w:w="1132" w:type="dxa"/>
            <w:hideMark/>
          </w:tcPr>
          <w:p w14:paraId="573744D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0.135</w:t>
            </w:r>
          </w:p>
        </w:tc>
        <w:tc>
          <w:tcPr>
            <w:tcW w:w="1012" w:type="dxa"/>
            <w:hideMark/>
          </w:tcPr>
          <w:p w14:paraId="7E58403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-3.25</w:t>
            </w:r>
          </w:p>
        </w:tc>
        <w:tc>
          <w:tcPr>
            <w:tcW w:w="2141" w:type="dxa"/>
            <w:hideMark/>
          </w:tcPr>
          <w:p w14:paraId="14414B2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27EBCF4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Baseline</w:t>
            </w:r>
          </w:p>
        </w:tc>
      </w:tr>
      <w:tr w:rsidR="00520ED2" w:rsidRPr="00520ED2" w14:paraId="4D4DC0A2"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35A8BA40"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ADA</w:t>
            </w:r>
          </w:p>
        </w:tc>
        <w:tc>
          <w:tcPr>
            <w:tcW w:w="843" w:type="dxa"/>
            <w:hideMark/>
          </w:tcPr>
          <w:p w14:paraId="24FE008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-0.89</w:t>
            </w:r>
          </w:p>
        </w:tc>
        <w:tc>
          <w:tcPr>
            <w:tcW w:w="1142" w:type="dxa"/>
            <w:hideMark/>
          </w:tcPr>
          <w:p w14:paraId="3F679F6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9.35</w:t>
            </w:r>
          </w:p>
        </w:tc>
        <w:tc>
          <w:tcPr>
            <w:tcW w:w="851" w:type="dxa"/>
            <w:hideMark/>
          </w:tcPr>
          <w:p w14:paraId="055BE4A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-2.83</w:t>
            </w:r>
          </w:p>
        </w:tc>
        <w:tc>
          <w:tcPr>
            <w:tcW w:w="1116" w:type="dxa"/>
            <w:hideMark/>
          </w:tcPr>
          <w:p w14:paraId="315F9C2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0.019741</w:t>
            </w:r>
          </w:p>
        </w:tc>
        <w:tc>
          <w:tcPr>
            <w:tcW w:w="1132" w:type="dxa"/>
            <w:hideMark/>
          </w:tcPr>
          <w:p w14:paraId="3BF67AE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0.135</w:t>
            </w:r>
          </w:p>
        </w:tc>
        <w:tc>
          <w:tcPr>
            <w:tcW w:w="1012" w:type="dxa"/>
            <w:hideMark/>
          </w:tcPr>
          <w:p w14:paraId="79D6D27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-3.28</w:t>
            </w:r>
          </w:p>
        </w:tc>
        <w:tc>
          <w:tcPr>
            <w:tcW w:w="2141" w:type="dxa"/>
            <w:hideMark/>
          </w:tcPr>
          <w:p w14:paraId="08258FF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241178A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Baseline</w:t>
            </w:r>
          </w:p>
        </w:tc>
      </w:tr>
      <w:tr w:rsidR="00520ED2" w:rsidRPr="00520ED2" w14:paraId="74C583B7"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3AE3E244"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LY9</w:t>
            </w:r>
          </w:p>
        </w:tc>
        <w:tc>
          <w:tcPr>
            <w:tcW w:w="843" w:type="dxa"/>
            <w:hideMark/>
          </w:tcPr>
          <w:p w14:paraId="536C154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-4.43</w:t>
            </w:r>
          </w:p>
        </w:tc>
        <w:tc>
          <w:tcPr>
            <w:tcW w:w="1142" w:type="dxa"/>
            <w:hideMark/>
          </w:tcPr>
          <w:p w14:paraId="7478548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6.76</w:t>
            </w:r>
          </w:p>
        </w:tc>
        <w:tc>
          <w:tcPr>
            <w:tcW w:w="851" w:type="dxa"/>
            <w:hideMark/>
          </w:tcPr>
          <w:p w14:paraId="47507B5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-2.82</w:t>
            </w:r>
          </w:p>
        </w:tc>
        <w:tc>
          <w:tcPr>
            <w:tcW w:w="1116" w:type="dxa"/>
            <w:hideMark/>
          </w:tcPr>
          <w:p w14:paraId="7597A10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0.020115</w:t>
            </w:r>
          </w:p>
        </w:tc>
        <w:tc>
          <w:tcPr>
            <w:tcW w:w="1132" w:type="dxa"/>
            <w:hideMark/>
          </w:tcPr>
          <w:p w14:paraId="550951C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0.135</w:t>
            </w:r>
          </w:p>
        </w:tc>
        <w:tc>
          <w:tcPr>
            <w:tcW w:w="1012" w:type="dxa"/>
            <w:hideMark/>
          </w:tcPr>
          <w:p w14:paraId="6192F6A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-3.30</w:t>
            </w:r>
          </w:p>
        </w:tc>
        <w:tc>
          <w:tcPr>
            <w:tcW w:w="2141" w:type="dxa"/>
            <w:hideMark/>
          </w:tcPr>
          <w:p w14:paraId="4FB91CD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0B952BF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Baseline</w:t>
            </w:r>
          </w:p>
        </w:tc>
      </w:tr>
      <w:tr w:rsidR="00520ED2" w:rsidRPr="00520ED2" w14:paraId="3E33B5A6"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585AF884"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C8G</w:t>
            </w:r>
          </w:p>
        </w:tc>
        <w:tc>
          <w:tcPr>
            <w:tcW w:w="843" w:type="dxa"/>
            <w:hideMark/>
          </w:tcPr>
          <w:p w14:paraId="34FCD5A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-2.73</w:t>
            </w:r>
          </w:p>
        </w:tc>
        <w:tc>
          <w:tcPr>
            <w:tcW w:w="1142" w:type="dxa"/>
            <w:hideMark/>
          </w:tcPr>
          <w:p w14:paraId="629DC24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1.34</w:t>
            </w:r>
          </w:p>
        </w:tc>
        <w:tc>
          <w:tcPr>
            <w:tcW w:w="851" w:type="dxa"/>
            <w:hideMark/>
          </w:tcPr>
          <w:p w14:paraId="59342B9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-2.81</w:t>
            </w:r>
          </w:p>
        </w:tc>
        <w:tc>
          <w:tcPr>
            <w:tcW w:w="1116" w:type="dxa"/>
            <w:hideMark/>
          </w:tcPr>
          <w:p w14:paraId="4178FFF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0.020327</w:t>
            </w:r>
          </w:p>
        </w:tc>
        <w:tc>
          <w:tcPr>
            <w:tcW w:w="1132" w:type="dxa"/>
            <w:hideMark/>
          </w:tcPr>
          <w:p w14:paraId="5A019FB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0.135</w:t>
            </w:r>
          </w:p>
        </w:tc>
        <w:tc>
          <w:tcPr>
            <w:tcW w:w="1012" w:type="dxa"/>
            <w:hideMark/>
          </w:tcPr>
          <w:p w14:paraId="0B58432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-3.31</w:t>
            </w:r>
          </w:p>
        </w:tc>
        <w:tc>
          <w:tcPr>
            <w:tcW w:w="2141" w:type="dxa"/>
            <w:hideMark/>
          </w:tcPr>
          <w:p w14:paraId="2B48577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114FD1E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Baseline</w:t>
            </w:r>
          </w:p>
        </w:tc>
      </w:tr>
      <w:tr w:rsidR="00520ED2" w:rsidRPr="00520ED2" w14:paraId="327412EF"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60CC8662"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NFATC1</w:t>
            </w:r>
          </w:p>
        </w:tc>
        <w:tc>
          <w:tcPr>
            <w:tcW w:w="843" w:type="dxa"/>
            <w:hideMark/>
          </w:tcPr>
          <w:p w14:paraId="214C38B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-0.77</w:t>
            </w:r>
          </w:p>
        </w:tc>
        <w:tc>
          <w:tcPr>
            <w:tcW w:w="1142" w:type="dxa"/>
            <w:hideMark/>
          </w:tcPr>
          <w:p w14:paraId="0428998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8.47</w:t>
            </w:r>
          </w:p>
        </w:tc>
        <w:tc>
          <w:tcPr>
            <w:tcW w:w="851" w:type="dxa"/>
            <w:hideMark/>
          </w:tcPr>
          <w:p w14:paraId="249689B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-2.77</w:t>
            </w:r>
          </w:p>
        </w:tc>
        <w:tc>
          <w:tcPr>
            <w:tcW w:w="1116" w:type="dxa"/>
            <w:hideMark/>
          </w:tcPr>
          <w:p w14:paraId="3E2EEC4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0.021582</w:t>
            </w:r>
          </w:p>
        </w:tc>
        <w:tc>
          <w:tcPr>
            <w:tcW w:w="1132" w:type="dxa"/>
            <w:hideMark/>
          </w:tcPr>
          <w:p w14:paraId="292A563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0.140</w:t>
            </w:r>
          </w:p>
        </w:tc>
        <w:tc>
          <w:tcPr>
            <w:tcW w:w="1012" w:type="dxa"/>
            <w:hideMark/>
          </w:tcPr>
          <w:p w14:paraId="583AB60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-3.37</w:t>
            </w:r>
          </w:p>
        </w:tc>
        <w:tc>
          <w:tcPr>
            <w:tcW w:w="2141" w:type="dxa"/>
            <w:hideMark/>
          </w:tcPr>
          <w:p w14:paraId="67D7145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41353D0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Baseline</w:t>
            </w:r>
          </w:p>
        </w:tc>
      </w:tr>
      <w:tr w:rsidR="00520ED2" w:rsidRPr="00520ED2" w14:paraId="77848588"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2A07344A"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TFRC</w:t>
            </w:r>
          </w:p>
        </w:tc>
        <w:tc>
          <w:tcPr>
            <w:tcW w:w="843" w:type="dxa"/>
            <w:hideMark/>
          </w:tcPr>
          <w:p w14:paraId="716DD01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-0.86</w:t>
            </w:r>
          </w:p>
        </w:tc>
        <w:tc>
          <w:tcPr>
            <w:tcW w:w="1142" w:type="dxa"/>
            <w:hideMark/>
          </w:tcPr>
          <w:p w14:paraId="1CD456E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9.94</w:t>
            </w:r>
          </w:p>
        </w:tc>
        <w:tc>
          <w:tcPr>
            <w:tcW w:w="851" w:type="dxa"/>
            <w:hideMark/>
          </w:tcPr>
          <w:p w14:paraId="191681E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-2.68</w:t>
            </w:r>
          </w:p>
        </w:tc>
        <w:tc>
          <w:tcPr>
            <w:tcW w:w="1116" w:type="dxa"/>
            <w:hideMark/>
          </w:tcPr>
          <w:p w14:paraId="0F827EA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0.025138</w:t>
            </w:r>
          </w:p>
        </w:tc>
        <w:tc>
          <w:tcPr>
            <w:tcW w:w="1132" w:type="dxa"/>
            <w:hideMark/>
          </w:tcPr>
          <w:p w14:paraId="1C413FD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0.153</w:t>
            </w:r>
          </w:p>
        </w:tc>
        <w:tc>
          <w:tcPr>
            <w:tcW w:w="1012" w:type="dxa"/>
            <w:hideMark/>
          </w:tcPr>
          <w:p w14:paraId="0E3B8C1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-3.51</w:t>
            </w:r>
          </w:p>
        </w:tc>
        <w:tc>
          <w:tcPr>
            <w:tcW w:w="2141" w:type="dxa"/>
            <w:hideMark/>
          </w:tcPr>
          <w:p w14:paraId="5C4BD65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646AFD4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Baseline</w:t>
            </w:r>
          </w:p>
        </w:tc>
      </w:tr>
      <w:tr w:rsidR="00520ED2" w:rsidRPr="00520ED2" w14:paraId="4F09E95B"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32039756"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IL1B</w:t>
            </w:r>
          </w:p>
        </w:tc>
        <w:tc>
          <w:tcPr>
            <w:tcW w:w="843" w:type="dxa"/>
            <w:hideMark/>
          </w:tcPr>
          <w:p w14:paraId="4ED18B7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-3.21</w:t>
            </w:r>
          </w:p>
        </w:tc>
        <w:tc>
          <w:tcPr>
            <w:tcW w:w="1142" w:type="dxa"/>
            <w:hideMark/>
          </w:tcPr>
          <w:p w14:paraId="57E1450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2.77</w:t>
            </w:r>
          </w:p>
        </w:tc>
        <w:tc>
          <w:tcPr>
            <w:tcW w:w="851" w:type="dxa"/>
            <w:hideMark/>
          </w:tcPr>
          <w:p w14:paraId="7821F8B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-2.64</w:t>
            </w:r>
          </w:p>
        </w:tc>
        <w:tc>
          <w:tcPr>
            <w:tcW w:w="1116" w:type="dxa"/>
            <w:hideMark/>
          </w:tcPr>
          <w:p w14:paraId="4A4FF9F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0.026898</w:t>
            </w:r>
          </w:p>
        </w:tc>
        <w:tc>
          <w:tcPr>
            <w:tcW w:w="1132" w:type="dxa"/>
            <w:hideMark/>
          </w:tcPr>
          <w:p w14:paraId="793494D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0.157</w:t>
            </w:r>
          </w:p>
        </w:tc>
        <w:tc>
          <w:tcPr>
            <w:tcW w:w="1012" w:type="dxa"/>
            <w:hideMark/>
          </w:tcPr>
          <w:p w14:paraId="713F442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-3.58</w:t>
            </w:r>
          </w:p>
        </w:tc>
        <w:tc>
          <w:tcPr>
            <w:tcW w:w="2141" w:type="dxa"/>
            <w:hideMark/>
          </w:tcPr>
          <w:p w14:paraId="244C66D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2213074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Baseline</w:t>
            </w:r>
          </w:p>
        </w:tc>
      </w:tr>
      <w:tr w:rsidR="00520ED2" w:rsidRPr="00520ED2" w14:paraId="4B7E9E5C"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4A4A305C"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IKBKE</w:t>
            </w:r>
          </w:p>
        </w:tc>
        <w:tc>
          <w:tcPr>
            <w:tcW w:w="843" w:type="dxa"/>
            <w:hideMark/>
          </w:tcPr>
          <w:p w14:paraId="1B2E0D4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-0.84</w:t>
            </w:r>
          </w:p>
        </w:tc>
        <w:tc>
          <w:tcPr>
            <w:tcW w:w="1142" w:type="dxa"/>
            <w:hideMark/>
          </w:tcPr>
          <w:p w14:paraId="50BFCD5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9.39</w:t>
            </w:r>
          </w:p>
        </w:tc>
        <w:tc>
          <w:tcPr>
            <w:tcW w:w="851" w:type="dxa"/>
            <w:hideMark/>
          </w:tcPr>
          <w:p w14:paraId="69360C3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-2.63</w:t>
            </w:r>
          </w:p>
        </w:tc>
        <w:tc>
          <w:tcPr>
            <w:tcW w:w="1116" w:type="dxa"/>
            <w:hideMark/>
          </w:tcPr>
          <w:p w14:paraId="597FE3B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0.027146</w:t>
            </w:r>
          </w:p>
        </w:tc>
        <w:tc>
          <w:tcPr>
            <w:tcW w:w="1132" w:type="dxa"/>
            <w:hideMark/>
          </w:tcPr>
          <w:p w14:paraId="1A4EAFE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0.157</w:t>
            </w:r>
          </w:p>
        </w:tc>
        <w:tc>
          <w:tcPr>
            <w:tcW w:w="1012" w:type="dxa"/>
            <w:hideMark/>
          </w:tcPr>
          <w:p w14:paraId="57BE158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-3.58</w:t>
            </w:r>
          </w:p>
        </w:tc>
        <w:tc>
          <w:tcPr>
            <w:tcW w:w="2141" w:type="dxa"/>
            <w:hideMark/>
          </w:tcPr>
          <w:p w14:paraId="3443650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188899B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Baseline</w:t>
            </w:r>
          </w:p>
        </w:tc>
      </w:tr>
      <w:tr w:rsidR="00520ED2" w:rsidRPr="00520ED2" w14:paraId="4E28F0EC"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538DF9D3"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MIF</w:t>
            </w:r>
          </w:p>
        </w:tc>
        <w:tc>
          <w:tcPr>
            <w:tcW w:w="843" w:type="dxa"/>
            <w:hideMark/>
          </w:tcPr>
          <w:p w14:paraId="08B5FBA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-0.84</w:t>
            </w:r>
          </w:p>
        </w:tc>
        <w:tc>
          <w:tcPr>
            <w:tcW w:w="1142" w:type="dxa"/>
            <w:hideMark/>
          </w:tcPr>
          <w:p w14:paraId="4884140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11.30</w:t>
            </w:r>
          </w:p>
        </w:tc>
        <w:tc>
          <w:tcPr>
            <w:tcW w:w="851" w:type="dxa"/>
            <w:hideMark/>
          </w:tcPr>
          <w:p w14:paraId="0E00382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-2.60</w:t>
            </w:r>
          </w:p>
        </w:tc>
        <w:tc>
          <w:tcPr>
            <w:tcW w:w="1116" w:type="dxa"/>
            <w:hideMark/>
          </w:tcPr>
          <w:p w14:paraId="3976856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0.028851</w:t>
            </w:r>
          </w:p>
        </w:tc>
        <w:tc>
          <w:tcPr>
            <w:tcW w:w="1132" w:type="dxa"/>
            <w:hideMark/>
          </w:tcPr>
          <w:p w14:paraId="12E7E54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0.158</w:t>
            </w:r>
          </w:p>
        </w:tc>
        <w:tc>
          <w:tcPr>
            <w:tcW w:w="1012" w:type="dxa"/>
            <w:hideMark/>
          </w:tcPr>
          <w:p w14:paraId="6554BFF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-3.64</w:t>
            </w:r>
          </w:p>
        </w:tc>
        <w:tc>
          <w:tcPr>
            <w:tcW w:w="2141" w:type="dxa"/>
            <w:hideMark/>
          </w:tcPr>
          <w:p w14:paraId="0CB9353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383B188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Baseline</w:t>
            </w:r>
          </w:p>
        </w:tc>
      </w:tr>
      <w:tr w:rsidR="00520ED2" w:rsidRPr="00520ED2" w14:paraId="43391F9F"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13AF6D92"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HLA-DRA</w:t>
            </w:r>
          </w:p>
        </w:tc>
        <w:tc>
          <w:tcPr>
            <w:tcW w:w="843" w:type="dxa"/>
            <w:hideMark/>
          </w:tcPr>
          <w:p w14:paraId="4C0B39B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-0.79</w:t>
            </w:r>
          </w:p>
        </w:tc>
        <w:tc>
          <w:tcPr>
            <w:tcW w:w="1142" w:type="dxa"/>
            <w:hideMark/>
          </w:tcPr>
          <w:p w14:paraId="65B27D8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14.26</w:t>
            </w:r>
          </w:p>
        </w:tc>
        <w:tc>
          <w:tcPr>
            <w:tcW w:w="851" w:type="dxa"/>
            <w:hideMark/>
          </w:tcPr>
          <w:p w14:paraId="0B8729B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-2.59</w:t>
            </w:r>
          </w:p>
        </w:tc>
        <w:tc>
          <w:tcPr>
            <w:tcW w:w="1116" w:type="dxa"/>
            <w:hideMark/>
          </w:tcPr>
          <w:p w14:paraId="5B57503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0.029069</w:t>
            </w:r>
          </w:p>
        </w:tc>
        <w:tc>
          <w:tcPr>
            <w:tcW w:w="1132" w:type="dxa"/>
            <w:hideMark/>
          </w:tcPr>
          <w:p w14:paraId="3FADB49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0.158</w:t>
            </w:r>
          </w:p>
        </w:tc>
        <w:tc>
          <w:tcPr>
            <w:tcW w:w="1012" w:type="dxa"/>
            <w:hideMark/>
          </w:tcPr>
          <w:p w14:paraId="05F6A1F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-3.65</w:t>
            </w:r>
          </w:p>
        </w:tc>
        <w:tc>
          <w:tcPr>
            <w:tcW w:w="2141" w:type="dxa"/>
            <w:hideMark/>
          </w:tcPr>
          <w:p w14:paraId="3AE1BFB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0184157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Baseline</w:t>
            </w:r>
          </w:p>
        </w:tc>
      </w:tr>
      <w:tr w:rsidR="00520ED2" w:rsidRPr="00520ED2" w14:paraId="74FA44C0"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017EEDFC"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lastRenderedPageBreak/>
              <w:t>CCR7</w:t>
            </w:r>
          </w:p>
        </w:tc>
        <w:tc>
          <w:tcPr>
            <w:tcW w:w="843" w:type="dxa"/>
            <w:hideMark/>
          </w:tcPr>
          <w:p w14:paraId="7D7C859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-4.20</w:t>
            </w:r>
          </w:p>
        </w:tc>
        <w:tc>
          <w:tcPr>
            <w:tcW w:w="1142" w:type="dxa"/>
            <w:hideMark/>
          </w:tcPr>
          <w:p w14:paraId="2D1E79D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3.28</w:t>
            </w:r>
          </w:p>
        </w:tc>
        <w:tc>
          <w:tcPr>
            <w:tcW w:w="851" w:type="dxa"/>
            <w:hideMark/>
          </w:tcPr>
          <w:p w14:paraId="05349C6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-2.52</w:t>
            </w:r>
          </w:p>
        </w:tc>
        <w:tc>
          <w:tcPr>
            <w:tcW w:w="1116" w:type="dxa"/>
            <w:hideMark/>
          </w:tcPr>
          <w:p w14:paraId="4E60BB7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0.032619</w:t>
            </w:r>
          </w:p>
        </w:tc>
        <w:tc>
          <w:tcPr>
            <w:tcW w:w="1132" w:type="dxa"/>
            <w:hideMark/>
          </w:tcPr>
          <w:p w14:paraId="70057A5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0.164</w:t>
            </w:r>
          </w:p>
        </w:tc>
        <w:tc>
          <w:tcPr>
            <w:tcW w:w="1012" w:type="dxa"/>
            <w:hideMark/>
          </w:tcPr>
          <w:p w14:paraId="1D33EDF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-3.76</w:t>
            </w:r>
          </w:p>
        </w:tc>
        <w:tc>
          <w:tcPr>
            <w:tcW w:w="2141" w:type="dxa"/>
            <w:hideMark/>
          </w:tcPr>
          <w:p w14:paraId="230735D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66A8CE2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Baseline</w:t>
            </w:r>
          </w:p>
        </w:tc>
      </w:tr>
      <w:tr w:rsidR="00520ED2" w:rsidRPr="00520ED2" w14:paraId="2CFB0BF3"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402C60A0"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BIRC5</w:t>
            </w:r>
          </w:p>
        </w:tc>
        <w:tc>
          <w:tcPr>
            <w:tcW w:w="843" w:type="dxa"/>
            <w:hideMark/>
          </w:tcPr>
          <w:p w14:paraId="0183C31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-4.39</w:t>
            </w:r>
          </w:p>
        </w:tc>
        <w:tc>
          <w:tcPr>
            <w:tcW w:w="1142" w:type="dxa"/>
            <w:hideMark/>
          </w:tcPr>
          <w:p w14:paraId="36E0824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6.96</w:t>
            </w:r>
          </w:p>
        </w:tc>
        <w:tc>
          <w:tcPr>
            <w:tcW w:w="851" w:type="dxa"/>
            <w:hideMark/>
          </w:tcPr>
          <w:p w14:paraId="5DF2C2B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-2.52</w:t>
            </w:r>
          </w:p>
        </w:tc>
        <w:tc>
          <w:tcPr>
            <w:tcW w:w="1116" w:type="dxa"/>
            <w:hideMark/>
          </w:tcPr>
          <w:p w14:paraId="45250BD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0.032910</w:t>
            </w:r>
          </w:p>
        </w:tc>
        <w:tc>
          <w:tcPr>
            <w:tcW w:w="1132" w:type="dxa"/>
            <w:hideMark/>
          </w:tcPr>
          <w:p w14:paraId="3944591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0.164</w:t>
            </w:r>
          </w:p>
        </w:tc>
        <w:tc>
          <w:tcPr>
            <w:tcW w:w="1012" w:type="dxa"/>
            <w:hideMark/>
          </w:tcPr>
          <w:p w14:paraId="0E1B090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-3.77</w:t>
            </w:r>
          </w:p>
        </w:tc>
        <w:tc>
          <w:tcPr>
            <w:tcW w:w="2141" w:type="dxa"/>
            <w:hideMark/>
          </w:tcPr>
          <w:p w14:paraId="5946539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7A01AA9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Baseline</w:t>
            </w:r>
          </w:p>
        </w:tc>
      </w:tr>
      <w:tr w:rsidR="00520ED2" w:rsidRPr="00520ED2" w14:paraId="10874A95"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360624B2"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RUNX3</w:t>
            </w:r>
          </w:p>
        </w:tc>
        <w:tc>
          <w:tcPr>
            <w:tcW w:w="843" w:type="dxa"/>
            <w:hideMark/>
          </w:tcPr>
          <w:p w14:paraId="24BA9C1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-0.72</w:t>
            </w:r>
          </w:p>
        </w:tc>
        <w:tc>
          <w:tcPr>
            <w:tcW w:w="1142" w:type="dxa"/>
            <w:hideMark/>
          </w:tcPr>
          <w:p w14:paraId="260275D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9.10</w:t>
            </w:r>
          </w:p>
        </w:tc>
        <w:tc>
          <w:tcPr>
            <w:tcW w:w="851" w:type="dxa"/>
            <w:hideMark/>
          </w:tcPr>
          <w:p w14:paraId="476EC8D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-2.51</w:t>
            </w:r>
          </w:p>
        </w:tc>
        <w:tc>
          <w:tcPr>
            <w:tcW w:w="1116" w:type="dxa"/>
            <w:hideMark/>
          </w:tcPr>
          <w:p w14:paraId="001C9C6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0.033065</w:t>
            </w:r>
          </w:p>
        </w:tc>
        <w:tc>
          <w:tcPr>
            <w:tcW w:w="1132" w:type="dxa"/>
            <w:hideMark/>
          </w:tcPr>
          <w:p w14:paraId="64A803C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0.164</w:t>
            </w:r>
          </w:p>
        </w:tc>
        <w:tc>
          <w:tcPr>
            <w:tcW w:w="1012" w:type="dxa"/>
            <w:hideMark/>
          </w:tcPr>
          <w:p w14:paraId="1CA5377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-3.77</w:t>
            </w:r>
          </w:p>
        </w:tc>
        <w:tc>
          <w:tcPr>
            <w:tcW w:w="2141" w:type="dxa"/>
            <w:hideMark/>
          </w:tcPr>
          <w:p w14:paraId="06DDBF8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040A0C5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Baseline</w:t>
            </w:r>
          </w:p>
        </w:tc>
      </w:tr>
      <w:tr w:rsidR="00520ED2" w:rsidRPr="00520ED2" w14:paraId="08BB43FF"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3144F0B9"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PDCD1</w:t>
            </w:r>
          </w:p>
        </w:tc>
        <w:tc>
          <w:tcPr>
            <w:tcW w:w="843" w:type="dxa"/>
            <w:hideMark/>
          </w:tcPr>
          <w:p w14:paraId="3CD3C4B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-4.01</w:t>
            </w:r>
          </w:p>
        </w:tc>
        <w:tc>
          <w:tcPr>
            <w:tcW w:w="1142" w:type="dxa"/>
            <w:hideMark/>
          </w:tcPr>
          <w:p w14:paraId="232DB23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4.46</w:t>
            </w:r>
          </w:p>
        </w:tc>
        <w:tc>
          <w:tcPr>
            <w:tcW w:w="851" w:type="dxa"/>
            <w:hideMark/>
          </w:tcPr>
          <w:p w14:paraId="2B19A6E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-2.50</w:t>
            </w:r>
          </w:p>
        </w:tc>
        <w:tc>
          <w:tcPr>
            <w:tcW w:w="1116" w:type="dxa"/>
            <w:hideMark/>
          </w:tcPr>
          <w:p w14:paraId="12244F4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0.033596</w:t>
            </w:r>
          </w:p>
        </w:tc>
        <w:tc>
          <w:tcPr>
            <w:tcW w:w="1132" w:type="dxa"/>
            <w:hideMark/>
          </w:tcPr>
          <w:p w14:paraId="1602E19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0.164</w:t>
            </w:r>
          </w:p>
        </w:tc>
        <w:tc>
          <w:tcPr>
            <w:tcW w:w="1012" w:type="dxa"/>
            <w:hideMark/>
          </w:tcPr>
          <w:p w14:paraId="0796170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-3.79</w:t>
            </w:r>
          </w:p>
        </w:tc>
        <w:tc>
          <w:tcPr>
            <w:tcW w:w="2141" w:type="dxa"/>
            <w:hideMark/>
          </w:tcPr>
          <w:p w14:paraId="15D8BDB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36F24E8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Baseline</w:t>
            </w:r>
          </w:p>
        </w:tc>
      </w:tr>
      <w:tr w:rsidR="00520ED2" w:rsidRPr="00520ED2" w14:paraId="0CC4505B"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132C54E6"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CAMP</w:t>
            </w:r>
          </w:p>
        </w:tc>
        <w:tc>
          <w:tcPr>
            <w:tcW w:w="843" w:type="dxa"/>
            <w:hideMark/>
          </w:tcPr>
          <w:p w14:paraId="26C1A51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-2.54</w:t>
            </w:r>
          </w:p>
        </w:tc>
        <w:tc>
          <w:tcPr>
            <w:tcW w:w="1142" w:type="dxa"/>
            <w:hideMark/>
          </w:tcPr>
          <w:p w14:paraId="6DE648C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2.95</w:t>
            </w:r>
          </w:p>
        </w:tc>
        <w:tc>
          <w:tcPr>
            <w:tcW w:w="851" w:type="dxa"/>
            <w:hideMark/>
          </w:tcPr>
          <w:p w14:paraId="3682DEB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-2.49</w:t>
            </w:r>
          </w:p>
        </w:tc>
        <w:tc>
          <w:tcPr>
            <w:tcW w:w="1116" w:type="dxa"/>
            <w:hideMark/>
          </w:tcPr>
          <w:p w14:paraId="55A63BC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0.034145</w:t>
            </w:r>
          </w:p>
        </w:tc>
        <w:tc>
          <w:tcPr>
            <w:tcW w:w="1132" w:type="dxa"/>
            <w:hideMark/>
          </w:tcPr>
          <w:p w14:paraId="6550882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0.164</w:t>
            </w:r>
          </w:p>
        </w:tc>
        <w:tc>
          <w:tcPr>
            <w:tcW w:w="1012" w:type="dxa"/>
            <w:hideMark/>
          </w:tcPr>
          <w:p w14:paraId="5D841CD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-3.80</w:t>
            </w:r>
          </w:p>
        </w:tc>
        <w:tc>
          <w:tcPr>
            <w:tcW w:w="2141" w:type="dxa"/>
            <w:hideMark/>
          </w:tcPr>
          <w:p w14:paraId="19B22A4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630D355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Baseline</w:t>
            </w:r>
          </w:p>
        </w:tc>
      </w:tr>
      <w:tr w:rsidR="00520ED2" w:rsidRPr="00520ED2" w14:paraId="1496812B"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624B6F4D"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HLA-DMB</w:t>
            </w:r>
          </w:p>
        </w:tc>
        <w:tc>
          <w:tcPr>
            <w:tcW w:w="843" w:type="dxa"/>
            <w:hideMark/>
          </w:tcPr>
          <w:p w14:paraId="02F9B85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-0.63</w:t>
            </w:r>
          </w:p>
        </w:tc>
        <w:tc>
          <w:tcPr>
            <w:tcW w:w="1142" w:type="dxa"/>
            <w:hideMark/>
          </w:tcPr>
          <w:p w14:paraId="412098A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11.20</w:t>
            </w:r>
          </w:p>
        </w:tc>
        <w:tc>
          <w:tcPr>
            <w:tcW w:w="851" w:type="dxa"/>
            <w:hideMark/>
          </w:tcPr>
          <w:p w14:paraId="1A8CEC0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-2.49</w:t>
            </w:r>
          </w:p>
        </w:tc>
        <w:tc>
          <w:tcPr>
            <w:tcW w:w="1116" w:type="dxa"/>
            <w:hideMark/>
          </w:tcPr>
          <w:p w14:paraId="2B46A8B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0.034636</w:t>
            </w:r>
          </w:p>
        </w:tc>
        <w:tc>
          <w:tcPr>
            <w:tcW w:w="1132" w:type="dxa"/>
            <w:hideMark/>
          </w:tcPr>
          <w:p w14:paraId="50C38A3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0.165</w:t>
            </w:r>
          </w:p>
        </w:tc>
        <w:tc>
          <w:tcPr>
            <w:tcW w:w="1012" w:type="dxa"/>
            <w:hideMark/>
          </w:tcPr>
          <w:p w14:paraId="78992A2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-3.82</w:t>
            </w:r>
          </w:p>
        </w:tc>
        <w:tc>
          <w:tcPr>
            <w:tcW w:w="2141" w:type="dxa"/>
            <w:hideMark/>
          </w:tcPr>
          <w:p w14:paraId="2FF2253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778A6D7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Baseline</w:t>
            </w:r>
          </w:p>
        </w:tc>
      </w:tr>
      <w:tr w:rsidR="00520ED2" w:rsidRPr="00520ED2" w14:paraId="174558B8"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6CE609BD"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BID</w:t>
            </w:r>
          </w:p>
        </w:tc>
        <w:tc>
          <w:tcPr>
            <w:tcW w:w="843" w:type="dxa"/>
            <w:hideMark/>
          </w:tcPr>
          <w:p w14:paraId="50107D9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-2.99</w:t>
            </w:r>
          </w:p>
        </w:tc>
        <w:tc>
          <w:tcPr>
            <w:tcW w:w="1142" w:type="dxa"/>
            <w:hideMark/>
          </w:tcPr>
          <w:p w14:paraId="23ADD85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2.71</w:t>
            </w:r>
          </w:p>
        </w:tc>
        <w:tc>
          <w:tcPr>
            <w:tcW w:w="851" w:type="dxa"/>
            <w:hideMark/>
          </w:tcPr>
          <w:p w14:paraId="5F51C2C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-2.44</w:t>
            </w:r>
          </w:p>
        </w:tc>
        <w:tc>
          <w:tcPr>
            <w:tcW w:w="1116" w:type="dxa"/>
            <w:hideMark/>
          </w:tcPr>
          <w:p w14:paraId="5EA9E3B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0.037199</w:t>
            </w:r>
          </w:p>
        </w:tc>
        <w:tc>
          <w:tcPr>
            <w:tcW w:w="1132" w:type="dxa"/>
            <w:hideMark/>
          </w:tcPr>
          <w:p w14:paraId="3692EA9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0.175</w:t>
            </w:r>
          </w:p>
        </w:tc>
        <w:tc>
          <w:tcPr>
            <w:tcW w:w="1012" w:type="dxa"/>
            <w:hideMark/>
          </w:tcPr>
          <w:p w14:paraId="3D3F1C7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-3.88</w:t>
            </w:r>
          </w:p>
        </w:tc>
        <w:tc>
          <w:tcPr>
            <w:tcW w:w="2141" w:type="dxa"/>
            <w:hideMark/>
          </w:tcPr>
          <w:p w14:paraId="732BBD8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7012AB5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Baseline</w:t>
            </w:r>
          </w:p>
        </w:tc>
      </w:tr>
      <w:tr w:rsidR="00520ED2" w:rsidRPr="00520ED2" w14:paraId="48CD2106"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5A695266"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SLAMF1</w:t>
            </w:r>
          </w:p>
        </w:tc>
        <w:tc>
          <w:tcPr>
            <w:tcW w:w="843" w:type="dxa"/>
            <w:hideMark/>
          </w:tcPr>
          <w:p w14:paraId="158AFEC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-4.76</w:t>
            </w:r>
          </w:p>
        </w:tc>
        <w:tc>
          <w:tcPr>
            <w:tcW w:w="1142" w:type="dxa"/>
            <w:hideMark/>
          </w:tcPr>
          <w:p w14:paraId="105DDFF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4.14</w:t>
            </w:r>
          </w:p>
        </w:tc>
        <w:tc>
          <w:tcPr>
            <w:tcW w:w="851" w:type="dxa"/>
            <w:hideMark/>
          </w:tcPr>
          <w:p w14:paraId="7C65798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-2.41</w:t>
            </w:r>
          </w:p>
        </w:tc>
        <w:tc>
          <w:tcPr>
            <w:tcW w:w="1116" w:type="dxa"/>
            <w:hideMark/>
          </w:tcPr>
          <w:p w14:paraId="5BF4A48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0.039392</w:t>
            </w:r>
          </w:p>
        </w:tc>
        <w:tc>
          <w:tcPr>
            <w:tcW w:w="1132" w:type="dxa"/>
            <w:hideMark/>
          </w:tcPr>
          <w:p w14:paraId="5358E9E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0.180</w:t>
            </w:r>
          </w:p>
        </w:tc>
        <w:tc>
          <w:tcPr>
            <w:tcW w:w="1012" w:type="dxa"/>
            <w:hideMark/>
          </w:tcPr>
          <w:p w14:paraId="1512C78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-3.94</w:t>
            </w:r>
          </w:p>
        </w:tc>
        <w:tc>
          <w:tcPr>
            <w:tcW w:w="2141" w:type="dxa"/>
            <w:hideMark/>
          </w:tcPr>
          <w:p w14:paraId="33DF080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0E43597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Baseline</w:t>
            </w:r>
          </w:p>
        </w:tc>
      </w:tr>
      <w:tr w:rsidR="00520ED2" w:rsidRPr="00520ED2" w14:paraId="04020884"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0078AC64"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CD40</w:t>
            </w:r>
          </w:p>
        </w:tc>
        <w:tc>
          <w:tcPr>
            <w:tcW w:w="843" w:type="dxa"/>
            <w:hideMark/>
          </w:tcPr>
          <w:p w14:paraId="307A173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-2.11</w:t>
            </w:r>
          </w:p>
        </w:tc>
        <w:tc>
          <w:tcPr>
            <w:tcW w:w="1142" w:type="dxa"/>
            <w:hideMark/>
          </w:tcPr>
          <w:p w14:paraId="56D8D31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9.67</w:t>
            </w:r>
          </w:p>
        </w:tc>
        <w:tc>
          <w:tcPr>
            <w:tcW w:w="851" w:type="dxa"/>
            <w:hideMark/>
          </w:tcPr>
          <w:p w14:paraId="5726532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-2.40</w:t>
            </w:r>
          </w:p>
        </w:tc>
        <w:tc>
          <w:tcPr>
            <w:tcW w:w="1116" w:type="dxa"/>
            <w:hideMark/>
          </w:tcPr>
          <w:p w14:paraId="74521AF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0.039797</w:t>
            </w:r>
          </w:p>
        </w:tc>
        <w:tc>
          <w:tcPr>
            <w:tcW w:w="1132" w:type="dxa"/>
            <w:hideMark/>
          </w:tcPr>
          <w:p w14:paraId="0CE1A7B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0.180</w:t>
            </w:r>
          </w:p>
        </w:tc>
        <w:tc>
          <w:tcPr>
            <w:tcW w:w="1012" w:type="dxa"/>
            <w:hideMark/>
          </w:tcPr>
          <w:p w14:paraId="47EACDB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-3.95</w:t>
            </w:r>
          </w:p>
        </w:tc>
        <w:tc>
          <w:tcPr>
            <w:tcW w:w="2141" w:type="dxa"/>
            <w:hideMark/>
          </w:tcPr>
          <w:p w14:paraId="1EEAB1C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2CB3AD0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Baseline</w:t>
            </w:r>
          </w:p>
        </w:tc>
      </w:tr>
      <w:tr w:rsidR="00520ED2" w:rsidRPr="00520ED2" w14:paraId="43D7A83E"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5D0D660D"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IGLL1</w:t>
            </w:r>
          </w:p>
        </w:tc>
        <w:tc>
          <w:tcPr>
            <w:tcW w:w="843" w:type="dxa"/>
            <w:hideMark/>
          </w:tcPr>
          <w:p w14:paraId="6610E01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-1.87</w:t>
            </w:r>
          </w:p>
        </w:tc>
        <w:tc>
          <w:tcPr>
            <w:tcW w:w="1142" w:type="dxa"/>
            <w:hideMark/>
          </w:tcPr>
          <w:p w14:paraId="30724E6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0.82</w:t>
            </w:r>
          </w:p>
        </w:tc>
        <w:tc>
          <w:tcPr>
            <w:tcW w:w="851" w:type="dxa"/>
            <w:hideMark/>
          </w:tcPr>
          <w:p w14:paraId="2C3713D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-2.40</w:t>
            </w:r>
          </w:p>
        </w:tc>
        <w:tc>
          <w:tcPr>
            <w:tcW w:w="1116" w:type="dxa"/>
            <w:hideMark/>
          </w:tcPr>
          <w:p w14:paraId="58012F6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0.039861</w:t>
            </w:r>
          </w:p>
        </w:tc>
        <w:tc>
          <w:tcPr>
            <w:tcW w:w="1132" w:type="dxa"/>
            <w:hideMark/>
          </w:tcPr>
          <w:p w14:paraId="4084EF9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0.180</w:t>
            </w:r>
          </w:p>
        </w:tc>
        <w:tc>
          <w:tcPr>
            <w:tcW w:w="1012" w:type="dxa"/>
            <w:hideMark/>
          </w:tcPr>
          <w:p w14:paraId="46E7636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-3.95</w:t>
            </w:r>
          </w:p>
        </w:tc>
        <w:tc>
          <w:tcPr>
            <w:tcW w:w="2141" w:type="dxa"/>
            <w:hideMark/>
          </w:tcPr>
          <w:p w14:paraId="774C878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4DF8260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Baseline</w:t>
            </w:r>
          </w:p>
        </w:tc>
      </w:tr>
      <w:tr w:rsidR="00520ED2" w:rsidRPr="00520ED2" w14:paraId="0F4BB687"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435E3A39"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KIR3DL2</w:t>
            </w:r>
          </w:p>
        </w:tc>
        <w:tc>
          <w:tcPr>
            <w:tcW w:w="843" w:type="dxa"/>
            <w:hideMark/>
          </w:tcPr>
          <w:p w14:paraId="10EC858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-2.25</w:t>
            </w:r>
          </w:p>
        </w:tc>
        <w:tc>
          <w:tcPr>
            <w:tcW w:w="1142" w:type="dxa"/>
            <w:hideMark/>
          </w:tcPr>
          <w:p w14:paraId="5CCB90A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0.99</w:t>
            </w:r>
          </w:p>
        </w:tc>
        <w:tc>
          <w:tcPr>
            <w:tcW w:w="851" w:type="dxa"/>
            <w:hideMark/>
          </w:tcPr>
          <w:p w14:paraId="0879B6E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-2.40</w:t>
            </w:r>
          </w:p>
        </w:tc>
        <w:tc>
          <w:tcPr>
            <w:tcW w:w="1116" w:type="dxa"/>
            <w:hideMark/>
          </w:tcPr>
          <w:p w14:paraId="406B94E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0.039922</w:t>
            </w:r>
          </w:p>
        </w:tc>
        <w:tc>
          <w:tcPr>
            <w:tcW w:w="1132" w:type="dxa"/>
            <w:hideMark/>
          </w:tcPr>
          <w:p w14:paraId="7A3BACC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0.180</w:t>
            </w:r>
          </w:p>
        </w:tc>
        <w:tc>
          <w:tcPr>
            <w:tcW w:w="1012" w:type="dxa"/>
            <w:hideMark/>
          </w:tcPr>
          <w:p w14:paraId="5E60C9E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-3.95</w:t>
            </w:r>
          </w:p>
        </w:tc>
        <w:tc>
          <w:tcPr>
            <w:tcW w:w="2141" w:type="dxa"/>
            <w:hideMark/>
          </w:tcPr>
          <w:p w14:paraId="0C2FF34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2693CDD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Baseline</w:t>
            </w:r>
          </w:p>
        </w:tc>
      </w:tr>
      <w:tr w:rsidR="00520ED2" w:rsidRPr="00520ED2" w14:paraId="39C257BE"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66A60639"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MEF2C</w:t>
            </w:r>
          </w:p>
        </w:tc>
        <w:tc>
          <w:tcPr>
            <w:tcW w:w="843" w:type="dxa"/>
            <w:hideMark/>
          </w:tcPr>
          <w:p w14:paraId="0A49A6D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-0.99</w:t>
            </w:r>
          </w:p>
        </w:tc>
        <w:tc>
          <w:tcPr>
            <w:tcW w:w="1142" w:type="dxa"/>
            <w:hideMark/>
          </w:tcPr>
          <w:p w14:paraId="4692D37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9.82</w:t>
            </w:r>
          </w:p>
        </w:tc>
        <w:tc>
          <w:tcPr>
            <w:tcW w:w="851" w:type="dxa"/>
            <w:hideMark/>
          </w:tcPr>
          <w:p w14:paraId="09C8112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-2.39</w:t>
            </w:r>
          </w:p>
        </w:tc>
        <w:tc>
          <w:tcPr>
            <w:tcW w:w="1116" w:type="dxa"/>
            <w:hideMark/>
          </w:tcPr>
          <w:p w14:paraId="5B475F4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0.040252</w:t>
            </w:r>
          </w:p>
        </w:tc>
        <w:tc>
          <w:tcPr>
            <w:tcW w:w="1132" w:type="dxa"/>
            <w:hideMark/>
          </w:tcPr>
          <w:p w14:paraId="5C1F43F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0.180</w:t>
            </w:r>
          </w:p>
        </w:tc>
        <w:tc>
          <w:tcPr>
            <w:tcW w:w="1012" w:type="dxa"/>
            <w:hideMark/>
          </w:tcPr>
          <w:p w14:paraId="3680444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-3.96</w:t>
            </w:r>
          </w:p>
        </w:tc>
        <w:tc>
          <w:tcPr>
            <w:tcW w:w="2141" w:type="dxa"/>
            <w:hideMark/>
          </w:tcPr>
          <w:p w14:paraId="0DCA750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2AF951C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Baseline</w:t>
            </w:r>
          </w:p>
        </w:tc>
      </w:tr>
      <w:tr w:rsidR="00520ED2" w:rsidRPr="00520ED2" w14:paraId="57EC43B4"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6FACECD0"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CXCL6</w:t>
            </w:r>
          </w:p>
        </w:tc>
        <w:tc>
          <w:tcPr>
            <w:tcW w:w="843" w:type="dxa"/>
            <w:hideMark/>
          </w:tcPr>
          <w:p w14:paraId="5805CAC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-2.09</w:t>
            </w:r>
          </w:p>
        </w:tc>
        <w:tc>
          <w:tcPr>
            <w:tcW w:w="1142" w:type="dxa"/>
            <w:hideMark/>
          </w:tcPr>
          <w:p w14:paraId="7140ADE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0.92</w:t>
            </w:r>
          </w:p>
        </w:tc>
        <w:tc>
          <w:tcPr>
            <w:tcW w:w="851" w:type="dxa"/>
            <w:hideMark/>
          </w:tcPr>
          <w:p w14:paraId="595D261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-2.38</w:t>
            </w:r>
          </w:p>
        </w:tc>
        <w:tc>
          <w:tcPr>
            <w:tcW w:w="1116" w:type="dxa"/>
            <w:hideMark/>
          </w:tcPr>
          <w:p w14:paraId="658AA41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0.041356</w:t>
            </w:r>
          </w:p>
        </w:tc>
        <w:tc>
          <w:tcPr>
            <w:tcW w:w="1132" w:type="dxa"/>
            <w:hideMark/>
          </w:tcPr>
          <w:p w14:paraId="12C68DA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0.183</w:t>
            </w:r>
          </w:p>
        </w:tc>
        <w:tc>
          <w:tcPr>
            <w:tcW w:w="1012" w:type="dxa"/>
            <w:hideMark/>
          </w:tcPr>
          <w:p w14:paraId="6635247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-3.98</w:t>
            </w:r>
          </w:p>
        </w:tc>
        <w:tc>
          <w:tcPr>
            <w:tcW w:w="2141" w:type="dxa"/>
            <w:hideMark/>
          </w:tcPr>
          <w:p w14:paraId="3F80F1F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50D008B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Baseline</w:t>
            </w:r>
          </w:p>
        </w:tc>
      </w:tr>
      <w:tr w:rsidR="00520ED2" w:rsidRPr="00520ED2" w14:paraId="49F7E4FD"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1DEE32B3"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LCP1</w:t>
            </w:r>
          </w:p>
        </w:tc>
        <w:tc>
          <w:tcPr>
            <w:tcW w:w="843" w:type="dxa"/>
            <w:hideMark/>
          </w:tcPr>
          <w:p w14:paraId="561BBC7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-1.19</w:t>
            </w:r>
          </w:p>
        </w:tc>
        <w:tc>
          <w:tcPr>
            <w:tcW w:w="1142" w:type="dxa"/>
            <w:hideMark/>
          </w:tcPr>
          <w:p w14:paraId="011B01D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12.11</w:t>
            </w:r>
          </w:p>
        </w:tc>
        <w:tc>
          <w:tcPr>
            <w:tcW w:w="851" w:type="dxa"/>
            <w:hideMark/>
          </w:tcPr>
          <w:p w14:paraId="04228DAB"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-2.37</w:t>
            </w:r>
          </w:p>
        </w:tc>
        <w:tc>
          <w:tcPr>
            <w:tcW w:w="1116" w:type="dxa"/>
            <w:hideMark/>
          </w:tcPr>
          <w:p w14:paraId="3CA1969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0.041677</w:t>
            </w:r>
          </w:p>
        </w:tc>
        <w:tc>
          <w:tcPr>
            <w:tcW w:w="1132" w:type="dxa"/>
            <w:hideMark/>
          </w:tcPr>
          <w:p w14:paraId="1E19F58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0.183</w:t>
            </w:r>
          </w:p>
        </w:tc>
        <w:tc>
          <w:tcPr>
            <w:tcW w:w="1012" w:type="dxa"/>
            <w:hideMark/>
          </w:tcPr>
          <w:p w14:paraId="64EDF7A4"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-3.99</w:t>
            </w:r>
          </w:p>
        </w:tc>
        <w:tc>
          <w:tcPr>
            <w:tcW w:w="2141" w:type="dxa"/>
            <w:hideMark/>
          </w:tcPr>
          <w:p w14:paraId="3D7CDDE3"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7A592BF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Baseline</w:t>
            </w:r>
          </w:p>
        </w:tc>
      </w:tr>
      <w:tr w:rsidR="00520ED2" w:rsidRPr="00520ED2" w14:paraId="15B8E05C"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4618A456"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IL23A</w:t>
            </w:r>
          </w:p>
        </w:tc>
        <w:tc>
          <w:tcPr>
            <w:tcW w:w="843" w:type="dxa"/>
            <w:hideMark/>
          </w:tcPr>
          <w:p w14:paraId="3A655CB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-2.93</w:t>
            </w:r>
          </w:p>
        </w:tc>
        <w:tc>
          <w:tcPr>
            <w:tcW w:w="1142" w:type="dxa"/>
            <w:hideMark/>
          </w:tcPr>
          <w:p w14:paraId="5DA1F04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2.54</w:t>
            </w:r>
          </w:p>
        </w:tc>
        <w:tc>
          <w:tcPr>
            <w:tcW w:w="851" w:type="dxa"/>
            <w:hideMark/>
          </w:tcPr>
          <w:p w14:paraId="288AD46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-2.37</w:t>
            </w:r>
          </w:p>
        </w:tc>
        <w:tc>
          <w:tcPr>
            <w:tcW w:w="1116" w:type="dxa"/>
            <w:hideMark/>
          </w:tcPr>
          <w:p w14:paraId="7103C87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0.042089</w:t>
            </w:r>
          </w:p>
        </w:tc>
        <w:tc>
          <w:tcPr>
            <w:tcW w:w="1132" w:type="dxa"/>
            <w:hideMark/>
          </w:tcPr>
          <w:p w14:paraId="392D5A0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0.184</w:t>
            </w:r>
          </w:p>
        </w:tc>
        <w:tc>
          <w:tcPr>
            <w:tcW w:w="1012" w:type="dxa"/>
            <w:hideMark/>
          </w:tcPr>
          <w:p w14:paraId="1BE3F41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-4.00</w:t>
            </w:r>
          </w:p>
        </w:tc>
        <w:tc>
          <w:tcPr>
            <w:tcW w:w="2141" w:type="dxa"/>
            <w:hideMark/>
          </w:tcPr>
          <w:p w14:paraId="1ECFD5F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26513DB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Baseline</w:t>
            </w:r>
          </w:p>
        </w:tc>
      </w:tr>
      <w:tr w:rsidR="00520ED2" w:rsidRPr="00520ED2" w14:paraId="64D96364"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7083E536"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IL17RB</w:t>
            </w:r>
          </w:p>
        </w:tc>
        <w:tc>
          <w:tcPr>
            <w:tcW w:w="843" w:type="dxa"/>
            <w:hideMark/>
          </w:tcPr>
          <w:p w14:paraId="0EFD46E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-3.64</w:t>
            </w:r>
          </w:p>
        </w:tc>
        <w:tc>
          <w:tcPr>
            <w:tcW w:w="1142" w:type="dxa"/>
            <w:hideMark/>
          </w:tcPr>
          <w:p w14:paraId="2594B56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2.52</w:t>
            </w:r>
          </w:p>
        </w:tc>
        <w:tc>
          <w:tcPr>
            <w:tcW w:w="851" w:type="dxa"/>
            <w:hideMark/>
          </w:tcPr>
          <w:p w14:paraId="54FFE27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-2.35</w:t>
            </w:r>
          </w:p>
        </w:tc>
        <w:tc>
          <w:tcPr>
            <w:tcW w:w="1116" w:type="dxa"/>
            <w:hideMark/>
          </w:tcPr>
          <w:p w14:paraId="779FFC5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0.043296</w:t>
            </w:r>
          </w:p>
        </w:tc>
        <w:tc>
          <w:tcPr>
            <w:tcW w:w="1132" w:type="dxa"/>
            <w:hideMark/>
          </w:tcPr>
          <w:p w14:paraId="4F9FB0C0"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0.187</w:t>
            </w:r>
          </w:p>
        </w:tc>
        <w:tc>
          <w:tcPr>
            <w:tcW w:w="1012" w:type="dxa"/>
            <w:hideMark/>
          </w:tcPr>
          <w:p w14:paraId="3C4CA35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-4.03</w:t>
            </w:r>
          </w:p>
        </w:tc>
        <w:tc>
          <w:tcPr>
            <w:tcW w:w="2141" w:type="dxa"/>
            <w:hideMark/>
          </w:tcPr>
          <w:p w14:paraId="0139F89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2801B71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Baseline</w:t>
            </w:r>
          </w:p>
        </w:tc>
      </w:tr>
      <w:tr w:rsidR="00520ED2" w:rsidRPr="00520ED2" w14:paraId="67000482"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02C6D29A"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CARD11</w:t>
            </w:r>
          </w:p>
        </w:tc>
        <w:tc>
          <w:tcPr>
            <w:tcW w:w="843" w:type="dxa"/>
            <w:hideMark/>
          </w:tcPr>
          <w:p w14:paraId="208A22E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-1.80</w:t>
            </w:r>
          </w:p>
        </w:tc>
        <w:tc>
          <w:tcPr>
            <w:tcW w:w="1142" w:type="dxa"/>
            <w:hideMark/>
          </w:tcPr>
          <w:p w14:paraId="6E68EFC6"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8.04</w:t>
            </w:r>
          </w:p>
        </w:tc>
        <w:tc>
          <w:tcPr>
            <w:tcW w:w="851" w:type="dxa"/>
            <w:hideMark/>
          </w:tcPr>
          <w:p w14:paraId="4AC36E3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-2.33</w:t>
            </w:r>
          </w:p>
        </w:tc>
        <w:tc>
          <w:tcPr>
            <w:tcW w:w="1116" w:type="dxa"/>
            <w:hideMark/>
          </w:tcPr>
          <w:p w14:paraId="46676A5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0.044827</w:t>
            </w:r>
          </w:p>
        </w:tc>
        <w:tc>
          <w:tcPr>
            <w:tcW w:w="1132" w:type="dxa"/>
            <w:hideMark/>
          </w:tcPr>
          <w:p w14:paraId="0866DD2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0.190</w:t>
            </w:r>
          </w:p>
        </w:tc>
        <w:tc>
          <w:tcPr>
            <w:tcW w:w="1012" w:type="dxa"/>
            <w:hideMark/>
          </w:tcPr>
          <w:p w14:paraId="6D3EE35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-4.06</w:t>
            </w:r>
          </w:p>
        </w:tc>
        <w:tc>
          <w:tcPr>
            <w:tcW w:w="2141" w:type="dxa"/>
            <w:hideMark/>
          </w:tcPr>
          <w:p w14:paraId="4D2B662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14FA724F"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Baseline</w:t>
            </w:r>
          </w:p>
        </w:tc>
      </w:tr>
      <w:tr w:rsidR="00520ED2" w:rsidRPr="00520ED2" w14:paraId="03EEF7F5"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06B9D7D5"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CD53</w:t>
            </w:r>
          </w:p>
        </w:tc>
        <w:tc>
          <w:tcPr>
            <w:tcW w:w="843" w:type="dxa"/>
            <w:hideMark/>
          </w:tcPr>
          <w:p w14:paraId="2299A95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-0.99</w:t>
            </w:r>
          </w:p>
        </w:tc>
        <w:tc>
          <w:tcPr>
            <w:tcW w:w="1142" w:type="dxa"/>
            <w:hideMark/>
          </w:tcPr>
          <w:p w14:paraId="7C0374A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11.81</w:t>
            </w:r>
          </w:p>
        </w:tc>
        <w:tc>
          <w:tcPr>
            <w:tcW w:w="851" w:type="dxa"/>
            <w:hideMark/>
          </w:tcPr>
          <w:p w14:paraId="2BA028E1"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-2.31</w:t>
            </w:r>
          </w:p>
        </w:tc>
        <w:tc>
          <w:tcPr>
            <w:tcW w:w="1116" w:type="dxa"/>
            <w:hideMark/>
          </w:tcPr>
          <w:p w14:paraId="3A4D085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0.046343</w:t>
            </w:r>
          </w:p>
        </w:tc>
        <w:tc>
          <w:tcPr>
            <w:tcW w:w="1132" w:type="dxa"/>
            <w:hideMark/>
          </w:tcPr>
          <w:p w14:paraId="3845F22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0.195</w:t>
            </w:r>
          </w:p>
        </w:tc>
        <w:tc>
          <w:tcPr>
            <w:tcW w:w="1012" w:type="dxa"/>
            <w:hideMark/>
          </w:tcPr>
          <w:p w14:paraId="6E68C33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-4.09</w:t>
            </w:r>
          </w:p>
        </w:tc>
        <w:tc>
          <w:tcPr>
            <w:tcW w:w="2141" w:type="dxa"/>
            <w:hideMark/>
          </w:tcPr>
          <w:p w14:paraId="268F3DCF"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6042F64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Baseline</w:t>
            </w:r>
          </w:p>
        </w:tc>
      </w:tr>
      <w:tr w:rsidR="00520ED2" w:rsidRPr="00520ED2" w14:paraId="04150F42"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01AB36A4"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IL4R</w:t>
            </w:r>
          </w:p>
        </w:tc>
        <w:tc>
          <w:tcPr>
            <w:tcW w:w="843" w:type="dxa"/>
            <w:hideMark/>
          </w:tcPr>
          <w:p w14:paraId="205BF3B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-0.72</w:t>
            </w:r>
          </w:p>
        </w:tc>
        <w:tc>
          <w:tcPr>
            <w:tcW w:w="1142" w:type="dxa"/>
            <w:hideMark/>
          </w:tcPr>
          <w:p w14:paraId="02A2826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10.06</w:t>
            </w:r>
          </w:p>
        </w:tc>
        <w:tc>
          <w:tcPr>
            <w:tcW w:w="851" w:type="dxa"/>
            <w:hideMark/>
          </w:tcPr>
          <w:p w14:paraId="2F71E471"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-2.29</w:t>
            </w:r>
          </w:p>
        </w:tc>
        <w:tc>
          <w:tcPr>
            <w:tcW w:w="1116" w:type="dxa"/>
            <w:hideMark/>
          </w:tcPr>
          <w:p w14:paraId="3F5584E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0.047382</w:t>
            </w:r>
          </w:p>
        </w:tc>
        <w:tc>
          <w:tcPr>
            <w:tcW w:w="1132" w:type="dxa"/>
            <w:hideMark/>
          </w:tcPr>
          <w:p w14:paraId="4ED8E8E3"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0.197</w:t>
            </w:r>
          </w:p>
        </w:tc>
        <w:tc>
          <w:tcPr>
            <w:tcW w:w="1012" w:type="dxa"/>
            <w:hideMark/>
          </w:tcPr>
          <w:p w14:paraId="726B2B2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-4.11</w:t>
            </w:r>
          </w:p>
        </w:tc>
        <w:tc>
          <w:tcPr>
            <w:tcW w:w="2141" w:type="dxa"/>
            <w:hideMark/>
          </w:tcPr>
          <w:p w14:paraId="6150191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58DF282C"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Baseline</w:t>
            </w:r>
          </w:p>
        </w:tc>
      </w:tr>
      <w:tr w:rsidR="00520ED2" w:rsidRPr="00520ED2" w14:paraId="5BAEC096"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36F70056"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RELB</w:t>
            </w:r>
          </w:p>
        </w:tc>
        <w:tc>
          <w:tcPr>
            <w:tcW w:w="843" w:type="dxa"/>
            <w:hideMark/>
          </w:tcPr>
          <w:p w14:paraId="3CD4C74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-1.70</w:t>
            </w:r>
          </w:p>
        </w:tc>
        <w:tc>
          <w:tcPr>
            <w:tcW w:w="1142" w:type="dxa"/>
            <w:hideMark/>
          </w:tcPr>
          <w:p w14:paraId="49ED8EB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7.70</w:t>
            </w:r>
          </w:p>
        </w:tc>
        <w:tc>
          <w:tcPr>
            <w:tcW w:w="851" w:type="dxa"/>
            <w:hideMark/>
          </w:tcPr>
          <w:p w14:paraId="3988C47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-2.29</w:t>
            </w:r>
          </w:p>
        </w:tc>
        <w:tc>
          <w:tcPr>
            <w:tcW w:w="1116" w:type="dxa"/>
            <w:hideMark/>
          </w:tcPr>
          <w:p w14:paraId="4EE6F096"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0.047453</w:t>
            </w:r>
          </w:p>
        </w:tc>
        <w:tc>
          <w:tcPr>
            <w:tcW w:w="1132" w:type="dxa"/>
            <w:hideMark/>
          </w:tcPr>
          <w:p w14:paraId="0CA88A07"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0.197</w:t>
            </w:r>
          </w:p>
        </w:tc>
        <w:tc>
          <w:tcPr>
            <w:tcW w:w="1012" w:type="dxa"/>
            <w:hideMark/>
          </w:tcPr>
          <w:p w14:paraId="38C3F8B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-4.11</w:t>
            </w:r>
          </w:p>
        </w:tc>
        <w:tc>
          <w:tcPr>
            <w:tcW w:w="2141" w:type="dxa"/>
            <w:hideMark/>
          </w:tcPr>
          <w:p w14:paraId="459108A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68067B2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Baseline</w:t>
            </w:r>
          </w:p>
        </w:tc>
      </w:tr>
      <w:tr w:rsidR="00520ED2" w:rsidRPr="00520ED2" w14:paraId="46CF9479"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5A1F1049"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CYFIP2</w:t>
            </w:r>
          </w:p>
        </w:tc>
        <w:tc>
          <w:tcPr>
            <w:tcW w:w="843" w:type="dxa"/>
            <w:hideMark/>
          </w:tcPr>
          <w:p w14:paraId="74C09988"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-2.50</w:t>
            </w:r>
          </w:p>
        </w:tc>
        <w:tc>
          <w:tcPr>
            <w:tcW w:w="1142" w:type="dxa"/>
            <w:hideMark/>
          </w:tcPr>
          <w:p w14:paraId="1BCEEE85"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9.32</w:t>
            </w:r>
          </w:p>
        </w:tc>
        <w:tc>
          <w:tcPr>
            <w:tcW w:w="851" w:type="dxa"/>
            <w:hideMark/>
          </w:tcPr>
          <w:p w14:paraId="6CA11E62"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-2.29</w:t>
            </w:r>
          </w:p>
        </w:tc>
        <w:tc>
          <w:tcPr>
            <w:tcW w:w="1116" w:type="dxa"/>
            <w:hideMark/>
          </w:tcPr>
          <w:p w14:paraId="7C178D09"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0.047872</w:t>
            </w:r>
          </w:p>
        </w:tc>
        <w:tc>
          <w:tcPr>
            <w:tcW w:w="1132" w:type="dxa"/>
            <w:hideMark/>
          </w:tcPr>
          <w:p w14:paraId="2E8A80C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0.198</w:t>
            </w:r>
          </w:p>
        </w:tc>
        <w:tc>
          <w:tcPr>
            <w:tcW w:w="1012" w:type="dxa"/>
            <w:hideMark/>
          </w:tcPr>
          <w:p w14:paraId="127B9C3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-4.12</w:t>
            </w:r>
          </w:p>
        </w:tc>
        <w:tc>
          <w:tcPr>
            <w:tcW w:w="2141" w:type="dxa"/>
            <w:hideMark/>
          </w:tcPr>
          <w:p w14:paraId="4AF81A0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2B0A579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Baseline</w:t>
            </w:r>
          </w:p>
        </w:tc>
      </w:tr>
      <w:tr w:rsidR="00520ED2" w:rsidRPr="00520ED2" w14:paraId="7CC7A88A" w14:textId="77777777" w:rsidTr="000C069A">
        <w:trPr>
          <w:gridAfter w:val="1"/>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hideMark/>
          </w:tcPr>
          <w:p w14:paraId="247FC485"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CD80</w:t>
            </w:r>
          </w:p>
        </w:tc>
        <w:tc>
          <w:tcPr>
            <w:tcW w:w="843" w:type="dxa"/>
            <w:hideMark/>
          </w:tcPr>
          <w:p w14:paraId="54A2DEA2"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-3.86</w:t>
            </w:r>
          </w:p>
        </w:tc>
        <w:tc>
          <w:tcPr>
            <w:tcW w:w="1142" w:type="dxa"/>
            <w:hideMark/>
          </w:tcPr>
          <w:p w14:paraId="0743CF29"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5.11</w:t>
            </w:r>
          </w:p>
        </w:tc>
        <w:tc>
          <w:tcPr>
            <w:tcW w:w="851" w:type="dxa"/>
            <w:hideMark/>
          </w:tcPr>
          <w:p w14:paraId="4F6F175C"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-2.28</w:t>
            </w:r>
          </w:p>
        </w:tc>
        <w:tc>
          <w:tcPr>
            <w:tcW w:w="1116" w:type="dxa"/>
            <w:hideMark/>
          </w:tcPr>
          <w:p w14:paraId="73DFF87D"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0.048264</w:t>
            </w:r>
          </w:p>
        </w:tc>
        <w:tc>
          <w:tcPr>
            <w:tcW w:w="1132" w:type="dxa"/>
            <w:hideMark/>
          </w:tcPr>
          <w:p w14:paraId="724CCBF8"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0.199</w:t>
            </w:r>
          </w:p>
        </w:tc>
        <w:tc>
          <w:tcPr>
            <w:tcW w:w="1012" w:type="dxa"/>
            <w:hideMark/>
          </w:tcPr>
          <w:p w14:paraId="0739CCFA"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-4.13</w:t>
            </w:r>
          </w:p>
        </w:tc>
        <w:tc>
          <w:tcPr>
            <w:tcW w:w="2141" w:type="dxa"/>
            <w:hideMark/>
          </w:tcPr>
          <w:p w14:paraId="7B485ABE"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hideMark/>
          </w:tcPr>
          <w:p w14:paraId="21CE2755" w14:textId="77777777" w:rsidR="00520ED2" w:rsidRPr="00520ED2" w:rsidRDefault="00520ED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Baseline</w:t>
            </w:r>
          </w:p>
        </w:tc>
      </w:tr>
      <w:tr w:rsidR="00520ED2" w:rsidRPr="00520ED2" w14:paraId="506500DD" w14:textId="77777777" w:rsidTr="000C069A">
        <w:trPr>
          <w:gridAfter w:val="1"/>
          <w:cnfStyle w:val="000000100000" w:firstRow="0" w:lastRow="0" w:firstColumn="0" w:lastColumn="0" w:oddVBand="0" w:evenVBand="0" w:oddHBand="1" w:evenHBand="0" w:firstRowFirstColumn="0" w:firstRowLastColumn="0" w:lastRowFirstColumn="0" w:lastRowLastColumn="0"/>
          <w:wAfter w:w="1457" w:type="dxa"/>
          <w:trHeight w:val="315"/>
        </w:trPr>
        <w:tc>
          <w:tcPr>
            <w:cnfStyle w:val="001000000000" w:firstRow="0" w:lastRow="0" w:firstColumn="1" w:lastColumn="0" w:oddVBand="0" w:evenVBand="0" w:oddHBand="0" w:evenHBand="0" w:firstRowFirstColumn="0" w:firstRowLastColumn="0" w:lastRowFirstColumn="0" w:lastRowLastColumn="0"/>
            <w:tcW w:w="2410" w:type="dxa"/>
            <w:tcBorders>
              <w:bottom w:val="single" w:sz="4" w:space="0" w:color="auto"/>
            </w:tcBorders>
            <w:hideMark/>
          </w:tcPr>
          <w:p w14:paraId="1299ACF9" w14:textId="77777777" w:rsidR="00520ED2" w:rsidRPr="00D81832" w:rsidRDefault="00520ED2" w:rsidP="00D81832">
            <w:pPr>
              <w:jc w:val="both"/>
              <w:rPr>
                <w:rFonts w:ascii="Times New Roman" w:hAnsi="Times New Roman" w:cs="Times New Roman"/>
                <w:b w:val="0"/>
                <w:bCs w:val="0"/>
              </w:rPr>
            </w:pPr>
            <w:r w:rsidRPr="00D81832">
              <w:rPr>
                <w:rFonts w:ascii="Times New Roman" w:hAnsi="Times New Roman" w:cs="Times New Roman"/>
                <w:b w:val="0"/>
                <w:bCs w:val="0"/>
              </w:rPr>
              <w:t>ICAM3</w:t>
            </w:r>
          </w:p>
        </w:tc>
        <w:tc>
          <w:tcPr>
            <w:tcW w:w="843" w:type="dxa"/>
            <w:tcBorders>
              <w:bottom w:val="single" w:sz="4" w:space="0" w:color="auto"/>
            </w:tcBorders>
            <w:hideMark/>
          </w:tcPr>
          <w:p w14:paraId="2C8D833B"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-0.82</w:t>
            </w:r>
          </w:p>
        </w:tc>
        <w:tc>
          <w:tcPr>
            <w:tcW w:w="1142" w:type="dxa"/>
            <w:tcBorders>
              <w:bottom w:val="single" w:sz="4" w:space="0" w:color="auto"/>
            </w:tcBorders>
            <w:hideMark/>
          </w:tcPr>
          <w:p w14:paraId="4BF03FC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10.13</w:t>
            </w:r>
          </w:p>
        </w:tc>
        <w:tc>
          <w:tcPr>
            <w:tcW w:w="851" w:type="dxa"/>
            <w:tcBorders>
              <w:bottom w:val="single" w:sz="4" w:space="0" w:color="auto"/>
            </w:tcBorders>
            <w:hideMark/>
          </w:tcPr>
          <w:p w14:paraId="5ACCA5B7"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-2.26</w:t>
            </w:r>
          </w:p>
        </w:tc>
        <w:tc>
          <w:tcPr>
            <w:tcW w:w="1116" w:type="dxa"/>
            <w:tcBorders>
              <w:bottom w:val="single" w:sz="4" w:space="0" w:color="auto"/>
            </w:tcBorders>
            <w:hideMark/>
          </w:tcPr>
          <w:p w14:paraId="77FE3C30"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0.049775</w:t>
            </w:r>
          </w:p>
        </w:tc>
        <w:tc>
          <w:tcPr>
            <w:tcW w:w="1132" w:type="dxa"/>
            <w:tcBorders>
              <w:bottom w:val="single" w:sz="4" w:space="0" w:color="auto"/>
            </w:tcBorders>
            <w:hideMark/>
          </w:tcPr>
          <w:p w14:paraId="6F57EE0D"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0.204</w:t>
            </w:r>
          </w:p>
        </w:tc>
        <w:tc>
          <w:tcPr>
            <w:tcW w:w="1012" w:type="dxa"/>
            <w:tcBorders>
              <w:bottom w:val="single" w:sz="4" w:space="0" w:color="auto"/>
            </w:tcBorders>
            <w:hideMark/>
          </w:tcPr>
          <w:p w14:paraId="1B54693A"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-4.16</w:t>
            </w:r>
          </w:p>
        </w:tc>
        <w:tc>
          <w:tcPr>
            <w:tcW w:w="2141" w:type="dxa"/>
            <w:tcBorders>
              <w:bottom w:val="single" w:sz="4" w:space="0" w:color="auto"/>
            </w:tcBorders>
            <w:hideMark/>
          </w:tcPr>
          <w:p w14:paraId="3F816F64"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20ED2">
              <w:rPr>
                <w:rFonts w:ascii="Times New Roman" w:hAnsi="Times New Roman" w:cs="Times New Roman"/>
              </w:rPr>
              <w:t xml:space="preserve">Post </w:t>
            </w:r>
            <w:proofErr w:type="spellStart"/>
            <w:r w:rsidRPr="00520ED2">
              <w:rPr>
                <w:rFonts w:ascii="Times New Roman" w:hAnsi="Times New Roman" w:cs="Times New Roman"/>
              </w:rPr>
              <w:t>vs</w:t>
            </w:r>
            <w:proofErr w:type="spellEnd"/>
            <w:r w:rsidRPr="00520ED2">
              <w:rPr>
                <w:rFonts w:ascii="Times New Roman" w:hAnsi="Times New Roman" w:cs="Times New Roman"/>
              </w:rPr>
              <w:t xml:space="preserve"> Baseline</w:t>
            </w:r>
          </w:p>
        </w:tc>
        <w:tc>
          <w:tcPr>
            <w:tcW w:w="2112" w:type="dxa"/>
            <w:tcBorders>
              <w:bottom w:val="single" w:sz="4" w:space="0" w:color="auto"/>
            </w:tcBorders>
            <w:hideMark/>
          </w:tcPr>
          <w:p w14:paraId="639B1AEE" w14:textId="77777777" w:rsidR="00520ED2" w:rsidRPr="00520ED2" w:rsidRDefault="00520ED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20ED2">
              <w:rPr>
                <w:rFonts w:ascii="Times New Roman" w:hAnsi="Times New Roman" w:cs="Times New Roman"/>
              </w:rPr>
              <w:t>Up</w:t>
            </w:r>
            <w:proofErr w:type="spellEnd"/>
            <w:r w:rsidRPr="00520ED2">
              <w:rPr>
                <w:rFonts w:ascii="Times New Roman" w:hAnsi="Times New Roman" w:cs="Times New Roman"/>
              </w:rPr>
              <w:t xml:space="preserve"> in Baseline</w:t>
            </w:r>
          </w:p>
        </w:tc>
      </w:tr>
    </w:tbl>
    <w:p w14:paraId="23407437" w14:textId="77777777" w:rsidR="00520ED2" w:rsidRDefault="00520ED2" w:rsidP="00855F70">
      <w:pPr>
        <w:spacing w:after="0" w:line="480" w:lineRule="auto"/>
        <w:jc w:val="both"/>
        <w:rPr>
          <w:rFonts w:ascii="Times New Roman" w:hAnsi="Times New Roman" w:cs="Times New Roman"/>
          <w:lang w:val="en-US"/>
        </w:rPr>
      </w:pPr>
    </w:p>
    <w:p w14:paraId="7E97D8F4" w14:textId="3F6829DD" w:rsidR="000C069A" w:rsidRDefault="000C069A" w:rsidP="00855F70">
      <w:pPr>
        <w:spacing w:after="0" w:line="480" w:lineRule="auto"/>
        <w:jc w:val="both"/>
        <w:rPr>
          <w:rFonts w:ascii="Times New Roman" w:hAnsi="Times New Roman" w:cs="Times New Roman"/>
          <w:lang w:val="en-US"/>
        </w:rPr>
      </w:pPr>
      <w:r w:rsidRPr="000C069A">
        <w:rPr>
          <w:rFonts w:ascii="Times New Roman" w:hAnsi="Times New Roman" w:cs="Times New Roman"/>
          <w:b/>
          <w:bCs/>
          <w:lang w:val="en-US"/>
        </w:rPr>
        <w:lastRenderedPageBreak/>
        <w:t xml:space="preserve">Supplementary Table </w:t>
      </w:r>
      <w:r>
        <w:rPr>
          <w:rFonts w:ascii="Times New Roman" w:hAnsi="Times New Roman" w:cs="Times New Roman"/>
          <w:b/>
          <w:bCs/>
          <w:lang w:val="en-US"/>
        </w:rPr>
        <w:t>3</w:t>
      </w:r>
      <w:r w:rsidRPr="000C069A">
        <w:rPr>
          <w:rFonts w:ascii="Times New Roman" w:hAnsi="Times New Roman" w:cs="Times New Roman"/>
          <w:b/>
          <w:bCs/>
          <w:lang w:val="en-US"/>
        </w:rPr>
        <w:t>. Gene Set Enrichment Analysis (GSEA) of Hallmark biological pathways across the ZUMA-1 and ZUMA-7 cohorts.</w:t>
      </w:r>
      <w:r w:rsidRPr="000C069A">
        <w:rPr>
          <w:rFonts w:ascii="Times New Roman" w:hAnsi="Times New Roman" w:cs="Times New Roman"/>
          <w:lang w:val="en-US"/>
        </w:rPr>
        <w:t xml:space="preserve"> Systemic assessment of functional pathways was performed using the Hallmark collection from the Molecular Signatures Database (</w:t>
      </w:r>
      <w:proofErr w:type="spellStart"/>
      <w:r w:rsidRPr="000C069A">
        <w:rPr>
          <w:rFonts w:ascii="Times New Roman" w:hAnsi="Times New Roman" w:cs="Times New Roman"/>
          <w:lang w:val="en-US"/>
        </w:rPr>
        <w:t>MSigDB</w:t>
      </w:r>
      <w:proofErr w:type="spellEnd"/>
      <w:r w:rsidRPr="000C069A">
        <w:rPr>
          <w:rFonts w:ascii="Times New Roman" w:hAnsi="Times New Roman" w:cs="Times New Roman"/>
          <w:lang w:val="en-US"/>
        </w:rPr>
        <w:t>), mapping globally dysregulated transcriptional programs according to baseline clinical outcomes (ZUMA-1 and ZUMA-7) and longitudinal intra-patient treatment dynamics (ZUMA-1 Time Point). For each evaluated biological pathway, the absolute Enrichment Score (ES) and the Normalized Enrichment Score (NES) are presented, reflecting the magnitude and direction of the transcriptional shift for a given clinical phenotype. The statistical significance of the directional enrichment is quantified by the empirical nominal p-value (</w:t>
      </w:r>
      <w:proofErr w:type="spellStart"/>
      <w:r w:rsidRPr="000C069A">
        <w:rPr>
          <w:rFonts w:ascii="Times New Roman" w:hAnsi="Times New Roman" w:cs="Times New Roman"/>
          <w:lang w:val="en-US"/>
        </w:rPr>
        <w:t>pval</w:t>
      </w:r>
      <w:proofErr w:type="spellEnd"/>
      <w:r w:rsidRPr="000C069A">
        <w:rPr>
          <w:rFonts w:ascii="Times New Roman" w:hAnsi="Times New Roman" w:cs="Times New Roman"/>
          <w:lang w:val="en-US"/>
        </w:rPr>
        <w:t>), accompanied by the computational log error estimate (log2err) and the adjusted p-value (</w:t>
      </w:r>
      <w:proofErr w:type="spellStart"/>
      <w:r w:rsidRPr="000C069A">
        <w:rPr>
          <w:rFonts w:ascii="Times New Roman" w:hAnsi="Times New Roman" w:cs="Times New Roman"/>
          <w:lang w:val="en-US"/>
        </w:rPr>
        <w:t>padj</w:t>
      </w:r>
      <w:proofErr w:type="spellEnd"/>
      <w:r w:rsidRPr="000C069A">
        <w:rPr>
          <w:rFonts w:ascii="Times New Roman" w:hAnsi="Times New Roman" w:cs="Times New Roman"/>
          <w:lang w:val="en-US"/>
        </w:rPr>
        <w:t>) via False Discovery Rate (FDR) control using the Benjamini-Hochberg method. The comprehensiveness of each active gene network is indicated by the number of detected transcripts (size), stratified by the corresponding source cohort (Cohort).</w:t>
      </w:r>
    </w:p>
    <w:p w14:paraId="419F7B8C" w14:textId="77777777" w:rsidR="00756E06" w:rsidRDefault="00756E06" w:rsidP="00855F70">
      <w:pPr>
        <w:spacing w:after="0" w:line="480" w:lineRule="auto"/>
        <w:jc w:val="both"/>
        <w:rPr>
          <w:rFonts w:ascii="Times New Roman" w:hAnsi="Times New Roman" w:cs="Times New Roman"/>
          <w:lang w:val="en-US"/>
        </w:rPr>
      </w:pPr>
    </w:p>
    <w:tbl>
      <w:tblPr>
        <w:tblStyle w:val="TabelaSimples4"/>
        <w:tblW w:w="13892" w:type="dxa"/>
        <w:tblLayout w:type="fixed"/>
        <w:tblLook w:val="04A0" w:firstRow="1" w:lastRow="0" w:firstColumn="1" w:lastColumn="0" w:noHBand="0" w:noVBand="1"/>
      </w:tblPr>
      <w:tblGrid>
        <w:gridCol w:w="6096"/>
        <w:gridCol w:w="1275"/>
        <w:gridCol w:w="1134"/>
        <w:gridCol w:w="968"/>
        <w:gridCol w:w="726"/>
        <w:gridCol w:w="723"/>
        <w:gridCol w:w="590"/>
        <w:gridCol w:w="2380"/>
      </w:tblGrid>
      <w:tr w:rsidR="000C069A" w:rsidRPr="000C069A" w14:paraId="2C3D9FBF" w14:textId="77777777" w:rsidTr="000C069A">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6096" w:type="dxa"/>
            <w:tcBorders>
              <w:top w:val="single" w:sz="4" w:space="0" w:color="auto"/>
              <w:bottom w:val="single" w:sz="4" w:space="0" w:color="auto"/>
            </w:tcBorders>
            <w:hideMark/>
          </w:tcPr>
          <w:p w14:paraId="7310CEE9" w14:textId="77777777" w:rsidR="000C069A" w:rsidRPr="000C069A" w:rsidRDefault="000C069A" w:rsidP="00D81832">
            <w:pPr>
              <w:jc w:val="both"/>
              <w:rPr>
                <w:rFonts w:ascii="Times New Roman" w:hAnsi="Times New Roman" w:cs="Times New Roman"/>
              </w:rPr>
            </w:pPr>
            <w:proofErr w:type="spellStart"/>
            <w:r w:rsidRPr="000C069A">
              <w:rPr>
                <w:rFonts w:ascii="Times New Roman" w:hAnsi="Times New Roman" w:cs="Times New Roman"/>
              </w:rPr>
              <w:t>pathway</w:t>
            </w:r>
            <w:proofErr w:type="spellEnd"/>
          </w:p>
        </w:tc>
        <w:tc>
          <w:tcPr>
            <w:tcW w:w="1275" w:type="dxa"/>
            <w:tcBorders>
              <w:top w:val="single" w:sz="4" w:space="0" w:color="auto"/>
              <w:bottom w:val="single" w:sz="4" w:space="0" w:color="auto"/>
            </w:tcBorders>
            <w:hideMark/>
          </w:tcPr>
          <w:p w14:paraId="66DEB6E1" w14:textId="77777777" w:rsidR="000C069A" w:rsidRPr="000C069A" w:rsidRDefault="000C069A" w:rsidP="00D81832">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C069A">
              <w:rPr>
                <w:rFonts w:ascii="Times New Roman" w:hAnsi="Times New Roman" w:cs="Times New Roman"/>
              </w:rPr>
              <w:t>pval</w:t>
            </w:r>
            <w:proofErr w:type="spellEnd"/>
          </w:p>
        </w:tc>
        <w:tc>
          <w:tcPr>
            <w:tcW w:w="1134" w:type="dxa"/>
            <w:tcBorders>
              <w:top w:val="single" w:sz="4" w:space="0" w:color="auto"/>
              <w:bottom w:val="single" w:sz="4" w:space="0" w:color="auto"/>
            </w:tcBorders>
            <w:hideMark/>
          </w:tcPr>
          <w:p w14:paraId="091AC7DC" w14:textId="77777777" w:rsidR="000C069A" w:rsidRPr="000C069A" w:rsidRDefault="000C069A" w:rsidP="00D81832">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C069A">
              <w:rPr>
                <w:rFonts w:ascii="Times New Roman" w:hAnsi="Times New Roman" w:cs="Times New Roman"/>
              </w:rPr>
              <w:t>padj</w:t>
            </w:r>
            <w:proofErr w:type="spellEnd"/>
          </w:p>
        </w:tc>
        <w:tc>
          <w:tcPr>
            <w:tcW w:w="968" w:type="dxa"/>
            <w:tcBorders>
              <w:top w:val="single" w:sz="4" w:space="0" w:color="auto"/>
              <w:bottom w:val="single" w:sz="4" w:space="0" w:color="auto"/>
            </w:tcBorders>
            <w:hideMark/>
          </w:tcPr>
          <w:p w14:paraId="6371E889" w14:textId="77777777" w:rsidR="000C069A" w:rsidRPr="000C069A" w:rsidRDefault="000C069A" w:rsidP="00D81832">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log2err</w:t>
            </w:r>
          </w:p>
        </w:tc>
        <w:tc>
          <w:tcPr>
            <w:tcW w:w="726" w:type="dxa"/>
            <w:tcBorders>
              <w:top w:val="single" w:sz="4" w:space="0" w:color="auto"/>
              <w:bottom w:val="single" w:sz="4" w:space="0" w:color="auto"/>
            </w:tcBorders>
            <w:hideMark/>
          </w:tcPr>
          <w:p w14:paraId="23F2B0A7" w14:textId="77777777" w:rsidR="000C069A" w:rsidRPr="000C069A" w:rsidRDefault="000C069A" w:rsidP="00D81832">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ES</w:t>
            </w:r>
          </w:p>
        </w:tc>
        <w:tc>
          <w:tcPr>
            <w:tcW w:w="723" w:type="dxa"/>
            <w:tcBorders>
              <w:top w:val="single" w:sz="4" w:space="0" w:color="auto"/>
              <w:bottom w:val="single" w:sz="4" w:space="0" w:color="auto"/>
            </w:tcBorders>
            <w:hideMark/>
          </w:tcPr>
          <w:p w14:paraId="306FCB30" w14:textId="77777777" w:rsidR="000C069A" w:rsidRPr="000C069A" w:rsidRDefault="000C069A" w:rsidP="00D81832">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NES</w:t>
            </w:r>
          </w:p>
        </w:tc>
        <w:tc>
          <w:tcPr>
            <w:tcW w:w="590" w:type="dxa"/>
            <w:tcBorders>
              <w:top w:val="single" w:sz="4" w:space="0" w:color="auto"/>
              <w:bottom w:val="single" w:sz="4" w:space="0" w:color="auto"/>
            </w:tcBorders>
            <w:hideMark/>
          </w:tcPr>
          <w:p w14:paraId="4BD2C615" w14:textId="77777777" w:rsidR="000C069A" w:rsidRPr="000C069A" w:rsidRDefault="000C069A" w:rsidP="00D81832">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C069A">
              <w:rPr>
                <w:rFonts w:ascii="Times New Roman" w:hAnsi="Times New Roman" w:cs="Times New Roman"/>
              </w:rPr>
              <w:t>size</w:t>
            </w:r>
            <w:proofErr w:type="spellEnd"/>
          </w:p>
        </w:tc>
        <w:tc>
          <w:tcPr>
            <w:tcW w:w="2380" w:type="dxa"/>
            <w:tcBorders>
              <w:top w:val="single" w:sz="4" w:space="0" w:color="auto"/>
              <w:bottom w:val="single" w:sz="4" w:space="0" w:color="auto"/>
            </w:tcBorders>
            <w:hideMark/>
          </w:tcPr>
          <w:p w14:paraId="7005DEB4" w14:textId="77777777" w:rsidR="000C069A" w:rsidRPr="000C069A" w:rsidRDefault="000C069A" w:rsidP="00D81832">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C069A">
              <w:rPr>
                <w:rFonts w:ascii="Times New Roman" w:hAnsi="Times New Roman" w:cs="Times New Roman"/>
              </w:rPr>
              <w:t>Cohort</w:t>
            </w:r>
            <w:proofErr w:type="spellEnd"/>
          </w:p>
        </w:tc>
      </w:tr>
      <w:tr w:rsidR="000C069A" w:rsidRPr="000C069A" w14:paraId="739B1AEA" w14:textId="77777777" w:rsidTr="000C069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6096" w:type="dxa"/>
            <w:tcBorders>
              <w:top w:val="single" w:sz="4" w:space="0" w:color="auto"/>
            </w:tcBorders>
            <w:hideMark/>
          </w:tcPr>
          <w:p w14:paraId="53261BB5"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HALLMARK_INTERFERON_GAMMA_RESPONSE</w:t>
            </w:r>
          </w:p>
        </w:tc>
        <w:tc>
          <w:tcPr>
            <w:tcW w:w="1275" w:type="dxa"/>
            <w:tcBorders>
              <w:top w:val="single" w:sz="4" w:space="0" w:color="auto"/>
            </w:tcBorders>
            <w:hideMark/>
          </w:tcPr>
          <w:p w14:paraId="7801C6DE"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0.000001</w:t>
            </w:r>
          </w:p>
        </w:tc>
        <w:tc>
          <w:tcPr>
            <w:tcW w:w="1134" w:type="dxa"/>
            <w:tcBorders>
              <w:top w:val="single" w:sz="4" w:space="0" w:color="auto"/>
            </w:tcBorders>
            <w:hideMark/>
          </w:tcPr>
          <w:p w14:paraId="773723DD"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0.000023</w:t>
            </w:r>
          </w:p>
        </w:tc>
        <w:tc>
          <w:tcPr>
            <w:tcW w:w="968" w:type="dxa"/>
            <w:tcBorders>
              <w:top w:val="single" w:sz="4" w:space="0" w:color="auto"/>
            </w:tcBorders>
            <w:hideMark/>
          </w:tcPr>
          <w:p w14:paraId="1967C0CF"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0.64</w:t>
            </w:r>
          </w:p>
        </w:tc>
        <w:tc>
          <w:tcPr>
            <w:tcW w:w="726" w:type="dxa"/>
            <w:tcBorders>
              <w:top w:val="single" w:sz="4" w:space="0" w:color="auto"/>
            </w:tcBorders>
            <w:hideMark/>
          </w:tcPr>
          <w:p w14:paraId="3C5C91DA"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-0.43</w:t>
            </w:r>
          </w:p>
        </w:tc>
        <w:tc>
          <w:tcPr>
            <w:tcW w:w="723" w:type="dxa"/>
            <w:tcBorders>
              <w:top w:val="single" w:sz="4" w:space="0" w:color="auto"/>
            </w:tcBorders>
            <w:hideMark/>
          </w:tcPr>
          <w:p w14:paraId="46542B11"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-2.05</w:t>
            </w:r>
          </w:p>
        </w:tc>
        <w:tc>
          <w:tcPr>
            <w:tcW w:w="590" w:type="dxa"/>
            <w:tcBorders>
              <w:top w:val="single" w:sz="4" w:space="0" w:color="auto"/>
            </w:tcBorders>
            <w:hideMark/>
          </w:tcPr>
          <w:p w14:paraId="260500F8"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81</w:t>
            </w:r>
          </w:p>
        </w:tc>
        <w:tc>
          <w:tcPr>
            <w:tcW w:w="2380" w:type="dxa"/>
            <w:tcBorders>
              <w:top w:val="single" w:sz="4" w:space="0" w:color="auto"/>
            </w:tcBorders>
            <w:hideMark/>
          </w:tcPr>
          <w:p w14:paraId="2903031C"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ZUMA-1 (Baseline)</w:t>
            </w:r>
          </w:p>
        </w:tc>
      </w:tr>
      <w:tr w:rsidR="000C069A" w:rsidRPr="000C069A" w14:paraId="216E4BA5" w14:textId="77777777" w:rsidTr="000C069A">
        <w:trPr>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206489BB"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HALLMARK_INTERFERON_ALPHA_RESPONSE</w:t>
            </w:r>
          </w:p>
        </w:tc>
        <w:tc>
          <w:tcPr>
            <w:tcW w:w="1275" w:type="dxa"/>
            <w:hideMark/>
          </w:tcPr>
          <w:p w14:paraId="4C049530"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0.000019</w:t>
            </w:r>
          </w:p>
        </w:tc>
        <w:tc>
          <w:tcPr>
            <w:tcW w:w="1134" w:type="dxa"/>
            <w:hideMark/>
          </w:tcPr>
          <w:p w14:paraId="66DC2C80"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0.000231</w:t>
            </w:r>
          </w:p>
        </w:tc>
        <w:tc>
          <w:tcPr>
            <w:tcW w:w="968" w:type="dxa"/>
            <w:hideMark/>
          </w:tcPr>
          <w:p w14:paraId="27A41114"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0.58</w:t>
            </w:r>
          </w:p>
        </w:tc>
        <w:tc>
          <w:tcPr>
            <w:tcW w:w="726" w:type="dxa"/>
            <w:hideMark/>
          </w:tcPr>
          <w:p w14:paraId="5C2FF94A"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-0.57</w:t>
            </w:r>
          </w:p>
        </w:tc>
        <w:tc>
          <w:tcPr>
            <w:tcW w:w="723" w:type="dxa"/>
            <w:hideMark/>
          </w:tcPr>
          <w:p w14:paraId="377B8199"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-2.30</w:t>
            </w:r>
          </w:p>
        </w:tc>
        <w:tc>
          <w:tcPr>
            <w:tcW w:w="590" w:type="dxa"/>
            <w:hideMark/>
          </w:tcPr>
          <w:p w14:paraId="18278BC6"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34</w:t>
            </w:r>
          </w:p>
        </w:tc>
        <w:tc>
          <w:tcPr>
            <w:tcW w:w="2380" w:type="dxa"/>
            <w:hideMark/>
          </w:tcPr>
          <w:p w14:paraId="4029DF74"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ZUMA-1 (Baseline)</w:t>
            </w:r>
          </w:p>
        </w:tc>
      </w:tr>
      <w:tr w:rsidR="000C069A" w:rsidRPr="000C069A" w14:paraId="767DF972" w14:textId="77777777" w:rsidTr="000C069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1F58BF00" w14:textId="77777777" w:rsidR="000C069A" w:rsidRPr="000C069A" w:rsidRDefault="000C069A" w:rsidP="00D81832">
            <w:pPr>
              <w:jc w:val="both"/>
              <w:rPr>
                <w:rFonts w:ascii="Times New Roman" w:hAnsi="Times New Roman" w:cs="Times New Roman"/>
                <w:b w:val="0"/>
                <w:bCs w:val="0"/>
                <w:lang w:val="en-US"/>
              </w:rPr>
            </w:pPr>
            <w:r w:rsidRPr="000C069A">
              <w:rPr>
                <w:rFonts w:ascii="Times New Roman" w:hAnsi="Times New Roman" w:cs="Times New Roman"/>
                <w:b w:val="0"/>
                <w:bCs w:val="0"/>
                <w:lang w:val="en-US"/>
              </w:rPr>
              <w:t>HALLMARK_IL6_JAK_STAT3_SIGNALING</w:t>
            </w:r>
          </w:p>
        </w:tc>
        <w:tc>
          <w:tcPr>
            <w:tcW w:w="1275" w:type="dxa"/>
            <w:hideMark/>
          </w:tcPr>
          <w:p w14:paraId="2AA43679"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0.000049</w:t>
            </w:r>
          </w:p>
        </w:tc>
        <w:tc>
          <w:tcPr>
            <w:tcW w:w="1134" w:type="dxa"/>
            <w:hideMark/>
          </w:tcPr>
          <w:p w14:paraId="78CA80C4"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0.000390</w:t>
            </w:r>
          </w:p>
        </w:tc>
        <w:tc>
          <w:tcPr>
            <w:tcW w:w="968" w:type="dxa"/>
            <w:hideMark/>
          </w:tcPr>
          <w:p w14:paraId="0BBAE3FB"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0.56</w:t>
            </w:r>
          </w:p>
        </w:tc>
        <w:tc>
          <w:tcPr>
            <w:tcW w:w="726" w:type="dxa"/>
            <w:hideMark/>
          </w:tcPr>
          <w:p w14:paraId="1BC8C291"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-0.44</w:t>
            </w:r>
          </w:p>
        </w:tc>
        <w:tc>
          <w:tcPr>
            <w:tcW w:w="723" w:type="dxa"/>
            <w:hideMark/>
          </w:tcPr>
          <w:p w14:paraId="7FDCF8DB"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-1.99</w:t>
            </w:r>
          </w:p>
        </w:tc>
        <w:tc>
          <w:tcPr>
            <w:tcW w:w="590" w:type="dxa"/>
            <w:hideMark/>
          </w:tcPr>
          <w:p w14:paraId="5B43F500"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57</w:t>
            </w:r>
          </w:p>
        </w:tc>
        <w:tc>
          <w:tcPr>
            <w:tcW w:w="2380" w:type="dxa"/>
            <w:hideMark/>
          </w:tcPr>
          <w:p w14:paraId="591ADC30"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ZUMA-1 (Baseline)</w:t>
            </w:r>
          </w:p>
        </w:tc>
      </w:tr>
      <w:tr w:rsidR="000C069A" w:rsidRPr="000C069A" w14:paraId="13B5110F" w14:textId="77777777" w:rsidTr="000C069A">
        <w:trPr>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59D78CB7"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HALLMARK_ESTROGEN_RESPONSE_LATE</w:t>
            </w:r>
          </w:p>
        </w:tc>
        <w:tc>
          <w:tcPr>
            <w:tcW w:w="1275" w:type="dxa"/>
            <w:hideMark/>
          </w:tcPr>
          <w:p w14:paraId="3D3E1D86"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0.012167</w:t>
            </w:r>
          </w:p>
        </w:tc>
        <w:tc>
          <w:tcPr>
            <w:tcW w:w="1134" w:type="dxa"/>
            <w:hideMark/>
          </w:tcPr>
          <w:p w14:paraId="12FF7DBE"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0.073000</w:t>
            </w:r>
          </w:p>
        </w:tc>
        <w:tc>
          <w:tcPr>
            <w:tcW w:w="968" w:type="dxa"/>
            <w:hideMark/>
          </w:tcPr>
          <w:p w14:paraId="6E879040"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0.38</w:t>
            </w:r>
          </w:p>
        </w:tc>
        <w:tc>
          <w:tcPr>
            <w:tcW w:w="726" w:type="dxa"/>
            <w:hideMark/>
          </w:tcPr>
          <w:p w14:paraId="61B5EA39"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-0.54</w:t>
            </w:r>
          </w:p>
        </w:tc>
        <w:tc>
          <w:tcPr>
            <w:tcW w:w="723" w:type="dxa"/>
            <w:hideMark/>
          </w:tcPr>
          <w:p w14:paraId="1AE77A08"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-1.71</w:t>
            </w:r>
          </w:p>
        </w:tc>
        <w:tc>
          <w:tcPr>
            <w:tcW w:w="590" w:type="dxa"/>
            <w:hideMark/>
          </w:tcPr>
          <w:p w14:paraId="3D4138E8"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16</w:t>
            </w:r>
          </w:p>
        </w:tc>
        <w:tc>
          <w:tcPr>
            <w:tcW w:w="2380" w:type="dxa"/>
            <w:hideMark/>
          </w:tcPr>
          <w:p w14:paraId="0A30F85F"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ZUMA-1 (Baseline)</w:t>
            </w:r>
          </w:p>
        </w:tc>
      </w:tr>
      <w:tr w:rsidR="000C069A" w:rsidRPr="000C069A" w14:paraId="1E70C589" w14:textId="77777777" w:rsidTr="000C069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245C16F0"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HALLMARK_ALLOGRAFT_REJECTION</w:t>
            </w:r>
          </w:p>
        </w:tc>
        <w:tc>
          <w:tcPr>
            <w:tcW w:w="1275" w:type="dxa"/>
            <w:hideMark/>
          </w:tcPr>
          <w:p w14:paraId="7BE8A849"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0.033654</w:t>
            </w:r>
          </w:p>
        </w:tc>
        <w:tc>
          <w:tcPr>
            <w:tcW w:w="1134" w:type="dxa"/>
            <w:hideMark/>
          </w:tcPr>
          <w:p w14:paraId="278CF414"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0.161541</w:t>
            </w:r>
          </w:p>
        </w:tc>
        <w:tc>
          <w:tcPr>
            <w:tcW w:w="968" w:type="dxa"/>
            <w:hideMark/>
          </w:tcPr>
          <w:p w14:paraId="657C6AF8"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0.32</w:t>
            </w:r>
          </w:p>
        </w:tc>
        <w:tc>
          <w:tcPr>
            <w:tcW w:w="726" w:type="dxa"/>
            <w:hideMark/>
          </w:tcPr>
          <w:p w14:paraId="7120A5C6"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-0.24</w:t>
            </w:r>
          </w:p>
        </w:tc>
        <w:tc>
          <w:tcPr>
            <w:tcW w:w="723" w:type="dxa"/>
            <w:hideMark/>
          </w:tcPr>
          <w:p w14:paraId="0C849C89"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-1.25</w:t>
            </w:r>
          </w:p>
        </w:tc>
        <w:tc>
          <w:tcPr>
            <w:tcW w:w="590" w:type="dxa"/>
            <w:hideMark/>
          </w:tcPr>
          <w:p w14:paraId="5675F422"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117</w:t>
            </w:r>
          </w:p>
        </w:tc>
        <w:tc>
          <w:tcPr>
            <w:tcW w:w="2380" w:type="dxa"/>
            <w:hideMark/>
          </w:tcPr>
          <w:p w14:paraId="06239752"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ZUMA-1 (Baseline)</w:t>
            </w:r>
          </w:p>
        </w:tc>
      </w:tr>
      <w:tr w:rsidR="000C069A" w:rsidRPr="000C069A" w14:paraId="172D08EB" w14:textId="77777777" w:rsidTr="000C069A">
        <w:trPr>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6756DAB4"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HALLMARK_ESTROGEN_RESPONSE_EARLY</w:t>
            </w:r>
          </w:p>
        </w:tc>
        <w:tc>
          <w:tcPr>
            <w:tcW w:w="1275" w:type="dxa"/>
            <w:hideMark/>
          </w:tcPr>
          <w:p w14:paraId="0A11259A"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0.059449</w:t>
            </w:r>
          </w:p>
        </w:tc>
        <w:tc>
          <w:tcPr>
            <w:tcW w:w="1134" w:type="dxa"/>
            <w:hideMark/>
          </w:tcPr>
          <w:p w14:paraId="4EDC423C"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0.237794</w:t>
            </w:r>
          </w:p>
        </w:tc>
        <w:tc>
          <w:tcPr>
            <w:tcW w:w="968" w:type="dxa"/>
            <w:hideMark/>
          </w:tcPr>
          <w:p w14:paraId="72E5E7F6"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0.32</w:t>
            </w:r>
          </w:p>
        </w:tc>
        <w:tc>
          <w:tcPr>
            <w:tcW w:w="726" w:type="dxa"/>
            <w:hideMark/>
          </w:tcPr>
          <w:p w14:paraId="7900C558"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-0.56</w:t>
            </w:r>
          </w:p>
        </w:tc>
        <w:tc>
          <w:tcPr>
            <w:tcW w:w="723" w:type="dxa"/>
            <w:hideMark/>
          </w:tcPr>
          <w:p w14:paraId="2D9FC046"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-1.60</w:t>
            </w:r>
          </w:p>
        </w:tc>
        <w:tc>
          <w:tcPr>
            <w:tcW w:w="590" w:type="dxa"/>
            <w:hideMark/>
          </w:tcPr>
          <w:p w14:paraId="64A00848"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10</w:t>
            </w:r>
          </w:p>
        </w:tc>
        <w:tc>
          <w:tcPr>
            <w:tcW w:w="2380" w:type="dxa"/>
            <w:hideMark/>
          </w:tcPr>
          <w:p w14:paraId="6A6A9D9A"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ZUMA-1 (Baseline)</w:t>
            </w:r>
          </w:p>
        </w:tc>
      </w:tr>
      <w:tr w:rsidR="000C069A" w:rsidRPr="000C069A" w14:paraId="09C477E0" w14:textId="77777777" w:rsidTr="000C069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35BBEF65" w14:textId="77777777" w:rsidR="000C069A" w:rsidRPr="000C069A" w:rsidRDefault="000C069A" w:rsidP="00D81832">
            <w:pPr>
              <w:jc w:val="both"/>
              <w:rPr>
                <w:rFonts w:ascii="Times New Roman" w:hAnsi="Times New Roman" w:cs="Times New Roman"/>
                <w:b w:val="0"/>
                <w:bCs w:val="0"/>
                <w:lang w:val="en-US"/>
              </w:rPr>
            </w:pPr>
            <w:r w:rsidRPr="000C069A">
              <w:rPr>
                <w:rFonts w:ascii="Times New Roman" w:hAnsi="Times New Roman" w:cs="Times New Roman"/>
                <w:b w:val="0"/>
                <w:bCs w:val="0"/>
                <w:lang w:val="en-US"/>
              </w:rPr>
              <w:t>HALLMARK_PI3K_AKT_MTOR_SIGNALING</w:t>
            </w:r>
          </w:p>
        </w:tc>
        <w:tc>
          <w:tcPr>
            <w:tcW w:w="1275" w:type="dxa"/>
            <w:hideMark/>
          </w:tcPr>
          <w:p w14:paraId="05DBCF3C"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0.154229</w:t>
            </w:r>
          </w:p>
        </w:tc>
        <w:tc>
          <w:tcPr>
            <w:tcW w:w="1134" w:type="dxa"/>
            <w:hideMark/>
          </w:tcPr>
          <w:p w14:paraId="5CA9E698"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0.497502</w:t>
            </w:r>
          </w:p>
        </w:tc>
        <w:tc>
          <w:tcPr>
            <w:tcW w:w="968" w:type="dxa"/>
            <w:hideMark/>
          </w:tcPr>
          <w:p w14:paraId="7D003F17"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0.26</w:t>
            </w:r>
          </w:p>
        </w:tc>
        <w:tc>
          <w:tcPr>
            <w:tcW w:w="726" w:type="dxa"/>
            <w:hideMark/>
          </w:tcPr>
          <w:p w14:paraId="0D814873"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-0.35</w:t>
            </w:r>
          </w:p>
        </w:tc>
        <w:tc>
          <w:tcPr>
            <w:tcW w:w="723" w:type="dxa"/>
            <w:hideMark/>
          </w:tcPr>
          <w:p w14:paraId="33C51741"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-1.22</w:t>
            </w:r>
          </w:p>
        </w:tc>
        <w:tc>
          <w:tcPr>
            <w:tcW w:w="590" w:type="dxa"/>
            <w:hideMark/>
          </w:tcPr>
          <w:p w14:paraId="2B19EA49"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21</w:t>
            </w:r>
          </w:p>
        </w:tc>
        <w:tc>
          <w:tcPr>
            <w:tcW w:w="2380" w:type="dxa"/>
            <w:hideMark/>
          </w:tcPr>
          <w:p w14:paraId="1C3DCBE9"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ZUMA-1 (Baseline)</w:t>
            </w:r>
          </w:p>
        </w:tc>
      </w:tr>
      <w:tr w:rsidR="000C069A" w:rsidRPr="000C069A" w14:paraId="4DAFAAD0" w14:textId="77777777" w:rsidTr="000C069A">
        <w:trPr>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513771C3"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HALLMARK_COMPLEMENT</w:t>
            </w:r>
          </w:p>
        </w:tc>
        <w:tc>
          <w:tcPr>
            <w:tcW w:w="1275" w:type="dxa"/>
            <w:hideMark/>
          </w:tcPr>
          <w:p w14:paraId="5714382E"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0.165834</w:t>
            </w:r>
          </w:p>
        </w:tc>
        <w:tc>
          <w:tcPr>
            <w:tcW w:w="1134" w:type="dxa"/>
            <w:hideMark/>
          </w:tcPr>
          <w:p w14:paraId="3DBC1D98"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0.497502</w:t>
            </w:r>
          </w:p>
        </w:tc>
        <w:tc>
          <w:tcPr>
            <w:tcW w:w="968" w:type="dxa"/>
            <w:hideMark/>
          </w:tcPr>
          <w:p w14:paraId="74C824BC"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0.25</w:t>
            </w:r>
          </w:p>
        </w:tc>
        <w:tc>
          <w:tcPr>
            <w:tcW w:w="726" w:type="dxa"/>
            <w:hideMark/>
          </w:tcPr>
          <w:p w14:paraId="3D363C4E"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-0.25</w:t>
            </w:r>
          </w:p>
        </w:tc>
        <w:tc>
          <w:tcPr>
            <w:tcW w:w="723" w:type="dxa"/>
            <w:hideMark/>
          </w:tcPr>
          <w:p w14:paraId="64B4477D"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-1.14</w:t>
            </w:r>
          </w:p>
        </w:tc>
        <w:tc>
          <w:tcPr>
            <w:tcW w:w="590" w:type="dxa"/>
            <w:hideMark/>
          </w:tcPr>
          <w:p w14:paraId="7327675D"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55</w:t>
            </w:r>
          </w:p>
        </w:tc>
        <w:tc>
          <w:tcPr>
            <w:tcW w:w="2380" w:type="dxa"/>
            <w:hideMark/>
          </w:tcPr>
          <w:p w14:paraId="49B55CA3"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ZUMA-1 (Baseline)</w:t>
            </w:r>
          </w:p>
        </w:tc>
      </w:tr>
      <w:tr w:rsidR="000C069A" w:rsidRPr="000C069A" w14:paraId="27820D96" w14:textId="77777777" w:rsidTr="000C069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6738BFFB"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lastRenderedPageBreak/>
              <w:t>HALLMARK_COAGULATION</w:t>
            </w:r>
          </w:p>
        </w:tc>
        <w:tc>
          <w:tcPr>
            <w:tcW w:w="1275" w:type="dxa"/>
            <w:hideMark/>
          </w:tcPr>
          <w:p w14:paraId="0729F8E6"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0.252941</w:t>
            </w:r>
          </w:p>
        </w:tc>
        <w:tc>
          <w:tcPr>
            <w:tcW w:w="1134" w:type="dxa"/>
            <w:hideMark/>
          </w:tcPr>
          <w:p w14:paraId="703E3491"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0.674510</w:t>
            </w:r>
          </w:p>
        </w:tc>
        <w:tc>
          <w:tcPr>
            <w:tcW w:w="968" w:type="dxa"/>
            <w:hideMark/>
          </w:tcPr>
          <w:p w14:paraId="1D73948A"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0.09</w:t>
            </w:r>
          </w:p>
        </w:tc>
        <w:tc>
          <w:tcPr>
            <w:tcW w:w="726" w:type="dxa"/>
            <w:hideMark/>
          </w:tcPr>
          <w:p w14:paraId="76164154"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0.38</w:t>
            </w:r>
          </w:p>
        </w:tc>
        <w:tc>
          <w:tcPr>
            <w:tcW w:w="723" w:type="dxa"/>
            <w:hideMark/>
          </w:tcPr>
          <w:p w14:paraId="4ED5337E"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1.16</w:t>
            </w:r>
          </w:p>
        </w:tc>
        <w:tc>
          <w:tcPr>
            <w:tcW w:w="590" w:type="dxa"/>
            <w:hideMark/>
          </w:tcPr>
          <w:p w14:paraId="64254BE7"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35</w:t>
            </w:r>
          </w:p>
        </w:tc>
        <w:tc>
          <w:tcPr>
            <w:tcW w:w="2380" w:type="dxa"/>
            <w:hideMark/>
          </w:tcPr>
          <w:p w14:paraId="05DDC2AD"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ZUMA-1 (Baseline)</w:t>
            </w:r>
          </w:p>
        </w:tc>
      </w:tr>
      <w:tr w:rsidR="000C069A" w:rsidRPr="000C069A" w14:paraId="53EE3432" w14:textId="77777777" w:rsidTr="000C069A">
        <w:trPr>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435009CF"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HALLMARK_APOPTOSIS</w:t>
            </w:r>
          </w:p>
        </w:tc>
        <w:tc>
          <w:tcPr>
            <w:tcW w:w="1275" w:type="dxa"/>
            <w:hideMark/>
          </w:tcPr>
          <w:p w14:paraId="70952DA0"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0.399314</w:t>
            </w:r>
          </w:p>
        </w:tc>
        <w:tc>
          <w:tcPr>
            <w:tcW w:w="1134" w:type="dxa"/>
            <w:hideMark/>
          </w:tcPr>
          <w:p w14:paraId="260454C1"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0.915343</w:t>
            </w:r>
          </w:p>
        </w:tc>
        <w:tc>
          <w:tcPr>
            <w:tcW w:w="968" w:type="dxa"/>
            <w:hideMark/>
          </w:tcPr>
          <w:p w14:paraId="0F342CE2"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0.06</w:t>
            </w:r>
          </w:p>
        </w:tc>
        <w:tc>
          <w:tcPr>
            <w:tcW w:w="726" w:type="dxa"/>
            <w:hideMark/>
          </w:tcPr>
          <w:p w14:paraId="5FAA997D"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0.34</w:t>
            </w:r>
          </w:p>
        </w:tc>
        <w:tc>
          <w:tcPr>
            <w:tcW w:w="723" w:type="dxa"/>
            <w:hideMark/>
          </w:tcPr>
          <w:p w14:paraId="2ECF43E0"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1.07</w:t>
            </w:r>
          </w:p>
        </w:tc>
        <w:tc>
          <w:tcPr>
            <w:tcW w:w="590" w:type="dxa"/>
            <w:hideMark/>
          </w:tcPr>
          <w:p w14:paraId="606BBEB1"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41</w:t>
            </w:r>
          </w:p>
        </w:tc>
        <w:tc>
          <w:tcPr>
            <w:tcW w:w="2380" w:type="dxa"/>
            <w:hideMark/>
          </w:tcPr>
          <w:p w14:paraId="207F6FBC"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ZUMA-1 (Baseline)</w:t>
            </w:r>
          </w:p>
        </w:tc>
      </w:tr>
      <w:tr w:rsidR="000C069A" w:rsidRPr="000C069A" w14:paraId="27268B21" w14:textId="77777777" w:rsidTr="000C069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74554524"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HALLMARK_G2M_CHECKPOINT</w:t>
            </w:r>
          </w:p>
        </w:tc>
        <w:tc>
          <w:tcPr>
            <w:tcW w:w="1275" w:type="dxa"/>
            <w:hideMark/>
          </w:tcPr>
          <w:p w14:paraId="064A7443"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0.419532</w:t>
            </w:r>
          </w:p>
        </w:tc>
        <w:tc>
          <w:tcPr>
            <w:tcW w:w="1134" w:type="dxa"/>
            <w:hideMark/>
          </w:tcPr>
          <w:p w14:paraId="715ADD51"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0.915343</w:t>
            </w:r>
          </w:p>
        </w:tc>
        <w:tc>
          <w:tcPr>
            <w:tcW w:w="968" w:type="dxa"/>
            <w:hideMark/>
          </w:tcPr>
          <w:p w14:paraId="45E9685B"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0.07</w:t>
            </w:r>
          </w:p>
        </w:tc>
        <w:tc>
          <w:tcPr>
            <w:tcW w:w="726" w:type="dxa"/>
            <w:hideMark/>
          </w:tcPr>
          <w:p w14:paraId="265555AF"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0.45</w:t>
            </w:r>
          </w:p>
        </w:tc>
        <w:tc>
          <w:tcPr>
            <w:tcW w:w="723" w:type="dxa"/>
            <w:hideMark/>
          </w:tcPr>
          <w:p w14:paraId="32C4E042"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1.04</w:t>
            </w:r>
          </w:p>
        </w:tc>
        <w:tc>
          <w:tcPr>
            <w:tcW w:w="590" w:type="dxa"/>
            <w:hideMark/>
          </w:tcPr>
          <w:p w14:paraId="45DC1AF8"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10</w:t>
            </w:r>
          </w:p>
        </w:tc>
        <w:tc>
          <w:tcPr>
            <w:tcW w:w="2380" w:type="dxa"/>
            <w:hideMark/>
          </w:tcPr>
          <w:p w14:paraId="28037184"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ZUMA-1 (Baseline)</w:t>
            </w:r>
          </w:p>
        </w:tc>
      </w:tr>
      <w:tr w:rsidR="000C069A" w:rsidRPr="000C069A" w14:paraId="65130380" w14:textId="77777777" w:rsidTr="000C069A">
        <w:trPr>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0CB430FB"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HALLMARK_UV_RESPONSE_DN</w:t>
            </w:r>
          </w:p>
        </w:tc>
        <w:tc>
          <w:tcPr>
            <w:tcW w:w="1275" w:type="dxa"/>
            <w:hideMark/>
          </w:tcPr>
          <w:p w14:paraId="77C7C54D"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0.459821</w:t>
            </w:r>
          </w:p>
        </w:tc>
        <w:tc>
          <w:tcPr>
            <w:tcW w:w="1134" w:type="dxa"/>
            <w:hideMark/>
          </w:tcPr>
          <w:p w14:paraId="45E91D0C"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0.917647</w:t>
            </w:r>
          </w:p>
        </w:tc>
        <w:tc>
          <w:tcPr>
            <w:tcW w:w="968" w:type="dxa"/>
            <w:hideMark/>
          </w:tcPr>
          <w:p w14:paraId="1B0C3BCA"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0.14</w:t>
            </w:r>
          </w:p>
        </w:tc>
        <w:tc>
          <w:tcPr>
            <w:tcW w:w="726" w:type="dxa"/>
            <w:hideMark/>
          </w:tcPr>
          <w:p w14:paraId="3F5E7379"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-0.32</w:t>
            </w:r>
          </w:p>
        </w:tc>
        <w:tc>
          <w:tcPr>
            <w:tcW w:w="723" w:type="dxa"/>
            <w:hideMark/>
          </w:tcPr>
          <w:p w14:paraId="2580C08D"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-0.99</w:t>
            </w:r>
          </w:p>
        </w:tc>
        <w:tc>
          <w:tcPr>
            <w:tcW w:w="590" w:type="dxa"/>
            <w:hideMark/>
          </w:tcPr>
          <w:p w14:paraId="5767A1A9"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15</w:t>
            </w:r>
          </w:p>
        </w:tc>
        <w:tc>
          <w:tcPr>
            <w:tcW w:w="2380" w:type="dxa"/>
            <w:hideMark/>
          </w:tcPr>
          <w:p w14:paraId="3DB1B254"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ZUMA-1 (Baseline)</w:t>
            </w:r>
          </w:p>
        </w:tc>
      </w:tr>
      <w:tr w:rsidR="000C069A" w:rsidRPr="000C069A" w14:paraId="53AEEE50" w14:textId="77777777" w:rsidTr="000C069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257A2E2D"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HALLMARK_XENOBIOTIC_METABOLISM</w:t>
            </w:r>
          </w:p>
        </w:tc>
        <w:tc>
          <w:tcPr>
            <w:tcW w:w="1275" w:type="dxa"/>
            <w:hideMark/>
          </w:tcPr>
          <w:p w14:paraId="5B4A44AB"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0.526786</w:t>
            </w:r>
          </w:p>
        </w:tc>
        <w:tc>
          <w:tcPr>
            <w:tcW w:w="1134" w:type="dxa"/>
            <w:hideMark/>
          </w:tcPr>
          <w:p w14:paraId="4B394989"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0.917647</w:t>
            </w:r>
          </w:p>
        </w:tc>
        <w:tc>
          <w:tcPr>
            <w:tcW w:w="968" w:type="dxa"/>
            <w:hideMark/>
          </w:tcPr>
          <w:p w14:paraId="6FC6D872"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0.13</w:t>
            </w:r>
          </w:p>
        </w:tc>
        <w:tc>
          <w:tcPr>
            <w:tcW w:w="726" w:type="dxa"/>
            <w:hideMark/>
          </w:tcPr>
          <w:p w14:paraId="3A6A78C9"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-0.31</w:t>
            </w:r>
          </w:p>
        </w:tc>
        <w:tc>
          <w:tcPr>
            <w:tcW w:w="723" w:type="dxa"/>
            <w:hideMark/>
          </w:tcPr>
          <w:p w14:paraId="21A89C1A"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-0.97</w:t>
            </w:r>
          </w:p>
        </w:tc>
        <w:tc>
          <w:tcPr>
            <w:tcW w:w="590" w:type="dxa"/>
            <w:hideMark/>
          </w:tcPr>
          <w:p w14:paraId="5C794632"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15</w:t>
            </w:r>
          </w:p>
        </w:tc>
        <w:tc>
          <w:tcPr>
            <w:tcW w:w="2380" w:type="dxa"/>
            <w:hideMark/>
          </w:tcPr>
          <w:p w14:paraId="3386C135"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ZUMA-1 (Baseline)</w:t>
            </w:r>
          </w:p>
        </w:tc>
      </w:tr>
      <w:tr w:rsidR="000C069A" w:rsidRPr="000C069A" w14:paraId="679F3400" w14:textId="77777777" w:rsidTr="000C069A">
        <w:trPr>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78F947A7"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HALLMARK_UV_RESPONSE_UP</w:t>
            </w:r>
          </w:p>
        </w:tc>
        <w:tc>
          <w:tcPr>
            <w:tcW w:w="1275" w:type="dxa"/>
            <w:hideMark/>
          </w:tcPr>
          <w:p w14:paraId="0E3ED4A5"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0.609475</w:t>
            </w:r>
          </w:p>
        </w:tc>
        <w:tc>
          <w:tcPr>
            <w:tcW w:w="1134" w:type="dxa"/>
            <w:hideMark/>
          </w:tcPr>
          <w:p w14:paraId="1B7084E7"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0.917647</w:t>
            </w:r>
          </w:p>
        </w:tc>
        <w:tc>
          <w:tcPr>
            <w:tcW w:w="968" w:type="dxa"/>
            <w:hideMark/>
          </w:tcPr>
          <w:p w14:paraId="46A745EB"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0.05</w:t>
            </w:r>
          </w:p>
        </w:tc>
        <w:tc>
          <w:tcPr>
            <w:tcW w:w="726" w:type="dxa"/>
            <w:hideMark/>
          </w:tcPr>
          <w:p w14:paraId="1A322476"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0.34</w:t>
            </w:r>
          </w:p>
        </w:tc>
        <w:tc>
          <w:tcPr>
            <w:tcW w:w="723" w:type="dxa"/>
            <w:hideMark/>
          </w:tcPr>
          <w:p w14:paraId="10AD7F6A"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0.90</w:t>
            </w:r>
          </w:p>
        </w:tc>
        <w:tc>
          <w:tcPr>
            <w:tcW w:w="590" w:type="dxa"/>
            <w:hideMark/>
          </w:tcPr>
          <w:p w14:paraId="6AFDAFFD"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17</w:t>
            </w:r>
          </w:p>
        </w:tc>
        <w:tc>
          <w:tcPr>
            <w:tcW w:w="2380" w:type="dxa"/>
            <w:hideMark/>
          </w:tcPr>
          <w:p w14:paraId="21557CBD"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ZUMA-1 (Baseline)</w:t>
            </w:r>
          </w:p>
        </w:tc>
      </w:tr>
      <w:tr w:rsidR="000C069A" w:rsidRPr="000C069A" w14:paraId="3664FEA7" w14:textId="77777777" w:rsidTr="000C069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619ADFEE"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HALLMARK_APICAL_JUNCTION</w:t>
            </w:r>
          </w:p>
        </w:tc>
        <w:tc>
          <w:tcPr>
            <w:tcW w:w="1275" w:type="dxa"/>
            <w:hideMark/>
          </w:tcPr>
          <w:p w14:paraId="0D8D97F0"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0.613260</w:t>
            </w:r>
          </w:p>
        </w:tc>
        <w:tc>
          <w:tcPr>
            <w:tcW w:w="1134" w:type="dxa"/>
            <w:hideMark/>
          </w:tcPr>
          <w:p w14:paraId="0C0A89F0"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0.917647</w:t>
            </w:r>
          </w:p>
        </w:tc>
        <w:tc>
          <w:tcPr>
            <w:tcW w:w="968" w:type="dxa"/>
            <w:hideMark/>
          </w:tcPr>
          <w:p w14:paraId="0B5A7510"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0.13</w:t>
            </w:r>
          </w:p>
        </w:tc>
        <w:tc>
          <w:tcPr>
            <w:tcW w:w="726" w:type="dxa"/>
            <w:hideMark/>
          </w:tcPr>
          <w:p w14:paraId="2849951F"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-0.24</w:t>
            </w:r>
          </w:p>
        </w:tc>
        <w:tc>
          <w:tcPr>
            <w:tcW w:w="723" w:type="dxa"/>
            <w:hideMark/>
          </w:tcPr>
          <w:p w14:paraId="29EA837B"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-0.91</w:t>
            </w:r>
          </w:p>
        </w:tc>
        <w:tc>
          <w:tcPr>
            <w:tcW w:w="590" w:type="dxa"/>
            <w:hideMark/>
          </w:tcPr>
          <w:p w14:paraId="24C2C886"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27</w:t>
            </w:r>
          </w:p>
        </w:tc>
        <w:tc>
          <w:tcPr>
            <w:tcW w:w="2380" w:type="dxa"/>
            <w:hideMark/>
          </w:tcPr>
          <w:p w14:paraId="5F93710E"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ZUMA-1 (Baseline)</w:t>
            </w:r>
          </w:p>
        </w:tc>
      </w:tr>
      <w:tr w:rsidR="000C069A" w:rsidRPr="000C069A" w14:paraId="09BA6F52" w14:textId="77777777" w:rsidTr="000C069A">
        <w:trPr>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5B8A1AF7"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HALLMARK_P53_PATHWAY</w:t>
            </w:r>
          </w:p>
        </w:tc>
        <w:tc>
          <w:tcPr>
            <w:tcW w:w="1275" w:type="dxa"/>
            <w:hideMark/>
          </w:tcPr>
          <w:p w14:paraId="5C396ED0"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0.622549</w:t>
            </w:r>
          </w:p>
        </w:tc>
        <w:tc>
          <w:tcPr>
            <w:tcW w:w="1134" w:type="dxa"/>
            <w:hideMark/>
          </w:tcPr>
          <w:p w14:paraId="225D0FC9"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0.917647</w:t>
            </w:r>
          </w:p>
        </w:tc>
        <w:tc>
          <w:tcPr>
            <w:tcW w:w="968" w:type="dxa"/>
            <w:hideMark/>
          </w:tcPr>
          <w:p w14:paraId="67334CE9"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0.12</w:t>
            </w:r>
          </w:p>
        </w:tc>
        <w:tc>
          <w:tcPr>
            <w:tcW w:w="726" w:type="dxa"/>
            <w:hideMark/>
          </w:tcPr>
          <w:p w14:paraId="361A7E02"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-0.25</w:t>
            </w:r>
          </w:p>
        </w:tc>
        <w:tc>
          <w:tcPr>
            <w:tcW w:w="723" w:type="dxa"/>
            <w:hideMark/>
          </w:tcPr>
          <w:p w14:paraId="3160D3C4"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-0.89</w:t>
            </w:r>
          </w:p>
        </w:tc>
        <w:tc>
          <w:tcPr>
            <w:tcW w:w="590" w:type="dxa"/>
            <w:hideMark/>
          </w:tcPr>
          <w:p w14:paraId="6AA8D327"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22</w:t>
            </w:r>
          </w:p>
        </w:tc>
        <w:tc>
          <w:tcPr>
            <w:tcW w:w="2380" w:type="dxa"/>
            <w:hideMark/>
          </w:tcPr>
          <w:p w14:paraId="69B96DE9"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ZUMA-1 (Baseline)</w:t>
            </w:r>
          </w:p>
        </w:tc>
      </w:tr>
      <w:tr w:rsidR="000C069A" w:rsidRPr="000C069A" w14:paraId="294BB35F" w14:textId="77777777" w:rsidTr="000C069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504D50F0"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HALLMARK_KRAS_SIGNALING_UP</w:t>
            </w:r>
          </w:p>
        </w:tc>
        <w:tc>
          <w:tcPr>
            <w:tcW w:w="1275" w:type="dxa"/>
            <w:hideMark/>
          </w:tcPr>
          <w:p w14:paraId="4126F136"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0.650000</w:t>
            </w:r>
          </w:p>
        </w:tc>
        <w:tc>
          <w:tcPr>
            <w:tcW w:w="1134" w:type="dxa"/>
            <w:hideMark/>
          </w:tcPr>
          <w:p w14:paraId="0E007F49"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0.917647</w:t>
            </w:r>
          </w:p>
        </w:tc>
        <w:tc>
          <w:tcPr>
            <w:tcW w:w="968" w:type="dxa"/>
            <w:hideMark/>
          </w:tcPr>
          <w:p w14:paraId="441FBEC1"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0.16</w:t>
            </w:r>
          </w:p>
        </w:tc>
        <w:tc>
          <w:tcPr>
            <w:tcW w:w="726" w:type="dxa"/>
            <w:hideMark/>
          </w:tcPr>
          <w:p w14:paraId="10E5C48A"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-0.21</w:t>
            </w:r>
          </w:p>
        </w:tc>
        <w:tc>
          <w:tcPr>
            <w:tcW w:w="723" w:type="dxa"/>
            <w:hideMark/>
          </w:tcPr>
          <w:p w14:paraId="59B18E1D"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-0.91</w:t>
            </w:r>
          </w:p>
        </w:tc>
        <w:tc>
          <w:tcPr>
            <w:tcW w:w="590" w:type="dxa"/>
            <w:hideMark/>
          </w:tcPr>
          <w:p w14:paraId="0BA5E048"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45</w:t>
            </w:r>
          </w:p>
        </w:tc>
        <w:tc>
          <w:tcPr>
            <w:tcW w:w="2380" w:type="dxa"/>
            <w:hideMark/>
          </w:tcPr>
          <w:p w14:paraId="7599D34A"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ZUMA-1 (Baseline)</w:t>
            </w:r>
          </w:p>
        </w:tc>
      </w:tr>
      <w:tr w:rsidR="000C069A" w:rsidRPr="000C069A" w14:paraId="6DEE4DA2" w14:textId="77777777" w:rsidTr="000C069A">
        <w:trPr>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582D1628"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HALLMARK_EPITHELIAL_MESENCHYMAL_TRANSITION</w:t>
            </w:r>
          </w:p>
        </w:tc>
        <w:tc>
          <w:tcPr>
            <w:tcW w:w="1275" w:type="dxa"/>
            <w:hideMark/>
          </w:tcPr>
          <w:p w14:paraId="54B7E3C8"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0.796407</w:t>
            </w:r>
          </w:p>
        </w:tc>
        <w:tc>
          <w:tcPr>
            <w:tcW w:w="1134" w:type="dxa"/>
            <w:hideMark/>
          </w:tcPr>
          <w:p w14:paraId="2DAA5509"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1.000000</w:t>
            </w:r>
          </w:p>
        </w:tc>
        <w:tc>
          <w:tcPr>
            <w:tcW w:w="968" w:type="dxa"/>
            <w:hideMark/>
          </w:tcPr>
          <w:p w14:paraId="7A8D0AE4"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0.03</w:t>
            </w:r>
          </w:p>
        </w:tc>
        <w:tc>
          <w:tcPr>
            <w:tcW w:w="726" w:type="dxa"/>
            <w:hideMark/>
          </w:tcPr>
          <w:p w14:paraId="0FE7B7C1"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0.26</w:t>
            </w:r>
          </w:p>
        </w:tc>
        <w:tc>
          <w:tcPr>
            <w:tcW w:w="723" w:type="dxa"/>
            <w:hideMark/>
          </w:tcPr>
          <w:p w14:paraId="47812262"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0.77</w:t>
            </w:r>
          </w:p>
        </w:tc>
        <w:tc>
          <w:tcPr>
            <w:tcW w:w="590" w:type="dxa"/>
            <w:hideMark/>
          </w:tcPr>
          <w:p w14:paraId="4010D714"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30</w:t>
            </w:r>
          </w:p>
        </w:tc>
        <w:tc>
          <w:tcPr>
            <w:tcW w:w="2380" w:type="dxa"/>
            <w:hideMark/>
          </w:tcPr>
          <w:p w14:paraId="6117ED0F"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ZUMA-1 (Baseline)</w:t>
            </w:r>
          </w:p>
        </w:tc>
      </w:tr>
      <w:tr w:rsidR="000C069A" w:rsidRPr="000C069A" w14:paraId="0F690943" w14:textId="77777777" w:rsidTr="000C069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6A254359"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HALLMARK_MYOGENESIS</w:t>
            </w:r>
          </w:p>
        </w:tc>
        <w:tc>
          <w:tcPr>
            <w:tcW w:w="1275" w:type="dxa"/>
            <w:hideMark/>
          </w:tcPr>
          <w:p w14:paraId="3295A525"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0.914698</w:t>
            </w:r>
          </w:p>
        </w:tc>
        <w:tc>
          <w:tcPr>
            <w:tcW w:w="1134" w:type="dxa"/>
            <w:hideMark/>
          </w:tcPr>
          <w:p w14:paraId="31ED40ED"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1.000000</w:t>
            </w:r>
          </w:p>
        </w:tc>
        <w:tc>
          <w:tcPr>
            <w:tcW w:w="968" w:type="dxa"/>
            <w:hideMark/>
          </w:tcPr>
          <w:p w14:paraId="75E09EAF"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0.03</w:t>
            </w:r>
          </w:p>
        </w:tc>
        <w:tc>
          <w:tcPr>
            <w:tcW w:w="726" w:type="dxa"/>
            <w:hideMark/>
          </w:tcPr>
          <w:p w14:paraId="45349091"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0.26</w:t>
            </w:r>
          </w:p>
        </w:tc>
        <w:tc>
          <w:tcPr>
            <w:tcW w:w="723" w:type="dxa"/>
            <w:hideMark/>
          </w:tcPr>
          <w:p w14:paraId="0C9AE139"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0.65</w:t>
            </w:r>
          </w:p>
        </w:tc>
        <w:tc>
          <w:tcPr>
            <w:tcW w:w="590" w:type="dxa"/>
            <w:hideMark/>
          </w:tcPr>
          <w:p w14:paraId="2CBEF351"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13</w:t>
            </w:r>
          </w:p>
        </w:tc>
        <w:tc>
          <w:tcPr>
            <w:tcW w:w="2380" w:type="dxa"/>
            <w:hideMark/>
          </w:tcPr>
          <w:p w14:paraId="34893954"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ZUMA-1 (Baseline)</w:t>
            </w:r>
          </w:p>
        </w:tc>
      </w:tr>
      <w:tr w:rsidR="000C069A" w:rsidRPr="000C069A" w14:paraId="00F2F604" w14:textId="77777777" w:rsidTr="000C069A">
        <w:trPr>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4B94F63A"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HALLMARK_KRAS_SIGNALING_DN</w:t>
            </w:r>
          </w:p>
        </w:tc>
        <w:tc>
          <w:tcPr>
            <w:tcW w:w="1275" w:type="dxa"/>
            <w:hideMark/>
          </w:tcPr>
          <w:p w14:paraId="2CB6F353"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0.929239</w:t>
            </w:r>
          </w:p>
        </w:tc>
        <w:tc>
          <w:tcPr>
            <w:tcW w:w="1134" w:type="dxa"/>
            <w:hideMark/>
          </w:tcPr>
          <w:p w14:paraId="01A19258"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1.000000</w:t>
            </w:r>
          </w:p>
        </w:tc>
        <w:tc>
          <w:tcPr>
            <w:tcW w:w="968" w:type="dxa"/>
            <w:hideMark/>
          </w:tcPr>
          <w:p w14:paraId="2E77EF9E"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0.03</w:t>
            </w:r>
          </w:p>
        </w:tc>
        <w:tc>
          <w:tcPr>
            <w:tcW w:w="726" w:type="dxa"/>
            <w:hideMark/>
          </w:tcPr>
          <w:p w14:paraId="4A305C56"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0.26</w:t>
            </w:r>
          </w:p>
        </w:tc>
        <w:tc>
          <w:tcPr>
            <w:tcW w:w="723" w:type="dxa"/>
            <w:hideMark/>
          </w:tcPr>
          <w:p w14:paraId="3C532FB7"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0.62</w:t>
            </w:r>
          </w:p>
        </w:tc>
        <w:tc>
          <w:tcPr>
            <w:tcW w:w="590" w:type="dxa"/>
            <w:hideMark/>
          </w:tcPr>
          <w:p w14:paraId="5E5A40D1"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12</w:t>
            </w:r>
          </w:p>
        </w:tc>
        <w:tc>
          <w:tcPr>
            <w:tcW w:w="2380" w:type="dxa"/>
            <w:hideMark/>
          </w:tcPr>
          <w:p w14:paraId="47757AC0"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ZUMA-1 (Baseline)</w:t>
            </w:r>
          </w:p>
        </w:tc>
      </w:tr>
      <w:tr w:rsidR="000C069A" w:rsidRPr="000C069A" w14:paraId="034A0339" w14:textId="77777777" w:rsidTr="000C069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03D497E7"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HALLMARK_HYPOXIA</w:t>
            </w:r>
          </w:p>
        </w:tc>
        <w:tc>
          <w:tcPr>
            <w:tcW w:w="1275" w:type="dxa"/>
            <w:hideMark/>
          </w:tcPr>
          <w:p w14:paraId="0DD41EFC"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1.000000</w:t>
            </w:r>
          </w:p>
        </w:tc>
        <w:tc>
          <w:tcPr>
            <w:tcW w:w="1134" w:type="dxa"/>
            <w:hideMark/>
          </w:tcPr>
          <w:p w14:paraId="1DB57303"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1.000000</w:t>
            </w:r>
          </w:p>
        </w:tc>
        <w:tc>
          <w:tcPr>
            <w:tcW w:w="968" w:type="dxa"/>
            <w:hideMark/>
          </w:tcPr>
          <w:p w14:paraId="5509FCE8"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0.02</w:t>
            </w:r>
          </w:p>
        </w:tc>
        <w:tc>
          <w:tcPr>
            <w:tcW w:w="726" w:type="dxa"/>
            <w:hideMark/>
          </w:tcPr>
          <w:p w14:paraId="7B3832E2"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0.16</w:t>
            </w:r>
          </w:p>
        </w:tc>
        <w:tc>
          <w:tcPr>
            <w:tcW w:w="723" w:type="dxa"/>
            <w:hideMark/>
          </w:tcPr>
          <w:p w14:paraId="360509CE"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0.40</w:t>
            </w:r>
          </w:p>
        </w:tc>
        <w:tc>
          <w:tcPr>
            <w:tcW w:w="590" w:type="dxa"/>
            <w:hideMark/>
          </w:tcPr>
          <w:p w14:paraId="7A55E77E"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14</w:t>
            </w:r>
          </w:p>
        </w:tc>
        <w:tc>
          <w:tcPr>
            <w:tcW w:w="2380" w:type="dxa"/>
            <w:hideMark/>
          </w:tcPr>
          <w:p w14:paraId="4C9ECDCD"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ZUMA-1 (Baseline)</w:t>
            </w:r>
          </w:p>
        </w:tc>
      </w:tr>
      <w:tr w:rsidR="000C069A" w:rsidRPr="000C069A" w14:paraId="6B640954" w14:textId="77777777" w:rsidTr="000C069A">
        <w:trPr>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496A5BB4"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HALLMARK_IL2_STAT5_SIGNALING</w:t>
            </w:r>
          </w:p>
        </w:tc>
        <w:tc>
          <w:tcPr>
            <w:tcW w:w="1275" w:type="dxa"/>
            <w:hideMark/>
          </w:tcPr>
          <w:p w14:paraId="104CD280"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1.000000</w:t>
            </w:r>
          </w:p>
        </w:tc>
        <w:tc>
          <w:tcPr>
            <w:tcW w:w="1134" w:type="dxa"/>
            <w:hideMark/>
          </w:tcPr>
          <w:p w14:paraId="6E343544"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1.000000</w:t>
            </w:r>
          </w:p>
        </w:tc>
        <w:tc>
          <w:tcPr>
            <w:tcW w:w="968" w:type="dxa"/>
            <w:hideMark/>
          </w:tcPr>
          <w:p w14:paraId="63EC5774"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0.02</w:t>
            </w:r>
          </w:p>
        </w:tc>
        <w:tc>
          <w:tcPr>
            <w:tcW w:w="726" w:type="dxa"/>
            <w:hideMark/>
          </w:tcPr>
          <w:p w14:paraId="7CE3F0C0"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0.14</w:t>
            </w:r>
          </w:p>
        </w:tc>
        <w:tc>
          <w:tcPr>
            <w:tcW w:w="723" w:type="dxa"/>
            <w:hideMark/>
          </w:tcPr>
          <w:p w14:paraId="4F98005E"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0.45</w:t>
            </w:r>
          </w:p>
        </w:tc>
        <w:tc>
          <w:tcPr>
            <w:tcW w:w="590" w:type="dxa"/>
            <w:hideMark/>
          </w:tcPr>
          <w:p w14:paraId="1552F17D"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56</w:t>
            </w:r>
          </w:p>
        </w:tc>
        <w:tc>
          <w:tcPr>
            <w:tcW w:w="2380" w:type="dxa"/>
            <w:hideMark/>
          </w:tcPr>
          <w:p w14:paraId="2A070BFF"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ZUMA-1 (Baseline)</w:t>
            </w:r>
          </w:p>
        </w:tc>
      </w:tr>
      <w:tr w:rsidR="000C069A" w:rsidRPr="000C069A" w14:paraId="774D60A1" w14:textId="77777777" w:rsidTr="000C069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77C6D798"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HALLMARK_INFLAMMATORY_RESPONSE</w:t>
            </w:r>
          </w:p>
        </w:tc>
        <w:tc>
          <w:tcPr>
            <w:tcW w:w="1275" w:type="dxa"/>
            <w:hideMark/>
          </w:tcPr>
          <w:p w14:paraId="2249DAA1"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1.000000</w:t>
            </w:r>
          </w:p>
        </w:tc>
        <w:tc>
          <w:tcPr>
            <w:tcW w:w="1134" w:type="dxa"/>
            <w:hideMark/>
          </w:tcPr>
          <w:p w14:paraId="0655286F"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1.000000</w:t>
            </w:r>
          </w:p>
        </w:tc>
        <w:tc>
          <w:tcPr>
            <w:tcW w:w="968" w:type="dxa"/>
            <w:hideMark/>
          </w:tcPr>
          <w:p w14:paraId="0BFCEAEA"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0.18</w:t>
            </w:r>
          </w:p>
        </w:tc>
        <w:tc>
          <w:tcPr>
            <w:tcW w:w="726" w:type="dxa"/>
            <w:hideMark/>
          </w:tcPr>
          <w:p w14:paraId="00CCDC84"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-0.12</w:t>
            </w:r>
          </w:p>
        </w:tc>
        <w:tc>
          <w:tcPr>
            <w:tcW w:w="723" w:type="dxa"/>
            <w:hideMark/>
          </w:tcPr>
          <w:p w14:paraId="4E346EB2"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-0.56</w:t>
            </w:r>
          </w:p>
        </w:tc>
        <w:tc>
          <w:tcPr>
            <w:tcW w:w="590" w:type="dxa"/>
            <w:hideMark/>
          </w:tcPr>
          <w:p w14:paraId="4C878C17"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85</w:t>
            </w:r>
          </w:p>
        </w:tc>
        <w:tc>
          <w:tcPr>
            <w:tcW w:w="2380" w:type="dxa"/>
            <w:hideMark/>
          </w:tcPr>
          <w:p w14:paraId="0716231A"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ZUMA-1 (Baseline)</w:t>
            </w:r>
          </w:p>
        </w:tc>
      </w:tr>
      <w:tr w:rsidR="000C069A" w:rsidRPr="000C069A" w14:paraId="4514E5F3" w14:textId="77777777" w:rsidTr="000C069A">
        <w:trPr>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6E80E590" w14:textId="77777777" w:rsidR="000C069A" w:rsidRPr="000C069A" w:rsidRDefault="000C069A" w:rsidP="00D81832">
            <w:pPr>
              <w:jc w:val="both"/>
              <w:rPr>
                <w:rFonts w:ascii="Times New Roman" w:hAnsi="Times New Roman" w:cs="Times New Roman"/>
                <w:b w:val="0"/>
                <w:bCs w:val="0"/>
                <w:lang w:val="en-US"/>
              </w:rPr>
            </w:pPr>
            <w:r w:rsidRPr="000C069A">
              <w:rPr>
                <w:rFonts w:ascii="Times New Roman" w:hAnsi="Times New Roman" w:cs="Times New Roman"/>
                <w:b w:val="0"/>
                <w:bCs w:val="0"/>
                <w:lang w:val="en-US"/>
              </w:rPr>
              <w:t>HALLMARK_TNFA_SIGNALING_VIA_NFKB</w:t>
            </w:r>
          </w:p>
        </w:tc>
        <w:tc>
          <w:tcPr>
            <w:tcW w:w="1275" w:type="dxa"/>
            <w:hideMark/>
          </w:tcPr>
          <w:p w14:paraId="61F3C6DD"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1.000000</w:t>
            </w:r>
          </w:p>
        </w:tc>
        <w:tc>
          <w:tcPr>
            <w:tcW w:w="1134" w:type="dxa"/>
            <w:hideMark/>
          </w:tcPr>
          <w:p w14:paraId="6020E85F"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1.000000</w:t>
            </w:r>
          </w:p>
        </w:tc>
        <w:tc>
          <w:tcPr>
            <w:tcW w:w="968" w:type="dxa"/>
            <w:hideMark/>
          </w:tcPr>
          <w:p w14:paraId="697F676A"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0.01</w:t>
            </w:r>
          </w:p>
        </w:tc>
        <w:tc>
          <w:tcPr>
            <w:tcW w:w="726" w:type="dxa"/>
            <w:hideMark/>
          </w:tcPr>
          <w:p w14:paraId="57AF44B8"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0.15</w:t>
            </w:r>
          </w:p>
        </w:tc>
        <w:tc>
          <w:tcPr>
            <w:tcW w:w="723" w:type="dxa"/>
            <w:hideMark/>
          </w:tcPr>
          <w:p w14:paraId="79EC204E"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0.48</w:t>
            </w:r>
          </w:p>
        </w:tc>
        <w:tc>
          <w:tcPr>
            <w:tcW w:w="590" w:type="dxa"/>
            <w:hideMark/>
          </w:tcPr>
          <w:p w14:paraId="72A04BE4"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59</w:t>
            </w:r>
          </w:p>
        </w:tc>
        <w:tc>
          <w:tcPr>
            <w:tcW w:w="2380" w:type="dxa"/>
            <w:hideMark/>
          </w:tcPr>
          <w:p w14:paraId="0A8C57E7"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ZUMA-1 (Baseline)</w:t>
            </w:r>
          </w:p>
        </w:tc>
      </w:tr>
      <w:tr w:rsidR="000C069A" w:rsidRPr="000C069A" w14:paraId="44DF30AE" w14:textId="77777777" w:rsidTr="000C069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4DC67B7C"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HALLMARK_NOTCH_SIGNALING</w:t>
            </w:r>
          </w:p>
        </w:tc>
        <w:tc>
          <w:tcPr>
            <w:tcW w:w="1275" w:type="dxa"/>
            <w:hideMark/>
          </w:tcPr>
          <w:p w14:paraId="527C2694"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0.002245</w:t>
            </w:r>
          </w:p>
        </w:tc>
        <w:tc>
          <w:tcPr>
            <w:tcW w:w="1134" w:type="dxa"/>
            <w:hideMark/>
          </w:tcPr>
          <w:p w14:paraId="7FE0D022"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0.055251</w:t>
            </w:r>
          </w:p>
        </w:tc>
        <w:tc>
          <w:tcPr>
            <w:tcW w:w="968" w:type="dxa"/>
            <w:hideMark/>
          </w:tcPr>
          <w:p w14:paraId="6E9D966B"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0.43</w:t>
            </w:r>
          </w:p>
        </w:tc>
        <w:tc>
          <w:tcPr>
            <w:tcW w:w="726" w:type="dxa"/>
            <w:hideMark/>
          </w:tcPr>
          <w:p w14:paraId="2EA080A2"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0.71</w:t>
            </w:r>
          </w:p>
        </w:tc>
        <w:tc>
          <w:tcPr>
            <w:tcW w:w="723" w:type="dxa"/>
            <w:hideMark/>
          </w:tcPr>
          <w:p w14:paraId="5E7380C5"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1.74</w:t>
            </w:r>
          </w:p>
        </w:tc>
        <w:tc>
          <w:tcPr>
            <w:tcW w:w="590" w:type="dxa"/>
            <w:hideMark/>
          </w:tcPr>
          <w:p w14:paraId="101FEF12"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11</w:t>
            </w:r>
          </w:p>
        </w:tc>
        <w:tc>
          <w:tcPr>
            <w:tcW w:w="2380" w:type="dxa"/>
            <w:hideMark/>
          </w:tcPr>
          <w:p w14:paraId="34232F6D"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ZUMA-7 (</w:t>
            </w:r>
            <w:proofErr w:type="spellStart"/>
            <w:r w:rsidRPr="000C069A">
              <w:rPr>
                <w:rFonts w:ascii="Times New Roman" w:hAnsi="Times New Roman" w:cs="Times New Roman"/>
              </w:rPr>
              <w:t>Axi-cel</w:t>
            </w:r>
            <w:proofErr w:type="spellEnd"/>
            <w:r w:rsidRPr="000C069A">
              <w:rPr>
                <w:rFonts w:ascii="Times New Roman" w:hAnsi="Times New Roman" w:cs="Times New Roman"/>
              </w:rPr>
              <w:t>)</w:t>
            </w:r>
          </w:p>
        </w:tc>
      </w:tr>
      <w:tr w:rsidR="000C069A" w:rsidRPr="000C069A" w14:paraId="4AE7F8B1" w14:textId="77777777" w:rsidTr="000C069A">
        <w:trPr>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415B5303"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HALLMARK_E2F_TARGETS</w:t>
            </w:r>
          </w:p>
        </w:tc>
        <w:tc>
          <w:tcPr>
            <w:tcW w:w="1275" w:type="dxa"/>
            <w:hideMark/>
          </w:tcPr>
          <w:p w14:paraId="678C5EB9"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0.004378</w:t>
            </w:r>
          </w:p>
        </w:tc>
        <w:tc>
          <w:tcPr>
            <w:tcW w:w="1134" w:type="dxa"/>
            <w:hideMark/>
          </w:tcPr>
          <w:p w14:paraId="0F1AC7BC"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0.055251</w:t>
            </w:r>
          </w:p>
        </w:tc>
        <w:tc>
          <w:tcPr>
            <w:tcW w:w="968" w:type="dxa"/>
            <w:hideMark/>
          </w:tcPr>
          <w:p w14:paraId="116D39B0"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0.41</w:t>
            </w:r>
          </w:p>
        </w:tc>
        <w:tc>
          <w:tcPr>
            <w:tcW w:w="726" w:type="dxa"/>
            <w:hideMark/>
          </w:tcPr>
          <w:p w14:paraId="264AC5DE"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-0.43</w:t>
            </w:r>
          </w:p>
        </w:tc>
        <w:tc>
          <w:tcPr>
            <w:tcW w:w="723" w:type="dxa"/>
            <w:hideMark/>
          </w:tcPr>
          <w:p w14:paraId="1D95A094"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-1.81</w:t>
            </w:r>
          </w:p>
        </w:tc>
        <w:tc>
          <w:tcPr>
            <w:tcW w:w="590" w:type="dxa"/>
            <w:hideMark/>
          </w:tcPr>
          <w:p w14:paraId="103E19D2"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26</w:t>
            </w:r>
          </w:p>
        </w:tc>
        <w:tc>
          <w:tcPr>
            <w:tcW w:w="2380" w:type="dxa"/>
            <w:hideMark/>
          </w:tcPr>
          <w:p w14:paraId="39714EC7"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ZUMA-7 (</w:t>
            </w:r>
            <w:proofErr w:type="spellStart"/>
            <w:r w:rsidRPr="000C069A">
              <w:rPr>
                <w:rFonts w:ascii="Times New Roman" w:hAnsi="Times New Roman" w:cs="Times New Roman"/>
              </w:rPr>
              <w:t>Axi-cel</w:t>
            </w:r>
            <w:proofErr w:type="spellEnd"/>
            <w:r w:rsidRPr="000C069A">
              <w:rPr>
                <w:rFonts w:ascii="Times New Roman" w:hAnsi="Times New Roman" w:cs="Times New Roman"/>
              </w:rPr>
              <w:t>)</w:t>
            </w:r>
          </w:p>
        </w:tc>
      </w:tr>
      <w:tr w:rsidR="000C069A" w:rsidRPr="000C069A" w14:paraId="1F72EB61" w14:textId="77777777" w:rsidTr="000C069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403C7452"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HALLMARK_G2M_CHECKPOINT</w:t>
            </w:r>
          </w:p>
        </w:tc>
        <w:tc>
          <w:tcPr>
            <w:tcW w:w="1275" w:type="dxa"/>
            <w:hideMark/>
          </w:tcPr>
          <w:p w14:paraId="6A473558"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0.005023</w:t>
            </w:r>
          </w:p>
        </w:tc>
        <w:tc>
          <w:tcPr>
            <w:tcW w:w="1134" w:type="dxa"/>
            <w:hideMark/>
          </w:tcPr>
          <w:p w14:paraId="48D65CB7"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0.055251</w:t>
            </w:r>
          </w:p>
        </w:tc>
        <w:tc>
          <w:tcPr>
            <w:tcW w:w="968" w:type="dxa"/>
            <w:hideMark/>
          </w:tcPr>
          <w:p w14:paraId="62AFB9F6"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0.41</w:t>
            </w:r>
          </w:p>
        </w:tc>
        <w:tc>
          <w:tcPr>
            <w:tcW w:w="726" w:type="dxa"/>
            <w:hideMark/>
          </w:tcPr>
          <w:p w14:paraId="0A7DF846"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-0.51</w:t>
            </w:r>
          </w:p>
        </w:tc>
        <w:tc>
          <w:tcPr>
            <w:tcW w:w="723" w:type="dxa"/>
            <w:hideMark/>
          </w:tcPr>
          <w:p w14:paraId="1DAA4A1B"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-1.94</w:t>
            </w:r>
          </w:p>
        </w:tc>
        <w:tc>
          <w:tcPr>
            <w:tcW w:w="590" w:type="dxa"/>
            <w:hideMark/>
          </w:tcPr>
          <w:p w14:paraId="28E9BBE3"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18</w:t>
            </w:r>
          </w:p>
        </w:tc>
        <w:tc>
          <w:tcPr>
            <w:tcW w:w="2380" w:type="dxa"/>
            <w:hideMark/>
          </w:tcPr>
          <w:p w14:paraId="29D9B148"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ZUMA-7 (</w:t>
            </w:r>
            <w:proofErr w:type="spellStart"/>
            <w:r w:rsidRPr="000C069A">
              <w:rPr>
                <w:rFonts w:ascii="Times New Roman" w:hAnsi="Times New Roman" w:cs="Times New Roman"/>
              </w:rPr>
              <w:t>Axi-cel</w:t>
            </w:r>
            <w:proofErr w:type="spellEnd"/>
            <w:r w:rsidRPr="000C069A">
              <w:rPr>
                <w:rFonts w:ascii="Times New Roman" w:hAnsi="Times New Roman" w:cs="Times New Roman"/>
              </w:rPr>
              <w:t>)</w:t>
            </w:r>
          </w:p>
        </w:tc>
      </w:tr>
      <w:tr w:rsidR="000C069A" w:rsidRPr="000C069A" w14:paraId="28286167" w14:textId="77777777" w:rsidTr="000C069A">
        <w:trPr>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16BCA203"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HALLMARK_MYOGENESIS</w:t>
            </w:r>
          </w:p>
        </w:tc>
        <w:tc>
          <w:tcPr>
            <w:tcW w:w="1275" w:type="dxa"/>
            <w:hideMark/>
          </w:tcPr>
          <w:p w14:paraId="5DA0024A"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0.013761</w:t>
            </w:r>
          </w:p>
        </w:tc>
        <w:tc>
          <w:tcPr>
            <w:tcW w:w="1134" w:type="dxa"/>
            <w:hideMark/>
          </w:tcPr>
          <w:p w14:paraId="5E84A95F"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0.113530</w:t>
            </w:r>
          </w:p>
        </w:tc>
        <w:tc>
          <w:tcPr>
            <w:tcW w:w="968" w:type="dxa"/>
            <w:hideMark/>
          </w:tcPr>
          <w:p w14:paraId="22628F35"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0.38</w:t>
            </w:r>
          </w:p>
        </w:tc>
        <w:tc>
          <w:tcPr>
            <w:tcW w:w="726" w:type="dxa"/>
            <w:hideMark/>
          </w:tcPr>
          <w:p w14:paraId="3A1CBB19"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0.62</w:t>
            </w:r>
          </w:p>
        </w:tc>
        <w:tc>
          <w:tcPr>
            <w:tcW w:w="723" w:type="dxa"/>
            <w:hideMark/>
          </w:tcPr>
          <w:p w14:paraId="7B42758F"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1.56</w:t>
            </w:r>
          </w:p>
        </w:tc>
        <w:tc>
          <w:tcPr>
            <w:tcW w:w="590" w:type="dxa"/>
            <w:hideMark/>
          </w:tcPr>
          <w:p w14:paraId="3FA4FA17"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12</w:t>
            </w:r>
          </w:p>
        </w:tc>
        <w:tc>
          <w:tcPr>
            <w:tcW w:w="2380" w:type="dxa"/>
            <w:hideMark/>
          </w:tcPr>
          <w:p w14:paraId="371B2A09"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ZUMA-7 (</w:t>
            </w:r>
            <w:proofErr w:type="spellStart"/>
            <w:r w:rsidRPr="000C069A">
              <w:rPr>
                <w:rFonts w:ascii="Times New Roman" w:hAnsi="Times New Roman" w:cs="Times New Roman"/>
              </w:rPr>
              <w:t>Axi-cel</w:t>
            </w:r>
            <w:proofErr w:type="spellEnd"/>
            <w:r w:rsidRPr="000C069A">
              <w:rPr>
                <w:rFonts w:ascii="Times New Roman" w:hAnsi="Times New Roman" w:cs="Times New Roman"/>
              </w:rPr>
              <w:t>)</w:t>
            </w:r>
          </w:p>
        </w:tc>
      </w:tr>
      <w:tr w:rsidR="000C069A" w:rsidRPr="000C069A" w14:paraId="11CD1251" w14:textId="77777777" w:rsidTr="000C069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302D86DC" w14:textId="77777777" w:rsidR="000C069A" w:rsidRPr="000C069A" w:rsidRDefault="000C069A" w:rsidP="00D81832">
            <w:pPr>
              <w:jc w:val="both"/>
              <w:rPr>
                <w:rFonts w:ascii="Times New Roman" w:hAnsi="Times New Roman" w:cs="Times New Roman"/>
                <w:b w:val="0"/>
                <w:bCs w:val="0"/>
                <w:lang w:val="en-US"/>
              </w:rPr>
            </w:pPr>
            <w:r w:rsidRPr="000C069A">
              <w:rPr>
                <w:rFonts w:ascii="Times New Roman" w:hAnsi="Times New Roman" w:cs="Times New Roman"/>
                <w:b w:val="0"/>
                <w:bCs w:val="0"/>
                <w:lang w:val="en-US"/>
              </w:rPr>
              <w:t>HALLMARK_WNT_BETA_CATENIN_SIGNALING</w:t>
            </w:r>
          </w:p>
        </w:tc>
        <w:tc>
          <w:tcPr>
            <w:tcW w:w="1275" w:type="dxa"/>
            <w:hideMark/>
          </w:tcPr>
          <w:p w14:paraId="5D9B629D"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0.035067</w:t>
            </w:r>
          </w:p>
        </w:tc>
        <w:tc>
          <w:tcPr>
            <w:tcW w:w="1134" w:type="dxa"/>
            <w:hideMark/>
          </w:tcPr>
          <w:p w14:paraId="2D22FFD2"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0.193942</w:t>
            </w:r>
          </w:p>
        </w:tc>
        <w:tc>
          <w:tcPr>
            <w:tcW w:w="968" w:type="dxa"/>
            <w:hideMark/>
          </w:tcPr>
          <w:p w14:paraId="32BCEC83"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0.27</w:t>
            </w:r>
          </w:p>
        </w:tc>
        <w:tc>
          <w:tcPr>
            <w:tcW w:w="726" w:type="dxa"/>
            <w:hideMark/>
          </w:tcPr>
          <w:p w14:paraId="14CA3389"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0.55</w:t>
            </w:r>
          </w:p>
        </w:tc>
        <w:tc>
          <w:tcPr>
            <w:tcW w:w="723" w:type="dxa"/>
            <w:hideMark/>
          </w:tcPr>
          <w:p w14:paraId="2C27CF5C"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1.49</w:t>
            </w:r>
          </w:p>
        </w:tc>
        <w:tc>
          <w:tcPr>
            <w:tcW w:w="590" w:type="dxa"/>
            <w:hideMark/>
          </w:tcPr>
          <w:p w14:paraId="0E4AC5EE"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15</w:t>
            </w:r>
          </w:p>
        </w:tc>
        <w:tc>
          <w:tcPr>
            <w:tcW w:w="2380" w:type="dxa"/>
            <w:hideMark/>
          </w:tcPr>
          <w:p w14:paraId="6597F634"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ZUMA-7 (</w:t>
            </w:r>
            <w:proofErr w:type="spellStart"/>
            <w:r w:rsidRPr="000C069A">
              <w:rPr>
                <w:rFonts w:ascii="Times New Roman" w:hAnsi="Times New Roman" w:cs="Times New Roman"/>
              </w:rPr>
              <w:t>Axi-cel</w:t>
            </w:r>
            <w:proofErr w:type="spellEnd"/>
            <w:r w:rsidRPr="000C069A">
              <w:rPr>
                <w:rFonts w:ascii="Times New Roman" w:hAnsi="Times New Roman" w:cs="Times New Roman"/>
              </w:rPr>
              <w:t>)</w:t>
            </w:r>
          </w:p>
        </w:tc>
      </w:tr>
      <w:tr w:rsidR="000C069A" w:rsidRPr="000C069A" w14:paraId="23BF540E" w14:textId="77777777" w:rsidTr="000C069A">
        <w:trPr>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034476B6"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HALLMARK_KRAS_SIGNALING_DN</w:t>
            </w:r>
          </w:p>
        </w:tc>
        <w:tc>
          <w:tcPr>
            <w:tcW w:w="1275" w:type="dxa"/>
            <w:hideMark/>
          </w:tcPr>
          <w:p w14:paraId="748AC9F4"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0.039663</w:t>
            </w:r>
          </w:p>
        </w:tc>
        <w:tc>
          <w:tcPr>
            <w:tcW w:w="1134" w:type="dxa"/>
            <w:hideMark/>
          </w:tcPr>
          <w:p w14:paraId="0B728B6F"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0.193942</w:t>
            </w:r>
          </w:p>
        </w:tc>
        <w:tc>
          <w:tcPr>
            <w:tcW w:w="968" w:type="dxa"/>
            <w:hideMark/>
          </w:tcPr>
          <w:p w14:paraId="445BDA32"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0.25</w:t>
            </w:r>
          </w:p>
        </w:tc>
        <w:tc>
          <w:tcPr>
            <w:tcW w:w="726" w:type="dxa"/>
            <w:hideMark/>
          </w:tcPr>
          <w:p w14:paraId="12CE84D6"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0.54</w:t>
            </w:r>
          </w:p>
        </w:tc>
        <w:tc>
          <w:tcPr>
            <w:tcW w:w="723" w:type="dxa"/>
            <w:hideMark/>
          </w:tcPr>
          <w:p w14:paraId="17CAC2F6"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1.48</w:t>
            </w:r>
          </w:p>
        </w:tc>
        <w:tc>
          <w:tcPr>
            <w:tcW w:w="590" w:type="dxa"/>
            <w:hideMark/>
          </w:tcPr>
          <w:p w14:paraId="58A61A34"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16</w:t>
            </w:r>
          </w:p>
        </w:tc>
        <w:tc>
          <w:tcPr>
            <w:tcW w:w="2380" w:type="dxa"/>
            <w:hideMark/>
          </w:tcPr>
          <w:p w14:paraId="774817A0"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ZUMA-7 (</w:t>
            </w:r>
            <w:proofErr w:type="spellStart"/>
            <w:r w:rsidRPr="000C069A">
              <w:rPr>
                <w:rFonts w:ascii="Times New Roman" w:hAnsi="Times New Roman" w:cs="Times New Roman"/>
              </w:rPr>
              <w:t>Axi-cel</w:t>
            </w:r>
            <w:proofErr w:type="spellEnd"/>
            <w:r w:rsidRPr="000C069A">
              <w:rPr>
                <w:rFonts w:ascii="Times New Roman" w:hAnsi="Times New Roman" w:cs="Times New Roman"/>
              </w:rPr>
              <w:t>)</w:t>
            </w:r>
          </w:p>
        </w:tc>
      </w:tr>
      <w:tr w:rsidR="000C069A" w:rsidRPr="000C069A" w14:paraId="6D5D4540" w14:textId="77777777" w:rsidTr="000C069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7E086B88"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HALLMARK_EPITHELIAL_MESENCHYMAL_TRANSITION</w:t>
            </w:r>
          </w:p>
        </w:tc>
        <w:tc>
          <w:tcPr>
            <w:tcW w:w="1275" w:type="dxa"/>
            <w:hideMark/>
          </w:tcPr>
          <w:p w14:paraId="2412476E"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0.041139</w:t>
            </w:r>
          </w:p>
        </w:tc>
        <w:tc>
          <w:tcPr>
            <w:tcW w:w="1134" w:type="dxa"/>
            <w:hideMark/>
          </w:tcPr>
          <w:p w14:paraId="6C4B06B9"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0.193942</w:t>
            </w:r>
          </w:p>
        </w:tc>
        <w:tc>
          <w:tcPr>
            <w:tcW w:w="968" w:type="dxa"/>
            <w:hideMark/>
          </w:tcPr>
          <w:p w14:paraId="154DD727"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0.23</w:t>
            </w:r>
          </w:p>
        </w:tc>
        <w:tc>
          <w:tcPr>
            <w:tcW w:w="726" w:type="dxa"/>
            <w:hideMark/>
          </w:tcPr>
          <w:p w14:paraId="6643B507"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0.42</w:t>
            </w:r>
          </w:p>
        </w:tc>
        <w:tc>
          <w:tcPr>
            <w:tcW w:w="723" w:type="dxa"/>
            <w:hideMark/>
          </w:tcPr>
          <w:p w14:paraId="4E84C0C8"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1.43</w:t>
            </w:r>
          </w:p>
        </w:tc>
        <w:tc>
          <w:tcPr>
            <w:tcW w:w="590" w:type="dxa"/>
            <w:hideMark/>
          </w:tcPr>
          <w:p w14:paraId="55E4A06E"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52</w:t>
            </w:r>
          </w:p>
        </w:tc>
        <w:tc>
          <w:tcPr>
            <w:tcW w:w="2380" w:type="dxa"/>
            <w:hideMark/>
          </w:tcPr>
          <w:p w14:paraId="3EEB8BC1"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ZUMA-7 (</w:t>
            </w:r>
            <w:proofErr w:type="spellStart"/>
            <w:r w:rsidRPr="000C069A">
              <w:rPr>
                <w:rFonts w:ascii="Times New Roman" w:hAnsi="Times New Roman" w:cs="Times New Roman"/>
              </w:rPr>
              <w:t>Axi-cel</w:t>
            </w:r>
            <w:proofErr w:type="spellEnd"/>
            <w:r w:rsidRPr="000C069A">
              <w:rPr>
                <w:rFonts w:ascii="Times New Roman" w:hAnsi="Times New Roman" w:cs="Times New Roman"/>
              </w:rPr>
              <w:t>)</w:t>
            </w:r>
          </w:p>
        </w:tc>
      </w:tr>
      <w:tr w:rsidR="000C069A" w:rsidRPr="000C069A" w14:paraId="2D70F174" w14:textId="77777777" w:rsidTr="000C069A">
        <w:trPr>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2E3695CC"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HALLMARK_ANGIOGENESIS</w:t>
            </w:r>
          </w:p>
        </w:tc>
        <w:tc>
          <w:tcPr>
            <w:tcW w:w="1275" w:type="dxa"/>
            <w:hideMark/>
          </w:tcPr>
          <w:p w14:paraId="7F1D7C29"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0.053528</w:t>
            </w:r>
          </w:p>
        </w:tc>
        <w:tc>
          <w:tcPr>
            <w:tcW w:w="1134" w:type="dxa"/>
            <w:hideMark/>
          </w:tcPr>
          <w:p w14:paraId="293134EB"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0.220803</w:t>
            </w:r>
          </w:p>
        </w:tc>
        <w:tc>
          <w:tcPr>
            <w:tcW w:w="968" w:type="dxa"/>
            <w:hideMark/>
          </w:tcPr>
          <w:p w14:paraId="5FC7F74E"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0.21</w:t>
            </w:r>
          </w:p>
        </w:tc>
        <w:tc>
          <w:tcPr>
            <w:tcW w:w="726" w:type="dxa"/>
            <w:hideMark/>
          </w:tcPr>
          <w:p w14:paraId="156766AC"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0.55</w:t>
            </w:r>
          </w:p>
        </w:tc>
        <w:tc>
          <w:tcPr>
            <w:tcW w:w="723" w:type="dxa"/>
            <w:hideMark/>
          </w:tcPr>
          <w:p w14:paraId="3ADA8736"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1.46</w:t>
            </w:r>
          </w:p>
        </w:tc>
        <w:tc>
          <w:tcPr>
            <w:tcW w:w="590" w:type="dxa"/>
            <w:hideMark/>
          </w:tcPr>
          <w:p w14:paraId="6C81FB54"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14</w:t>
            </w:r>
          </w:p>
        </w:tc>
        <w:tc>
          <w:tcPr>
            <w:tcW w:w="2380" w:type="dxa"/>
            <w:hideMark/>
          </w:tcPr>
          <w:p w14:paraId="5193C81D"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ZUMA-7 (</w:t>
            </w:r>
            <w:proofErr w:type="spellStart"/>
            <w:r w:rsidRPr="000C069A">
              <w:rPr>
                <w:rFonts w:ascii="Times New Roman" w:hAnsi="Times New Roman" w:cs="Times New Roman"/>
              </w:rPr>
              <w:t>Axi-cel</w:t>
            </w:r>
            <w:proofErr w:type="spellEnd"/>
            <w:r w:rsidRPr="000C069A">
              <w:rPr>
                <w:rFonts w:ascii="Times New Roman" w:hAnsi="Times New Roman" w:cs="Times New Roman"/>
              </w:rPr>
              <w:t>)</w:t>
            </w:r>
          </w:p>
        </w:tc>
      </w:tr>
      <w:tr w:rsidR="000C069A" w:rsidRPr="000C069A" w14:paraId="0E73F7FB" w14:textId="77777777" w:rsidTr="000C069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60EBBEB6"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HALLMARK_UV_RESPONSE_DN</w:t>
            </w:r>
          </w:p>
        </w:tc>
        <w:tc>
          <w:tcPr>
            <w:tcW w:w="1275" w:type="dxa"/>
            <w:hideMark/>
          </w:tcPr>
          <w:p w14:paraId="4F004893"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0.121319</w:t>
            </w:r>
          </w:p>
        </w:tc>
        <w:tc>
          <w:tcPr>
            <w:tcW w:w="1134" w:type="dxa"/>
            <w:hideMark/>
          </w:tcPr>
          <w:p w14:paraId="58ECFDED"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0.390931</w:t>
            </w:r>
          </w:p>
        </w:tc>
        <w:tc>
          <w:tcPr>
            <w:tcW w:w="968" w:type="dxa"/>
            <w:hideMark/>
          </w:tcPr>
          <w:p w14:paraId="16D654BA"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0.14</w:t>
            </w:r>
          </w:p>
        </w:tc>
        <w:tc>
          <w:tcPr>
            <w:tcW w:w="726" w:type="dxa"/>
            <w:hideMark/>
          </w:tcPr>
          <w:p w14:paraId="377D1F10"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0.48</w:t>
            </w:r>
          </w:p>
        </w:tc>
        <w:tc>
          <w:tcPr>
            <w:tcW w:w="723" w:type="dxa"/>
            <w:hideMark/>
          </w:tcPr>
          <w:p w14:paraId="561D8B31"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1.34</w:t>
            </w:r>
          </w:p>
        </w:tc>
        <w:tc>
          <w:tcPr>
            <w:tcW w:w="590" w:type="dxa"/>
            <w:hideMark/>
          </w:tcPr>
          <w:p w14:paraId="4671C399"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19</w:t>
            </w:r>
          </w:p>
        </w:tc>
        <w:tc>
          <w:tcPr>
            <w:tcW w:w="2380" w:type="dxa"/>
            <w:hideMark/>
          </w:tcPr>
          <w:p w14:paraId="15699489"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ZUMA-7 (</w:t>
            </w:r>
            <w:proofErr w:type="spellStart"/>
            <w:r w:rsidRPr="000C069A">
              <w:rPr>
                <w:rFonts w:ascii="Times New Roman" w:hAnsi="Times New Roman" w:cs="Times New Roman"/>
              </w:rPr>
              <w:t>Axi-cel</w:t>
            </w:r>
            <w:proofErr w:type="spellEnd"/>
            <w:r w:rsidRPr="000C069A">
              <w:rPr>
                <w:rFonts w:ascii="Times New Roman" w:hAnsi="Times New Roman" w:cs="Times New Roman"/>
              </w:rPr>
              <w:t>)</w:t>
            </w:r>
          </w:p>
        </w:tc>
      </w:tr>
      <w:tr w:rsidR="000C069A" w:rsidRPr="000C069A" w14:paraId="73FBEFD2" w14:textId="77777777" w:rsidTr="000C069A">
        <w:trPr>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11FD121B"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lastRenderedPageBreak/>
              <w:t>HALLMARK_P53_PATHWAY</w:t>
            </w:r>
          </w:p>
        </w:tc>
        <w:tc>
          <w:tcPr>
            <w:tcW w:w="1275" w:type="dxa"/>
            <w:hideMark/>
          </w:tcPr>
          <w:p w14:paraId="34AC58F2"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0.132517</w:t>
            </w:r>
          </w:p>
        </w:tc>
        <w:tc>
          <w:tcPr>
            <w:tcW w:w="1134" w:type="dxa"/>
            <w:hideMark/>
          </w:tcPr>
          <w:p w14:paraId="52DD0C29"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0.390931</w:t>
            </w:r>
          </w:p>
        </w:tc>
        <w:tc>
          <w:tcPr>
            <w:tcW w:w="968" w:type="dxa"/>
            <w:hideMark/>
          </w:tcPr>
          <w:p w14:paraId="05286F58"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0.12</w:t>
            </w:r>
          </w:p>
        </w:tc>
        <w:tc>
          <w:tcPr>
            <w:tcW w:w="726" w:type="dxa"/>
            <w:hideMark/>
          </w:tcPr>
          <w:p w14:paraId="7B442C67"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0.42</w:t>
            </w:r>
          </w:p>
        </w:tc>
        <w:tc>
          <w:tcPr>
            <w:tcW w:w="723" w:type="dxa"/>
            <w:hideMark/>
          </w:tcPr>
          <w:p w14:paraId="0168566B"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1.30</w:t>
            </w:r>
          </w:p>
        </w:tc>
        <w:tc>
          <w:tcPr>
            <w:tcW w:w="590" w:type="dxa"/>
            <w:hideMark/>
          </w:tcPr>
          <w:p w14:paraId="1AC80909"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29</w:t>
            </w:r>
          </w:p>
        </w:tc>
        <w:tc>
          <w:tcPr>
            <w:tcW w:w="2380" w:type="dxa"/>
            <w:hideMark/>
          </w:tcPr>
          <w:p w14:paraId="070F60A9"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ZUMA-7 (</w:t>
            </w:r>
            <w:proofErr w:type="spellStart"/>
            <w:r w:rsidRPr="000C069A">
              <w:rPr>
                <w:rFonts w:ascii="Times New Roman" w:hAnsi="Times New Roman" w:cs="Times New Roman"/>
              </w:rPr>
              <w:t>Axi-cel</w:t>
            </w:r>
            <w:proofErr w:type="spellEnd"/>
            <w:r w:rsidRPr="000C069A">
              <w:rPr>
                <w:rFonts w:ascii="Times New Roman" w:hAnsi="Times New Roman" w:cs="Times New Roman"/>
              </w:rPr>
              <w:t>)</w:t>
            </w:r>
          </w:p>
        </w:tc>
      </w:tr>
      <w:tr w:rsidR="000C069A" w:rsidRPr="000C069A" w14:paraId="044A1835" w14:textId="77777777" w:rsidTr="000C069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232C4B3B"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HALLMARK_GLYCOLYSIS</w:t>
            </w:r>
          </w:p>
        </w:tc>
        <w:tc>
          <w:tcPr>
            <w:tcW w:w="1275" w:type="dxa"/>
            <w:hideMark/>
          </w:tcPr>
          <w:p w14:paraId="754EE2EF"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0.133333</w:t>
            </w:r>
          </w:p>
        </w:tc>
        <w:tc>
          <w:tcPr>
            <w:tcW w:w="1134" w:type="dxa"/>
            <w:hideMark/>
          </w:tcPr>
          <w:p w14:paraId="6E64D61E"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0.390931</w:t>
            </w:r>
          </w:p>
        </w:tc>
        <w:tc>
          <w:tcPr>
            <w:tcW w:w="968" w:type="dxa"/>
            <w:hideMark/>
          </w:tcPr>
          <w:p w14:paraId="2D77414C"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0.13</w:t>
            </w:r>
          </w:p>
        </w:tc>
        <w:tc>
          <w:tcPr>
            <w:tcW w:w="726" w:type="dxa"/>
            <w:hideMark/>
          </w:tcPr>
          <w:p w14:paraId="5310D8F3"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0.43</w:t>
            </w:r>
          </w:p>
        </w:tc>
        <w:tc>
          <w:tcPr>
            <w:tcW w:w="723" w:type="dxa"/>
            <w:hideMark/>
          </w:tcPr>
          <w:p w14:paraId="485FC209"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1.30</w:t>
            </w:r>
          </w:p>
        </w:tc>
        <w:tc>
          <w:tcPr>
            <w:tcW w:w="590" w:type="dxa"/>
            <w:hideMark/>
          </w:tcPr>
          <w:p w14:paraId="1CA3B25B"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26</w:t>
            </w:r>
          </w:p>
        </w:tc>
        <w:tc>
          <w:tcPr>
            <w:tcW w:w="2380" w:type="dxa"/>
            <w:hideMark/>
          </w:tcPr>
          <w:p w14:paraId="4EFE13CA"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ZUMA-7 (</w:t>
            </w:r>
            <w:proofErr w:type="spellStart"/>
            <w:r w:rsidRPr="000C069A">
              <w:rPr>
                <w:rFonts w:ascii="Times New Roman" w:hAnsi="Times New Roman" w:cs="Times New Roman"/>
              </w:rPr>
              <w:t>Axi-cel</w:t>
            </w:r>
            <w:proofErr w:type="spellEnd"/>
            <w:r w:rsidRPr="000C069A">
              <w:rPr>
                <w:rFonts w:ascii="Times New Roman" w:hAnsi="Times New Roman" w:cs="Times New Roman"/>
              </w:rPr>
              <w:t>)</w:t>
            </w:r>
          </w:p>
        </w:tc>
      </w:tr>
      <w:tr w:rsidR="000C069A" w:rsidRPr="000C069A" w14:paraId="7837E89A" w14:textId="77777777" w:rsidTr="000C069A">
        <w:trPr>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298F6B58"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HALLMARK_MITOTIC_SPINDLE</w:t>
            </w:r>
          </w:p>
        </w:tc>
        <w:tc>
          <w:tcPr>
            <w:tcW w:w="1275" w:type="dxa"/>
            <w:hideMark/>
          </w:tcPr>
          <w:p w14:paraId="7E15CA62"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0.142157</w:t>
            </w:r>
          </w:p>
        </w:tc>
        <w:tc>
          <w:tcPr>
            <w:tcW w:w="1134" w:type="dxa"/>
            <w:hideMark/>
          </w:tcPr>
          <w:p w14:paraId="25021361"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0.390931</w:t>
            </w:r>
          </w:p>
        </w:tc>
        <w:tc>
          <w:tcPr>
            <w:tcW w:w="968" w:type="dxa"/>
            <w:hideMark/>
          </w:tcPr>
          <w:p w14:paraId="5BAE3ACA"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0.27</w:t>
            </w:r>
          </w:p>
        </w:tc>
        <w:tc>
          <w:tcPr>
            <w:tcW w:w="726" w:type="dxa"/>
            <w:hideMark/>
          </w:tcPr>
          <w:p w14:paraId="46124D52"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-0.41</w:t>
            </w:r>
          </w:p>
        </w:tc>
        <w:tc>
          <w:tcPr>
            <w:tcW w:w="723" w:type="dxa"/>
            <w:hideMark/>
          </w:tcPr>
          <w:p w14:paraId="472D18E2"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-1.31</w:t>
            </w:r>
          </w:p>
        </w:tc>
        <w:tc>
          <w:tcPr>
            <w:tcW w:w="590" w:type="dxa"/>
            <w:hideMark/>
          </w:tcPr>
          <w:p w14:paraId="282064A1"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11</w:t>
            </w:r>
          </w:p>
        </w:tc>
        <w:tc>
          <w:tcPr>
            <w:tcW w:w="2380" w:type="dxa"/>
            <w:hideMark/>
          </w:tcPr>
          <w:p w14:paraId="7DC135BF"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ZUMA-7 (</w:t>
            </w:r>
            <w:proofErr w:type="spellStart"/>
            <w:r w:rsidRPr="000C069A">
              <w:rPr>
                <w:rFonts w:ascii="Times New Roman" w:hAnsi="Times New Roman" w:cs="Times New Roman"/>
              </w:rPr>
              <w:t>Axi-cel</w:t>
            </w:r>
            <w:proofErr w:type="spellEnd"/>
            <w:r w:rsidRPr="000C069A">
              <w:rPr>
                <w:rFonts w:ascii="Times New Roman" w:hAnsi="Times New Roman" w:cs="Times New Roman"/>
              </w:rPr>
              <w:t>)</w:t>
            </w:r>
          </w:p>
        </w:tc>
      </w:tr>
      <w:tr w:rsidR="000C069A" w:rsidRPr="000C069A" w14:paraId="75B1A1A1" w14:textId="77777777" w:rsidTr="000C069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13E364D8" w14:textId="77777777" w:rsidR="000C069A" w:rsidRPr="000C069A" w:rsidRDefault="000C069A" w:rsidP="00D81832">
            <w:pPr>
              <w:jc w:val="both"/>
              <w:rPr>
                <w:rFonts w:ascii="Times New Roman" w:hAnsi="Times New Roman" w:cs="Times New Roman"/>
                <w:b w:val="0"/>
                <w:bCs w:val="0"/>
                <w:lang w:val="en-US"/>
              </w:rPr>
            </w:pPr>
            <w:r w:rsidRPr="000C069A">
              <w:rPr>
                <w:rFonts w:ascii="Times New Roman" w:hAnsi="Times New Roman" w:cs="Times New Roman"/>
                <w:b w:val="0"/>
                <w:bCs w:val="0"/>
                <w:lang w:val="en-US"/>
              </w:rPr>
              <w:t>HALLMARK_PI3K_AKT_MTOR_SIGNALING</w:t>
            </w:r>
          </w:p>
        </w:tc>
        <w:tc>
          <w:tcPr>
            <w:tcW w:w="1275" w:type="dxa"/>
            <w:hideMark/>
          </w:tcPr>
          <w:p w14:paraId="15A0608D"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0.260000</w:t>
            </w:r>
          </w:p>
        </w:tc>
        <w:tc>
          <w:tcPr>
            <w:tcW w:w="1134" w:type="dxa"/>
            <w:hideMark/>
          </w:tcPr>
          <w:p w14:paraId="44A4CFE6"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0.660000</w:t>
            </w:r>
          </w:p>
        </w:tc>
        <w:tc>
          <w:tcPr>
            <w:tcW w:w="968" w:type="dxa"/>
            <w:hideMark/>
          </w:tcPr>
          <w:p w14:paraId="01C879C2"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0.09</w:t>
            </w:r>
          </w:p>
        </w:tc>
        <w:tc>
          <w:tcPr>
            <w:tcW w:w="726" w:type="dxa"/>
            <w:hideMark/>
          </w:tcPr>
          <w:p w14:paraId="02F3BABB"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0.41</w:t>
            </w:r>
          </w:p>
        </w:tc>
        <w:tc>
          <w:tcPr>
            <w:tcW w:w="723" w:type="dxa"/>
            <w:hideMark/>
          </w:tcPr>
          <w:p w14:paraId="5B4F54B4"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1.17</w:t>
            </w:r>
          </w:p>
        </w:tc>
        <w:tc>
          <w:tcPr>
            <w:tcW w:w="590" w:type="dxa"/>
            <w:hideMark/>
          </w:tcPr>
          <w:p w14:paraId="0D7153C8"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22</w:t>
            </w:r>
          </w:p>
        </w:tc>
        <w:tc>
          <w:tcPr>
            <w:tcW w:w="2380" w:type="dxa"/>
            <w:hideMark/>
          </w:tcPr>
          <w:p w14:paraId="4FA7DC0C"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ZUMA-7 (</w:t>
            </w:r>
            <w:proofErr w:type="spellStart"/>
            <w:r w:rsidRPr="000C069A">
              <w:rPr>
                <w:rFonts w:ascii="Times New Roman" w:hAnsi="Times New Roman" w:cs="Times New Roman"/>
              </w:rPr>
              <w:t>Axi-cel</w:t>
            </w:r>
            <w:proofErr w:type="spellEnd"/>
            <w:r w:rsidRPr="000C069A">
              <w:rPr>
                <w:rFonts w:ascii="Times New Roman" w:hAnsi="Times New Roman" w:cs="Times New Roman"/>
              </w:rPr>
              <w:t>)</w:t>
            </w:r>
          </w:p>
        </w:tc>
      </w:tr>
      <w:tr w:rsidR="000C069A" w:rsidRPr="000C069A" w14:paraId="38F08997" w14:textId="77777777" w:rsidTr="000C069A">
        <w:trPr>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3A92A58F" w14:textId="77777777" w:rsidR="000C069A" w:rsidRPr="000C069A" w:rsidRDefault="000C069A" w:rsidP="00D81832">
            <w:pPr>
              <w:jc w:val="both"/>
              <w:rPr>
                <w:rFonts w:ascii="Times New Roman" w:hAnsi="Times New Roman" w:cs="Times New Roman"/>
                <w:b w:val="0"/>
                <w:bCs w:val="0"/>
                <w:lang w:val="en-US"/>
              </w:rPr>
            </w:pPr>
            <w:r w:rsidRPr="000C069A">
              <w:rPr>
                <w:rFonts w:ascii="Times New Roman" w:hAnsi="Times New Roman" w:cs="Times New Roman"/>
                <w:b w:val="0"/>
                <w:bCs w:val="0"/>
                <w:lang w:val="en-US"/>
              </w:rPr>
              <w:t>HALLMARK_TNFA_SIGNALING_VIA_NFKB</w:t>
            </w:r>
          </w:p>
        </w:tc>
        <w:tc>
          <w:tcPr>
            <w:tcW w:w="1275" w:type="dxa"/>
            <w:hideMark/>
          </w:tcPr>
          <w:p w14:paraId="26E63365"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0.338809</w:t>
            </w:r>
          </w:p>
        </w:tc>
        <w:tc>
          <w:tcPr>
            <w:tcW w:w="1134" w:type="dxa"/>
            <w:hideMark/>
          </w:tcPr>
          <w:p w14:paraId="684E785D"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0.798621</w:t>
            </w:r>
          </w:p>
        </w:tc>
        <w:tc>
          <w:tcPr>
            <w:tcW w:w="968" w:type="dxa"/>
            <w:hideMark/>
          </w:tcPr>
          <w:p w14:paraId="256C7D59"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0.07</w:t>
            </w:r>
          </w:p>
        </w:tc>
        <w:tc>
          <w:tcPr>
            <w:tcW w:w="726" w:type="dxa"/>
            <w:hideMark/>
          </w:tcPr>
          <w:p w14:paraId="4E1198F2"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0.31</w:t>
            </w:r>
          </w:p>
        </w:tc>
        <w:tc>
          <w:tcPr>
            <w:tcW w:w="723" w:type="dxa"/>
            <w:hideMark/>
          </w:tcPr>
          <w:p w14:paraId="14255F0C"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1.08</w:t>
            </w:r>
          </w:p>
        </w:tc>
        <w:tc>
          <w:tcPr>
            <w:tcW w:w="590" w:type="dxa"/>
            <w:hideMark/>
          </w:tcPr>
          <w:p w14:paraId="78BC0EBF"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72</w:t>
            </w:r>
          </w:p>
        </w:tc>
        <w:tc>
          <w:tcPr>
            <w:tcW w:w="2380" w:type="dxa"/>
            <w:hideMark/>
          </w:tcPr>
          <w:p w14:paraId="618EA8D9"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ZUMA-7 (</w:t>
            </w:r>
            <w:proofErr w:type="spellStart"/>
            <w:r w:rsidRPr="000C069A">
              <w:rPr>
                <w:rFonts w:ascii="Times New Roman" w:hAnsi="Times New Roman" w:cs="Times New Roman"/>
              </w:rPr>
              <w:t>Axi-cel</w:t>
            </w:r>
            <w:proofErr w:type="spellEnd"/>
            <w:r w:rsidRPr="000C069A">
              <w:rPr>
                <w:rFonts w:ascii="Times New Roman" w:hAnsi="Times New Roman" w:cs="Times New Roman"/>
              </w:rPr>
              <w:t>)</w:t>
            </w:r>
          </w:p>
        </w:tc>
      </w:tr>
      <w:tr w:rsidR="000C069A" w:rsidRPr="000C069A" w14:paraId="3D4B3B18" w14:textId="77777777" w:rsidTr="000C069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7EDB29E3"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HALLMARK_ALLOGRAFT_REJECTION</w:t>
            </w:r>
          </w:p>
        </w:tc>
        <w:tc>
          <w:tcPr>
            <w:tcW w:w="1275" w:type="dxa"/>
            <w:hideMark/>
          </w:tcPr>
          <w:p w14:paraId="38E2E6F8"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0.389936</w:t>
            </w:r>
          </w:p>
        </w:tc>
        <w:tc>
          <w:tcPr>
            <w:tcW w:w="1134" w:type="dxa"/>
            <w:hideMark/>
          </w:tcPr>
          <w:p w14:paraId="73C39B85"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0.857859</w:t>
            </w:r>
          </w:p>
        </w:tc>
        <w:tc>
          <w:tcPr>
            <w:tcW w:w="968" w:type="dxa"/>
            <w:hideMark/>
          </w:tcPr>
          <w:p w14:paraId="32323EF2"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0.20</w:t>
            </w:r>
          </w:p>
        </w:tc>
        <w:tc>
          <w:tcPr>
            <w:tcW w:w="726" w:type="dxa"/>
            <w:hideMark/>
          </w:tcPr>
          <w:p w14:paraId="4CA586AE"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-0.19</w:t>
            </w:r>
          </w:p>
        </w:tc>
        <w:tc>
          <w:tcPr>
            <w:tcW w:w="723" w:type="dxa"/>
            <w:hideMark/>
          </w:tcPr>
          <w:p w14:paraId="052CA6F8"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-1.11</w:t>
            </w:r>
          </w:p>
        </w:tc>
        <w:tc>
          <w:tcPr>
            <w:tcW w:w="590" w:type="dxa"/>
            <w:hideMark/>
          </w:tcPr>
          <w:p w14:paraId="1D0E1ED6"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110</w:t>
            </w:r>
          </w:p>
        </w:tc>
        <w:tc>
          <w:tcPr>
            <w:tcW w:w="2380" w:type="dxa"/>
            <w:hideMark/>
          </w:tcPr>
          <w:p w14:paraId="41C1A7B2"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ZUMA-7 (</w:t>
            </w:r>
            <w:proofErr w:type="spellStart"/>
            <w:r w:rsidRPr="000C069A">
              <w:rPr>
                <w:rFonts w:ascii="Times New Roman" w:hAnsi="Times New Roman" w:cs="Times New Roman"/>
              </w:rPr>
              <w:t>Axi-cel</w:t>
            </w:r>
            <w:proofErr w:type="spellEnd"/>
            <w:r w:rsidRPr="000C069A">
              <w:rPr>
                <w:rFonts w:ascii="Times New Roman" w:hAnsi="Times New Roman" w:cs="Times New Roman"/>
              </w:rPr>
              <w:t>)</w:t>
            </w:r>
          </w:p>
        </w:tc>
      </w:tr>
      <w:tr w:rsidR="000C069A" w:rsidRPr="000C069A" w14:paraId="17B1BF69" w14:textId="77777777" w:rsidTr="000C069A">
        <w:trPr>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0A26E2FC"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HALLMARK_ESTROGEN_RESPONSE_LATE</w:t>
            </w:r>
          </w:p>
        </w:tc>
        <w:tc>
          <w:tcPr>
            <w:tcW w:w="1275" w:type="dxa"/>
            <w:hideMark/>
          </w:tcPr>
          <w:p w14:paraId="10DE9A2B"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0.505882</w:t>
            </w:r>
          </w:p>
        </w:tc>
        <w:tc>
          <w:tcPr>
            <w:tcW w:w="1134" w:type="dxa"/>
            <w:hideMark/>
          </w:tcPr>
          <w:p w14:paraId="46CD1513"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0.884434</w:t>
            </w:r>
          </w:p>
        </w:tc>
        <w:tc>
          <w:tcPr>
            <w:tcW w:w="968" w:type="dxa"/>
            <w:hideMark/>
          </w:tcPr>
          <w:p w14:paraId="44AE4F3F"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0.05</w:t>
            </w:r>
          </w:p>
        </w:tc>
        <w:tc>
          <w:tcPr>
            <w:tcW w:w="726" w:type="dxa"/>
            <w:hideMark/>
          </w:tcPr>
          <w:p w14:paraId="6E22F974"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0.34</w:t>
            </w:r>
          </w:p>
        </w:tc>
        <w:tc>
          <w:tcPr>
            <w:tcW w:w="723" w:type="dxa"/>
            <w:hideMark/>
          </w:tcPr>
          <w:p w14:paraId="4EC8C19D"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0.99</w:t>
            </w:r>
          </w:p>
        </w:tc>
        <w:tc>
          <w:tcPr>
            <w:tcW w:w="590" w:type="dxa"/>
            <w:hideMark/>
          </w:tcPr>
          <w:p w14:paraId="06B88239"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22</w:t>
            </w:r>
          </w:p>
        </w:tc>
        <w:tc>
          <w:tcPr>
            <w:tcW w:w="2380" w:type="dxa"/>
            <w:hideMark/>
          </w:tcPr>
          <w:p w14:paraId="6F68848B"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ZUMA-7 (</w:t>
            </w:r>
            <w:proofErr w:type="spellStart"/>
            <w:r w:rsidRPr="000C069A">
              <w:rPr>
                <w:rFonts w:ascii="Times New Roman" w:hAnsi="Times New Roman" w:cs="Times New Roman"/>
              </w:rPr>
              <w:t>Axi-cel</w:t>
            </w:r>
            <w:proofErr w:type="spellEnd"/>
            <w:r w:rsidRPr="000C069A">
              <w:rPr>
                <w:rFonts w:ascii="Times New Roman" w:hAnsi="Times New Roman" w:cs="Times New Roman"/>
              </w:rPr>
              <w:t>)</w:t>
            </w:r>
          </w:p>
        </w:tc>
      </w:tr>
      <w:tr w:rsidR="000C069A" w:rsidRPr="000C069A" w14:paraId="09EE8DEF" w14:textId="77777777" w:rsidTr="000C069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1908DCD0"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HALLMARK_HYPOXIA</w:t>
            </w:r>
          </w:p>
        </w:tc>
        <w:tc>
          <w:tcPr>
            <w:tcW w:w="1275" w:type="dxa"/>
            <w:hideMark/>
          </w:tcPr>
          <w:p w14:paraId="040BDDD9"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0.523861</w:t>
            </w:r>
          </w:p>
        </w:tc>
        <w:tc>
          <w:tcPr>
            <w:tcW w:w="1134" w:type="dxa"/>
            <w:hideMark/>
          </w:tcPr>
          <w:p w14:paraId="564A8FD8"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0.884434</w:t>
            </w:r>
          </w:p>
        </w:tc>
        <w:tc>
          <w:tcPr>
            <w:tcW w:w="968" w:type="dxa"/>
            <w:hideMark/>
          </w:tcPr>
          <w:p w14:paraId="057D2C49"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0.05</w:t>
            </w:r>
          </w:p>
        </w:tc>
        <w:tc>
          <w:tcPr>
            <w:tcW w:w="726" w:type="dxa"/>
            <w:hideMark/>
          </w:tcPr>
          <w:p w14:paraId="2E18A5B1"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0.30</w:t>
            </w:r>
          </w:p>
        </w:tc>
        <w:tc>
          <w:tcPr>
            <w:tcW w:w="723" w:type="dxa"/>
            <w:hideMark/>
          </w:tcPr>
          <w:p w14:paraId="0299417C"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0.97</w:t>
            </w:r>
          </w:p>
        </w:tc>
        <w:tc>
          <w:tcPr>
            <w:tcW w:w="590" w:type="dxa"/>
            <w:hideMark/>
          </w:tcPr>
          <w:p w14:paraId="4C71DEC7"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37</w:t>
            </w:r>
          </w:p>
        </w:tc>
        <w:tc>
          <w:tcPr>
            <w:tcW w:w="2380" w:type="dxa"/>
            <w:hideMark/>
          </w:tcPr>
          <w:p w14:paraId="477C62FE"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ZUMA-7 (</w:t>
            </w:r>
            <w:proofErr w:type="spellStart"/>
            <w:r w:rsidRPr="000C069A">
              <w:rPr>
                <w:rFonts w:ascii="Times New Roman" w:hAnsi="Times New Roman" w:cs="Times New Roman"/>
              </w:rPr>
              <w:t>Axi-cel</w:t>
            </w:r>
            <w:proofErr w:type="spellEnd"/>
            <w:r w:rsidRPr="000C069A">
              <w:rPr>
                <w:rFonts w:ascii="Times New Roman" w:hAnsi="Times New Roman" w:cs="Times New Roman"/>
              </w:rPr>
              <w:t>)</w:t>
            </w:r>
          </w:p>
        </w:tc>
      </w:tr>
      <w:tr w:rsidR="000C069A" w:rsidRPr="000C069A" w14:paraId="377EB11E" w14:textId="77777777" w:rsidTr="000C069A">
        <w:trPr>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1FC7AD45"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HALLMARK_KRAS_SIGNALING_UP</w:t>
            </w:r>
          </w:p>
        </w:tc>
        <w:tc>
          <w:tcPr>
            <w:tcW w:w="1275" w:type="dxa"/>
            <w:hideMark/>
          </w:tcPr>
          <w:p w14:paraId="4A4EE052"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0.526030</w:t>
            </w:r>
          </w:p>
        </w:tc>
        <w:tc>
          <w:tcPr>
            <w:tcW w:w="1134" w:type="dxa"/>
            <w:hideMark/>
          </w:tcPr>
          <w:p w14:paraId="4F0082BA"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0.884434</w:t>
            </w:r>
          </w:p>
        </w:tc>
        <w:tc>
          <w:tcPr>
            <w:tcW w:w="968" w:type="dxa"/>
            <w:hideMark/>
          </w:tcPr>
          <w:p w14:paraId="61A40AB6"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0.05</w:t>
            </w:r>
          </w:p>
        </w:tc>
        <w:tc>
          <w:tcPr>
            <w:tcW w:w="726" w:type="dxa"/>
            <w:hideMark/>
          </w:tcPr>
          <w:p w14:paraId="6D3BCC98"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0.30</w:t>
            </w:r>
          </w:p>
        </w:tc>
        <w:tc>
          <w:tcPr>
            <w:tcW w:w="723" w:type="dxa"/>
            <w:hideMark/>
          </w:tcPr>
          <w:p w14:paraId="2A24D350"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0.97</w:t>
            </w:r>
          </w:p>
        </w:tc>
        <w:tc>
          <w:tcPr>
            <w:tcW w:w="590" w:type="dxa"/>
            <w:hideMark/>
          </w:tcPr>
          <w:p w14:paraId="61CB73B6"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38</w:t>
            </w:r>
          </w:p>
        </w:tc>
        <w:tc>
          <w:tcPr>
            <w:tcW w:w="2380" w:type="dxa"/>
            <w:hideMark/>
          </w:tcPr>
          <w:p w14:paraId="5522EA2D"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ZUMA-7 (</w:t>
            </w:r>
            <w:proofErr w:type="spellStart"/>
            <w:r w:rsidRPr="000C069A">
              <w:rPr>
                <w:rFonts w:ascii="Times New Roman" w:hAnsi="Times New Roman" w:cs="Times New Roman"/>
              </w:rPr>
              <w:t>Axi-cel</w:t>
            </w:r>
            <w:proofErr w:type="spellEnd"/>
            <w:r w:rsidRPr="000C069A">
              <w:rPr>
                <w:rFonts w:ascii="Times New Roman" w:hAnsi="Times New Roman" w:cs="Times New Roman"/>
              </w:rPr>
              <w:t>)</w:t>
            </w:r>
          </w:p>
        </w:tc>
      </w:tr>
      <w:tr w:rsidR="000C069A" w:rsidRPr="000C069A" w14:paraId="434C4768" w14:textId="77777777" w:rsidTr="000C069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125D8D8A"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HALLMARK_UV_RESPONSE_UP</w:t>
            </w:r>
          </w:p>
        </w:tc>
        <w:tc>
          <w:tcPr>
            <w:tcW w:w="1275" w:type="dxa"/>
            <w:hideMark/>
          </w:tcPr>
          <w:p w14:paraId="2A0B9F1B"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0.534911</w:t>
            </w:r>
          </w:p>
        </w:tc>
        <w:tc>
          <w:tcPr>
            <w:tcW w:w="1134" w:type="dxa"/>
            <w:hideMark/>
          </w:tcPr>
          <w:p w14:paraId="1AE39C96"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0.884434</w:t>
            </w:r>
          </w:p>
        </w:tc>
        <w:tc>
          <w:tcPr>
            <w:tcW w:w="968" w:type="dxa"/>
            <w:hideMark/>
          </w:tcPr>
          <w:p w14:paraId="28FAEECD"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0.05</w:t>
            </w:r>
          </w:p>
        </w:tc>
        <w:tc>
          <w:tcPr>
            <w:tcW w:w="726" w:type="dxa"/>
            <w:hideMark/>
          </w:tcPr>
          <w:p w14:paraId="3DA7ECD0"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0.34</w:t>
            </w:r>
          </w:p>
        </w:tc>
        <w:tc>
          <w:tcPr>
            <w:tcW w:w="723" w:type="dxa"/>
            <w:hideMark/>
          </w:tcPr>
          <w:p w14:paraId="6E34C632"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0.97</w:t>
            </w:r>
          </w:p>
        </w:tc>
        <w:tc>
          <w:tcPr>
            <w:tcW w:w="590" w:type="dxa"/>
            <w:hideMark/>
          </w:tcPr>
          <w:p w14:paraId="79A455CF"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20</w:t>
            </w:r>
          </w:p>
        </w:tc>
        <w:tc>
          <w:tcPr>
            <w:tcW w:w="2380" w:type="dxa"/>
            <w:hideMark/>
          </w:tcPr>
          <w:p w14:paraId="307CEAE6"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ZUMA-7 (</w:t>
            </w:r>
            <w:proofErr w:type="spellStart"/>
            <w:r w:rsidRPr="000C069A">
              <w:rPr>
                <w:rFonts w:ascii="Times New Roman" w:hAnsi="Times New Roman" w:cs="Times New Roman"/>
              </w:rPr>
              <w:t>Axi-cel</w:t>
            </w:r>
            <w:proofErr w:type="spellEnd"/>
            <w:r w:rsidRPr="000C069A">
              <w:rPr>
                <w:rFonts w:ascii="Times New Roman" w:hAnsi="Times New Roman" w:cs="Times New Roman"/>
              </w:rPr>
              <w:t>)</w:t>
            </w:r>
          </w:p>
        </w:tc>
      </w:tr>
      <w:tr w:rsidR="000C069A" w:rsidRPr="000C069A" w14:paraId="109E38EE" w14:textId="77777777" w:rsidTr="000C069A">
        <w:trPr>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605C300E"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HALLMARK_COAGULATION</w:t>
            </w:r>
          </w:p>
        </w:tc>
        <w:tc>
          <w:tcPr>
            <w:tcW w:w="1275" w:type="dxa"/>
            <w:hideMark/>
          </w:tcPr>
          <w:p w14:paraId="4BAC69AB"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0.540636</w:t>
            </w:r>
          </w:p>
        </w:tc>
        <w:tc>
          <w:tcPr>
            <w:tcW w:w="1134" w:type="dxa"/>
            <w:hideMark/>
          </w:tcPr>
          <w:p w14:paraId="305EA422"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0.884434</w:t>
            </w:r>
          </w:p>
        </w:tc>
        <w:tc>
          <w:tcPr>
            <w:tcW w:w="968" w:type="dxa"/>
            <w:hideMark/>
          </w:tcPr>
          <w:p w14:paraId="39CB6C1E"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0.05</w:t>
            </w:r>
          </w:p>
        </w:tc>
        <w:tc>
          <w:tcPr>
            <w:tcW w:w="726" w:type="dxa"/>
            <w:hideMark/>
          </w:tcPr>
          <w:p w14:paraId="4BFF847A"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0.34</w:t>
            </w:r>
          </w:p>
        </w:tc>
        <w:tc>
          <w:tcPr>
            <w:tcW w:w="723" w:type="dxa"/>
            <w:hideMark/>
          </w:tcPr>
          <w:p w14:paraId="248A2466"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0.97</w:t>
            </w:r>
          </w:p>
        </w:tc>
        <w:tc>
          <w:tcPr>
            <w:tcW w:w="590" w:type="dxa"/>
            <w:hideMark/>
          </w:tcPr>
          <w:p w14:paraId="62A31BFE"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19</w:t>
            </w:r>
          </w:p>
        </w:tc>
        <w:tc>
          <w:tcPr>
            <w:tcW w:w="2380" w:type="dxa"/>
            <w:hideMark/>
          </w:tcPr>
          <w:p w14:paraId="2675CF4B"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ZUMA-7 (</w:t>
            </w:r>
            <w:proofErr w:type="spellStart"/>
            <w:r w:rsidRPr="000C069A">
              <w:rPr>
                <w:rFonts w:ascii="Times New Roman" w:hAnsi="Times New Roman" w:cs="Times New Roman"/>
              </w:rPr>
              <w:t>Axi-cel</w:t>
            </w:r>
            <w:proofErr w:type="spellEnd"/>
            <w:r w:rsidRPr="000C069A">
              <w:rPr>
                <w:rFonts w:ascii="Times New Roman" w:hAnsi="Times New Roman" w:cs="Times New Roman"/>
              </w:rPr>
              <w:t>)</w:t>
            </w:r>
          </w:p>
        </w:tc>
      </w:tr>
      <w:tr w:rsidR="000C069A" w:rsidRPr="000C069A" w14:paraId="667B5749" w14:textId="77777777" w:rsidTr="000C069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20FABD48"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HALLMARK_APICAL_JUNCTION</w:t>
            </w:r>
          </w:p>
        </w:tc>
        <w:tc>
          <w:tcPr>
            <w:tcW w:w="1275" w:type="dxa"/>
            <w:hideMark/>
          </w:tcPr>
          <w:p w14:paraId="4E3C3D2F"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0.567778</w:t>
            </w:r>
          </w:p>
        </w:tc>
        <w:tc>
          <w:tcPr>
            <w:tcW w:w="1134" w:type="dxa"/>
            <w:hideMark/>
          </w:tcPr>
          <w:p w14:paraId="78041F98"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0.884434</w:t>
            </w:r>
          </w:p>
        </w:tc>
        <w:tc>
          <w:tcPr>
            <w:tcW w:w="968" w:type="dxa"/>
            <w:hideMark/>
          </w:tcPr>
          <w:p w14:paraId="513CFD28"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0.04</w:t>
            </w:r>
          </w:p>
        </w:tc>
        <w:tc>
          <w:tcPr>
            <w:tcW w:w="726" w:type="dxa"/>
            <w:hideMark/>
          </w:tcPr>
          <w:p w14:paraId="2BC8D9F3"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0.31</w:t>
            </w:r>
          </w:p>
        </w:tc>
        <w:tc>
          <w:tcPr>
            <w:tcW w:w="723" w:type="dxa"/>
            <w:hideMark/>
          </w:tcPr>
          <w:p w14:paraId="535E00C4"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0.94</w:t>
            </w:r>
          </w:p>
        </w:tc>
        <w:tc>
          <w:tcPr>
            <w:tcW w:w="590" w:type="dxa"/>
            <w:hideMark/>
          </w:tcPr>
          <w:p w14:paraId="58502F9A"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31</w:t>
            </w:r>
          </w:p>
        </w:tc>
        <w:tc>
          <w:tcPr>
            <w:tcW w:w="2380" w:type="dxa"/>
            <w:hideMark/>
          </w:tcPr>
          <w:p w14:paraId="173EFCF7"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ZUMA-7 (</w:t>
            </w:r>
            <w:proofErr w:type="spellStart"/>
            <w:r w:rsidRPr="000C069A">
              <w:rPr>
                <w:rFonts w:ascii="Times New Roman" w:hAnsi="Times New Roman" w:cs="Times New Roman"/>
              </w:rPr>
              <w:t>Axi-cel</w:t>
            </w:r>
            <w:proofErr w:type="spellEnd"/>
            <w:r w:rsidRPr="000C069A">
              <w:rPr>
                <w:rFonts w:ascii="Times New Roman" w:hAnsi="Times New Roman" w:cs="Times New Roman"/>
              </w:rPr>
              <w:t>)</w:t>
            </w:r>
          </w:p>
        </w:tc>
      </w:tr>
      <w:tr w:rsidR="000C069A" w:rsidRPr="000C069A" w14:paraId="10F78456" w14:textId="77777777" w:rsidTr="000C069A">
        <w:trPr>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24D07745"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HALLMARK_ESTROGEN_RESPONSE_EARLY</w:t>
            </w:r>
          </w:p>
        </w:tc>
        <w:tc>
          <w:tcPr>
            <w:tcW w:w="1275" w:type="dxa"/>
            <w:hideMark/>
          </w:tcPr>
          <w:p w14:paraId="6C7C4D2F"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0.589623</w:t>
            </w:r>
          </w:p>
        </w:tc>
        <w:tc>
          <w:tcPr>
            <w:tcW w:w="1134" w:type="dxa"/>
            <w:hideMark/>
          </w:tcPr>
          <w:p w14:paraId="77A9E9F9"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0.884434</w:t>
            </w:r>
          </w:p>
        </w:tc>
        <w:tc>
          <w:tcPr>
            <w:tcW w:w="968" w:type="dxa"/>
            <w:hideMark/>
          </w:tcPr>
          <w:p w14:paraId="4C81F6DC"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0.05</w:t>
            </w:r>
          </w:p>
        </w:tc>
        <w:tc>
          <w:tcPr>
            <w:tcW w:w="726" w:type="dxa"/>
            <w:hideMark/>
          </w:tcPr>
          <w:p w14:paraId="30E82413"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0.34</w:t>
            </w:r>
          </w:p>
        </w:tc>
        <w:tc>
          <w:tcPr>
            <w:tcW w:w="723" w:type="dxa"/>
            <w:hideMark/>
          </w:tcPr>
          <w:p w14:paraId="54BCB1B0"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0.93</w:t>
            </w:r>
          </w:p>
        </w:tc>
        <w:tc>
          <w:tcPr>
            <w:tcW w:w="590" w:type="dxa"/>
            <w:hideMark/>
          </w:tcPr>
          <w:p w14:paraId="65F97D09"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17</w:t>
            </w:r>
          </w:p>
        </w:tc>
        <w:tc>
          <w:tcPr>
            <w:tcW w:w="2380" w:type="dxa"/>
            <w:hideMark/>
          </w:tcPr>
          <w:p w14:paraId="2F3EA2C7"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ZUMA-7 (</w:t>
            </w:r>
            <w:proofErr w:type="spellStart"/>
            <w:r w:rsidRPr="000C069A">
              <w:rPr>
                <w:rFonts w:ascii="Times New Roman" w:hAnsi="Times New Roman" w:cs="Times New Roman"/>
              </w:rPr>
              <w:t>Axi-cel</w:t>
            </w:r>
            <w:proofErr w:type="spellEnd"/>
            <w:r w:rsidRPr="000C069A">
              <w:rPr>
                <w:rFonts w:ascii="Times New Roman" w:hAnsi="Times New Roman" w:cs="Times New Roman"/>
              </w:rPr>
              <w:t>)</w:t>
            </w:r>
          </w:p>
        </w:tc>
      </w:tr>
      <w:tr w:rsidR="000C069A" w:rsidRPr="000C069A" w14:paraId="56E86459" w14:textId="77777777" w:rsidTr="000C069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029C9B22"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HALLMARK_INFLAMMATORY_RESPONSE</w:t>
            </w:r>
          </w:p>
        </w:tc>
        <w:tc>
          <w:tcPr>
            <w:tcW w:w="1275" w:type="dxa"/>
            <w:hideMark/>
          </w:tcPr>
          <w:p w14:paraId="4CF80A31"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0.685773</w:t>
            </w:r>
          </w:p>
        </w:tc>
        <w:tc>
          <w:tcPr>
            <w:tcW w:w="1134" w:type="dxa"/>
            <w:hideMark/>
          </w:tcPr>
          <w:p w14:paraId="62ABE566"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0.983935</w:t>
            </w:r>
          </w:p>
        </w:tc>
        <w:tc>
          <w:tcPr>
            <w:tcW w:w="968" w:type="dxa"/>
            <w:hideMark/>
          </w:tcPr>
          <w:p w14:paraId="778C649A"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0.03</w:t>
            </w:r>
          </w:p>
        </w:tc>
        <w:tc>
          <w:tcPr>
            <w:tcW w:w="726" w:type="dxa"/>
            <w:hideMark/>
          </w:tcPr>
          <w:p w14:paraId="5FFC4D06"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0.25</w:t>
            </w:r>
          </w:p>
        </w:tc>
        <w:tc>
          <w:tcPr>
            <w:tcW w:w="723" w:type="dxa"/>
            <w:hideMark/>
          </w:tcPr>
          <w:p w14:paraId="6D23BA5D"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0.90</w:t>
            </w:r>
          </w:p>
        </w:tc>
        <w:tc>
          <w:tcPr>
            <w:tcW w:w="590" w:type="dxa"/>
            <w:hideMark/>
          </w:tcPr>
          <w:p w14:paraId="0EB1842A"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80</w:t>
            </w:r>
          </w:p>
        </w:tc>
        <w:tc>
          <w:tcPr>
            <w:tcW w:w="2380" w:type="dxa"/>
            <w:hideMark/>
          </w:tcPr>
          <w:p w14:paraId="4B27F4D5"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ZUMA-7 (</w:t>
            </w:r>
            <w:proofErr w:type="spellStart"/>
            <w:r w:rsidRPr="000C069A">
              <w:rPr>
                <w:rFonts w:ascii="Times New Roman" w:hAnsi="Times New Roman" w:cs="Times New Roman"/>
              </w:rPr>
              <w:t>Axi-cel</w:t>
            </w:r>
            <w:proofErr w:type="spellEnd"/>
            <w:r w:rsidRPr="000C069A">
              <w:rPr>
                <w:rFonts w:ascii="Times New Roman" w:hAnsi="Times New Roman" w:cs="Times New Roman"/>
              </w:rPr>
              <w:t>)</w:t>
            </w:r>
          </w:p>
        </w:tc>
      </w:tr>
      <w:tr w:rsidR="000C069A" w:rsidRPr="000C069A" w14:paraId="68AC0A1E" w14:textId="77777777" w:rsidTr="000C069A">
        <w:trPr>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2C5E836C"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HALLMARK_XENOBIOTIC_METABOLISM</w:t>
            </w:r>
          </w:p>
        </w:tc>
        <w:tc>
          <w:tcPr>
            <w:tcW w:w="1275" w:type="dxa"/>
            <w:hideMark/>
          </w:tcPr>
          <w:p w14:paraId="40E49EF3"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0.777123</w:t>
            </w:r>
          </w:p>
        </w:tc>
        <w:tc>
          <w:tcPr>
            <w:tcW w:w="1134" w:type="dxa"/>
            <w:hideMark/>
          </w:tcPr>
          <w:p w14:paraId="1DB2AC84"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0.997955</w:t>
            </w:r>
          </w:p>
        </w:tc>
        <w:tc>
          <w:tcPr>
            <w:tcW w:w="968" w:type="dxa"/>
            <w:hideMark/>
          </w:tcPr>
          <w:p w14:paraId="6A910E6E"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0.03</w:t>
            </w:r>
          </w:p>
        </w:tc>
        <w:tc>
          <w:tcPr>
            <w:tcW w:w="726" w:type="dxa"/>
            <w:hideMark/>
          </w:tcPr>
          <w:p w14:paraId="59E380EE"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0.28</w:t>
            </w:r>
          </w:p>
        </w:tc>
        <w:tc>
          <w:tcPr>
            <w:tcW w:w="723" w:type="dxa"/>
            <w:hideMark/>
          </w:tcPr>
          <w:p w14:paraId="07D604AE"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0.77</w:t>
            </w:r>
          </w:p>
        </w:tc>
        <w:tc>
          <w:tcPr>
            <w:tcW w:w="590" w:type="dxa"/>
            <w:hideMark/>
          </w:tcPr>
          <w:p w14:paraId="387E2F00"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17</w:t>
            </w:r>
          </w:p>
        </w:tc>
        <w:tc>
          <w:tcPr>
            <w:tcW w:w="2380" w:type="dxa"/>
            <w:hideMark/>
          </w:tcPr>
          <w:p w14:paraId="5BDDD7C8"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ZUMA-7 (</w:t>
            </w:r>
            <w:proofErr w:type="spellStart"/>
            <w:r w:rsidRPr="000C069A">
              <w:rPr>
                <w:rFonts w:ascii="Times New Roman" w:hAnsi="Times New Roman" w:cs="Times New Roman"/>
              </w:rPr>
              <w:t>Axi-cel</w:t>
            </w:r>
            <w:proofErr w:type="spellEnd"/>
            <w:r w:rsidRPr="000C069A">
              <w:rPr>
                <w:rFonts w:ascii="Times New Roman" w:hAnsi="Times New Roman" w:cs="Times New Roman"/>
              </w:rPr>
              <w:t>)</w:t>
            </w:r>
          </w:p>
        </w:tc>
      </w:tr>
      <w:tr w:rsidR="000C069A" w:rsidRPr="000C069A" w14:paraId="7BC4D14A" w14:textId="77777777" w:rsidTr="000C069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2B0D0168"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HALLMARK_TGF_BETA_SIGNALING</w:t>
            </w:r>
          </w:p>
        </w:tc>
        <w:tc>
          <w:tcPr>
            <w:tcW w:w="1275" w:type="dxa"/>
            <w:hideMark/>
          </w:tcPr>
          <w:p w14:paraId="2CFBCAD3"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0.825871</w:t>
            </w:r>
          </w:p>
        </w:tc>
        <w:tc>
          <w:tcPr>
            <w:tcW w:w="1134" w:type="dxa"/>
            <w:hideMark/>
          </w:tcPr>
          <w:p w14:paraId="52A0C489"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0.997955</w:t>
            </w:r>
          </w:p>
        </w:tc>
        <w:tc>
          <w:tcPr>
            <w:tcW w:w="968" w:type="dxa"/>
            <w:hideMark/>
          </w:tcPr>
          <w:p w14:paraId="7CA0AB56"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0.10</w:t>
            </w:r>
          </w:p>
        </w:tc>
        <w:tc>
          <w:tcPr>
            <w:tcW w:w="726" w:type="dxa"/>
            <w:hideMark/>
          </w:tcPr>
          <w:p w14:paraId="3AD9EDD7"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-0.25</w:t>
            </w:r>
          </w:p>
        </w:tc>
        <w:tc>
          <w:tcPr>
            <w:tcW w:w="723" w:type="dxa"/>
            <w:hideMark/>
          </w:tcPr>
          <w:p w14:paraId="558624A6"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-0.76</w:t>
            </w:r>
          </w:p>
        </w:tc>
        <w:tc>
          <w:tcPr>
            <w:tcW w:w="590" w:type="dxa"/>
            <w:hideMark/>
          </w:tcPr>
          <w:p w14:paraId="1638E274"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10</w:t>
            </w:r>
          </w:p>
        </w:tc>
        <w:tc>
          <w:tcPr>
            <w:tcW w:w="2380" w:type="dxa"/>
            <w:hideMark/>
          </w:tcPr>
          <w:p w14:paraId="1F543011"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ZUMA-7 (</w:t>
            </w:r>
            <w:proofErr w:type="spellStart"/>
            <w:r w:rsidRPr="000C069A">
              <w:rPr>
                <w:rFonts w:ascii="Times New Roman" w:hAnsi="Times New Roman" w:cs="Times New Roman"/>
              </w:rPr>
              <w:t>Axi-cel</w:t>
            </w:r>
            <w:proofErr w:type="spellEnd"/>
            <w:r w:rsidRPr="000C069A">
              <w:rPr>
                <w:rFonts w:ascii="Times New Roman" w:hAnsi="Times New Roman" w:cs="Times New Roman"/>
              </w:rPr>
              <w:t>)</w:t>
            </w:r>
          </w:p>
        </w:tc>
      </w:tr>
      <w:tr w:rsidR="000C069A" w:rsidRPr="000C069A" w14:paraId="1E3E156B" w14:textId="77777777" w:rsidTr="000C069A">
        <w:trPr>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489E1146"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HALLMARK_ADIPOGENESIS</w:t>
            </w:r>
          </w:p>
        </w:tc>
        <w:tc>
          <w:tcPr>
            <w:tcW w:w="1275" w:type="dxa"/>
            <w:hideMark/>
          </w:tcPr>
          <w:p w14:paraId="73097AFA"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0.882206</w:t>
            </w:r>
          </w:p>
        </w:tc>
        <w:tc>
          <w:tcPr>
            <w:tcW w:w="1134" w:type="dxa"/>
            <w:hideMark/>
          </w:tcPr>
          <w:p w14:paraId="4DBFACC6"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0.997955</w:t>
            </w:r>
          </w:p>
        </w:tc>
        <w:tc>
          <w:tcPr>
            <w:tcW w:w="968" w:type="dxa"/>
            <w:hideMark/>
          </w:tcPr>
          <w:p w14:paraId="4D540DC2"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0.03</w:t>
            </w:r>
          </w:p>
        </w:tc>
        <w:tc>
          <w:tcPr>
            <w:tcW w:w="726" w:type="dxa"/>
            <w:hideMark/>
          </w:tcPr>
          <w:p w14:paraId="2CA09F8C"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0.27</w:t>
            </w:r>
          </w:p>
        </w:tc>
        <w:tc>
          <w:tcPr>
            <w:tcW w:w="723" w:type="dxa"/>
            <w:hideMark/>
          </w:tcPr>
          <w:p w14:paraId="2915900F"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0.67</w:t>
            </w:r>
          </w:p>
        </w:tc>
        <w:tc>
          <w:tcPr>
            <w:tcW w:w="590" w:type="dxa"/>
            <w:hideMark/>
          </w:tcPr>
          <w:p w14:paraId="3B444CE4"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11</w:t>
            </w:r>
          </w:p>
        </w:tc>
        <w:tc>
          <w:tcPr>
            <w:tcW w:w="2380" w:type="dxa"/>
            <w:hideMark/>
          </w:tcPr>
          <w:p w14:paraId="46469E92"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ZUMA-7 (</w:t>
            </w:r>
            <w:proofErr w:type="spellStart"/>
            <w:r w:rsidRPr="000C069A">
              <w:rPr>
                <w:rFonts w:ascii="Times New Roman" w:hAnsi="Times New Roman" w:cs="Times New Roman"/>
              </w:rPr>
              <w:t>Axi-cel</w:t>
            </w:r>
            <w:proofErr w:type="spellEnd"/>
            <w:r w:rsidRPr="000C069A">
              <w:rPr>
                <w:rFonts w:ascii="Times New Roman" w:hAnsi="Times New Roman" w:cs="Times New Roman"/>
              </w:rPr>
              <w:t>)</w:t>
            </w:r>
          </w:p>
        </w:tc>
      </w:tr>
      <w:tr w:rsidR="000C069A" w:rsidRPr="000C069A" w14:paraId="6206A91D" w14:textId="77777777" w:rsidTr="000C069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4EC85D32"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HALLMARK_INTERFERON_ALPHA_RESPONSE</w:t>
            </w:r>
          </w:p>
        </w:tc>
        <w:tc>
          <w:tcPr>
            <w:tcW w:w="1275" w:type="dxa"/>
            <w:hideMark/>
          </w:tcPr>
          <w:p w14:paraId="77AC3142"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0.915767</w:t>
            </w:r>
          </w:p>
        </w:tc>
        <w:tc>
          <w:tcPr>
            <w:tcW w:w="1134" w:type="dxa"/>
            <w:hideMark/>
          </w:tcPr>
          <w:p w14:paraId="23EAB8F9"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0.997955</w:t>
            </w:r>
          </w:p>
        </w:tc>
        <w:tc>
          <w:tcPr>
            <w:tcW w:w="968" w:type="dxa"/>
            <w:hideMark/>
          </w:tcPr>
          <w:p w14:paraId="7EC6F601"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0.02</w:t>
            </w:r>
          </w:p>
        </w:tc>
        <w:tc>
          <w:tcPr>
            <w:tcW w:w="726" w:type="dxa"/>
            <w:hideMark/>
          </w:tcPr>
          <w:p w14:paraId="31D8847E"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0.21</w:t>
            </w:r>
          </w:p>
        </w:tc>
        <w:tc>
          <w:tcPr>
            <w:tcW w:w="723" w:type="dxa"/>
            <w:hideMark/>
          </w:tcPr>
          <w:p w14:paraId="5A5FA0A0"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0.69</w:t>
            </w:r>
          </w:p>
        </w:tc>
        <w:tc>
          <w:tcPr>
            <w:tcW w:w="590" w:type="dxa"/>
            <w:hideMark/>
          </w:tcPr>
          <w:p w14:paraId="21A20593"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42</w:t>
            </w:r>
          </w:p>
        </w:tc>
        <w:tc>
          <w:tcPr>
            <w:tcW w:w="2380" w:type="dxa"/>
            <w:hideMark/>
          </w:tcPr>
          <w:p w14:paraId="5FBC9E02"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ZUMA-7 (</w:t>
            </w:r>
            <w:proofErr w:type="spellStart"/>
            <w:r w:rsidRPr="000C069A">
              <w:rPr>
                <w:rFonts w:ascii="Times New Roman" w:hAnsi="Times New Roman" w:cs="Times New Roman"/>
              </w:rPr>
              <w:t>Axi-cel</w:t>
            </w:r>
            <w:proofErr w:type="spellEnd"/>
            <w:r w:rsidRPr="000C069A">
              <w:rPr>
                <w:rFonts w:ascii="Times New Roman" w:hAnsi="Times New Roman" w:cs="Times New Roman"/>
              </w:rPr>
              <w:t>)</w:t>
            </w:r>
          </w:p>
        </w:tc>
      </w:tr>
      <w:tr w:rsidR="000C069A" w:rsidRPr="000C069A" w14:paraId="5BE87AE2" w14:textId="77777777" w:rsidTr="000C069A">
        <w:trPr>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34929713"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HALLMARK_COMPLEMENT</w:t>
            </w:r>
          </w:p>
        </w:tc>
        <w:tc>
          <w:tcPr>
            <w:tcW w:w="1275" w:type="dxa"/>
            <w:hideMark/>
          </w:tcPr>
          <w:p w14:paraId="76BA9010"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0.916304</w:t>
            </w:r>
          </w:p>
        </w:tc>
        <w:tc>
          <w:tcPr>
            <w:tcW w:w="1134" w:type="dxa"/>
            <w:hideMark/>
          </w:tcPr>
          <w:p w14:paraId="6E359FAF"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0.997955</w:t>
            </w:r>
          </w:p>
        </w:tc>
        <w:tc>
          <w:tcPr>
            <w:tcW w:w="968" w:type="dxa"/>
            <w:hideMark/>
          </w:tcPr>
          <w:p w14:paraId="1A3BEFBE"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0.02</w:t>
            </w:r>
          </w:p>
        </w:tc>
        <w:tc>
          <w:tcPr>
            <w:tcW w:w="726" w:type="dxa"/>
            <w:hideMark/>
          </w:tcPr>
          <w:p w14:paraId="0869068C"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0.21</w:t>
            </w:r>
          </w:p>
        </w:tc>
        <w:tc>
          <w:tcPr>
            <w:tcW w:w="723" w:type="dxa"/>
            <w:hideMark/>
          </w:tcPr>
          <w:p w14:paraId="402CD704"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0.66</w:t>
            </w:r>
          </w:p>
        </w:tc>
        <w:tc>
          <w:tcPr>
            <w:tcW w:w="590" w:type="dxa"/>
            <w:hideMark/>
          </w:tcPr>
          <w:p w14:paraId="13418A19"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36</w:t>
            </w:r>
          </w:p>
        </w:tc>
        <w:tc>
          <w:tcPr>
            <w:tcW w:w="2380" w:type="dxa"/>
            <w:hideMark/>
          </w:tcPr>
          <w:p w14:paraId="545BAC29"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ZUMA-7 (</w:t>
            </w:r>
            <w:proofErr w:type="spellStart"/>
            <w:r w:rsidRPr="000C069A">
              <w:rPr>
                <w:rFonts w:ascii="Times New Roman" w:hAnsi="Times New Roman" w:cs="Times New Roman"/>
              </w:rPr>
              <w:t>Axi-cel</w:t>
            </w:r>
            <w:proofErr w:type="spellEnd"/>
            <w:r w:rsidRPr="000C069A">
              <w:rPr>
                <w:rFonts w:ascii="Times New Roman" w:hAnsi="Times New Roman" w:cs="Times New Roman"/>
              </w:rPr>
              <w:t>)</w:t>
            </w:r>
          </w:p>
        </w:tc>
      </w:tr>
      <w:tr w:rsidR="000C069A" w:rsidRPr="000C069A" w14:paraId="536E57FB" w14:textId="77777777" w:rsidTr="000C069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00BF0FB7" w14:textId="77777777" w:rsidR="000C069A" w:rsidRPr="000C069A" w:rsidRDefault="000C069A" w:rsidP="00D81832">
            <w:pPr>
              <w:jc w:val="both"/>
              <w:rPr>
                <w:rFonts w:ascii="Times New Roman" w:hAnsi="Times New Roman" w:cs="Times New Roman"/>
                <w:b w:val="0"/>
                <w:bCs w:val="0"/>
                <w:lang w:val="en-US"/>
              </w:rPr>
            </w:pPr>
            <w:r w:rsidRPr="000C069A">
              <w:rPr>
                <w:rFonts w:ascii="Times New Roman" w:hAnsi="Times New Roman" w:cs="Times New Roman"/>
                <w:b w:val="0"/>
                <w:bCs w:val="0"/>
                <w:lang w:val="en-US"/>
              </w:rPr>
              <w:t>HALLMARK_IL6_JAK_STAT3_SIGNALING</w:t>
            </w:r>
          </w:p>
        </w:tc>
        <w:tc>
          <w:tcPr>
            <w:tcW w:w="1275" w:type="dxa"/>
            <w:hideMark/>
          </w:tcPr>
          <w:p w14:paraId="3CCA8A44"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0.922175</w:t>
            </w:r>
          </w:p>
        </w:tc>
        <w:tc>
          <w:tcPr>
            <w:tcW w:w="1134" w:type="dxa"/>
            <w:hideMark/>
          </w:tcPr>
          <w:p w14:paraId="412721AE"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0.997955</w:t>
            </w:r>
          </w:p>
        </w:tc>
        <w:tc>
          <w:tcPr>
            <w:tcW w:w="968" w:type="dxa"/>
            <w:hideMark/>
          </w:tcPr>
          <w:p w14:paraId="1543E063"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0.02</w:t>
            </w:r>
          </w:p>
        </w:tc>
        <w:tc>
          <w:tcPr>
            <w:tcW w:w="726" w:type="dxa"/>
            <w:hideMark/>
          </w:tcPr>
          <w:p w14:paraId="6803F713"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0.21</w:t>
            </w:r>
          </w:p>
        </w:tc>
        <w:tc>
          <w:tcPr>
            <w:tcW w:w="723" w:type="dxa"/>
            <w:hideMark/>
          </w:tcPr>
          <w:p w14:paraId="7B2A8E2F"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0.69</w:t>
            </w:r>
          </w:p>
        </w:tc>
        <w:tc>
          <w:tcPr>
            <w:tcW w:w="590" w:type="dxa"/>
            <w:hideMark/>
          </w:tcPr>
          <w:p w14:paraId="2A9D8BB3"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47</w:t>
            </w:r>
          </w:p>
        </w:tc>
        <w:tc>
          <w:tcPr>
            <w:tcW w:w="2380" w:type="dxa"/>
            <w:hideMark/>
          </w:tcPr>
          <w:p w14:paraId="790517C8"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ZUMA-7 (</w:t>
            </w:r>
            <w:proofErr w:type="spellStart"/>
            <w:r w:rsidRPr="000C069A">
              <w:rPr>
                <w:rFonts w:ascii="Times New Roman" w:hAnsi="Times New Roman" w:cs="Times New Roman"/>
              </w:rPr>
              <w:t>Axi-cel</w:t>
            </w:r>
            <w:proofErr w:type="spellEnd"/>
            <w:r w:rsidRPr="000C069A">
              <w:rPr>
                <w:rFonts w:ascii="Times New Roman" w:hAnsi="Times New Roman" w:cs="Times New Roman"/>
              </w:rPr>
              <w:t>)</w:t>
            </w:r>
          </w:p>
        </w:tc>
      </w:tr>
      <w:tr w:rsidR="000C069A" w:rsidRPr="000C069A" w14:paraId="4D2EA0D7" w14:textId="77777777" w:rsidTr="000C069A">
        <w:trPr>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4B3209A1"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HALLMARK_IL2_STAT5_SIGNALING</w:t>
            </w:r>
          </w:p>
        </w:tc>
        <w:tc>
          <w:tcPr>
            <w:tcW w:w="1275" w:type="dxa"/>
            <w:hideMark/>
          </w:tcPr>
          <w:p w14:paraId="59A85056"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0.925577</w:t>
            </w:r>
          </w:p>
        </w:tc>
        <w:tc>
          <w:tcPr>
            <w:tcW w:w="1134" w:type="dxa"/>
            <w:hideMark/>
          </w:tcPr>
          <w:p w14:paraId="291ECDD5"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0.997955</w:t>
            </w:r>
          </w:p>
        </w:tc>
        <w:tc>
          <w:tcPr>
            <w:tcW w:w="968" w:type="dxa"/>
            <w:hideMark/>
          </w:tcPr>
          <w:p w14:paraId="1DCB2F03"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0.02</w:t>
            </w:r>
          </w:p>
        </w:tc>
        <w:tc>
          <w:tcPr>
            <w:tcW w:w="726" w:type="dxa"/>
            <w:hideMark/>
          </w:tcPr>
          <w:p w14:paraId="16D73646"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0.20</w:t>
            </w:r>
          </w:p>
        </w:tc>
        <w:tc>
          <w:tcPr>
            <w:tcW w:w="723" w:type="dxa"/>
            <w:hideMark/>
          </w:tcPr>
          <w:p w14:paraId="5949C709"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0.69</w:t>
            </w:r>
          </w:p>
        </w:tc>
        <w:tc>
          <w:tcPr>
            <w:tcW w:w="590" w:type="dxa"/>
            <w:hideMark/>
          </w:tcPr>
          <w:p w14:paraId="7E659987"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56</w:t>
            </w:r>
          </w:p>
        </w:tc>
        <w:tc>
          <w:tcPr>
            <w:tcW w:w="2380" w:type="dxa"/>
            <w:hideMark/>
          </w:tcPr>
          <w:p w14:paraId="1ABFDA83"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ZUMA-7 (</w:t>
            </w:r>
            <w:proofErr w:type="spellStart"/>
            <w:r w:rsidRPr="000C069A">
              <w:rPr>
                <w:rFonts w:ascii="Times New Roman" w:hAnsi="Times New Roman" w:cs="Times New Roman"/>
              </w:rPr>
              <w:t>Axi-cel</w:t>
            </w:r>
            <w:proofErr w:type="spellEnd"/>
            <w:r w:rsidRPr="000C069A">
              <w:rPr>
                <w:rFonts w:ascii="Times New Roman" w:hAnsi="Times New Roman" w:cs="Times New Roman"/>
              </w:rPr>
              <w:t>)</w:t>
            </w:r>
          </w:p>
        </w:tc>
      </w:tr>
      <w:tr w:rsidR="000C069A" w:rsidRPr="000C069A" w14:paraId="10DE2385" w14:textId="77777777" w:rsidTr="000C069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10DD3C5D"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HALLMARK_MTORC1_SIGNALING</w:t>
            </w:r>
          </w:p>
        </w:tc>
        <w:tc>
          <w:tcPr>
            <w:tcW w:w="1275" w:type="dxa"/>
            <w:hideMark/>
          </w:tcPr>
          <w:p w14:paraId="1261709D"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0.967105</w:t>
            </w:r>
          </w:p>
        </w:tc>
        <w:tc>
          <w:tcPr>
            <w:tcW w:w="1134" w:type="dxa"/>
            <w:hideMark/>
          </w:tcPr>
          <w:p w14:paraId="3F29ECAF"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0.997955</w:t>
            </w:r>
          </w:p>
        </w:tc>
        <w:tc>
          <w:tcPr>
            <w:tcW w:w="968" w:type="dxa"/>
            <w:hideMark/>
          </w:tcPr>
          <w:p w14:paraId="4669D183"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0.11</w:t>
            </w:r>
          </w:p>
        </w:tc>
        <w:tc>
          <w:tcPr>
            <w:tcW w:w="726" w:type="dxa"/>
            <w:hideMark/>
          </w:tcPr>
          <w:p w14:paraId="6497638E"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-0.16</w:t>
            </w:r>
          </w:p>
        </w:tc>
        <w:tc>
          <w:tcPr>
            <w:tcW w:w="723" w:type="dxa"/>
            <w:hideMark/>
          </w:tcPr>
          <w:p w14:paraId="1ED33E0B"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-0.62</w:t>
            </w:r>
          </w:p>
        </w:tc>
        <w:tc>
          <w:tcPr>
            <w:tcW w:w="590" w:type="dxa"/>
            <w:hideMark/>
          </w:tcPr>
          <w:p w14:paraId="28FFDE5A"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22</w:t>
            </w:r>
          </w:p>
        </w:tc>
        <w:tc>
          <w:tcPr>
            <w:tcW w:w="2380" w:type="dxa"/>
            <w:hideMark/>
          </w:tcPr>
          <w:p w14:paraId="7B01D891"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ZUMA-7 (</w:t>
            </w:r>
            <w:proofErr w:type="spellStart"/>
            <w:r w:rsidRPr="000C069A">
              <w:rPr>
                <w:rFonts w:ascii="Times New Roman" w:hAnsi="Times New Roman" w:cs="Times New Roman"/>
              </w:rPr>
              <w:t>Axi-cel</w:t>
            </w:r>
            <w:proofErr w:type="spellEnd"/>
            <w:r w:rsidRPr="000C069A">
              <w:rPr>
                <w:rFonts w:ascii="Times New Roman" w:hAnsi="Times New Roman" w:cs="Times New Roman"/>
              </w:rPr>
              <w:t>)</w:t>
            </w:r>
          </w:p>
        </w:tc>
      </w:tr>
      <w:tr w:rsidR="000C069A" w:rsidRPr="000C069A" w14:paraId="2081A676" w14:textId="77777777" w:rsidTr="000C069A">
        <w:trPr>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35056E13"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HALLMARK_APOPTOSIS</w:t>
            </w:r>
          </w:p>
        </w:tc>
        <w:tc>
          <w:tcPr>
            <w:tcW w:w="1275" w:type="dxa"/>
            <w:hideMark/>
          </w:tcPr>
          <w:p w14:paraId="2C5C90B1"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0.978378</w:t>
            </w:r>
          </w:p>
        </w:tc>
        <w:tc>
          <w:tcPr>
            <w:tcW w:w="1134" w:type="dxa"/>
            <w:hideMark/>
          </w:tcPr>
          <w:p w14:paraId="76279C35"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0.997955</w:t>
            </w:r>
          </w:p>
        </w:tc>
        <w:tc>
          <w:tcPr>
            <w:tcW w:w="968" w:type="dxa"/>
            <w:hideMark/>
          </w:tcPr>
          <w:p w14:paraId="68A08926"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0.01</w:t>
            </w:r>
          </w:p>
        </w:tc>
        <w:tc>
          <w:tcPr>
            <w:tcW w:w="726" w:type="dxa"/>
            <w:hideMark/>
          </w:tcPr>
          <w:p w14:paraId="71BA6638"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0.17</w:t>
            </w:r>
          </w:p>
        </w:tc>
        <w:tc>
          <w:tcPr>
            <w:tcW w:w="723" w:type="dxa"/>
            <w:hideMark/>
          </w:tcPr>
          <w:p w14:paraId="16F0765F"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0.56</w:t>
            </w:r>
          </w:p>
        </w:tc>
        <w:tc>
          <w:tcPr>
            <w:tcW w:w="590" w:type="dxa"/>
            <w:hideMark/>
          </w:tcPr>
          <w:p w14:paraId="21F9D016"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43</w:t>
            </w:r>
          </w:p>
        </w:tc>
        <w:tc>
          <w:tcPr>
            <w:tcW w:w="2380" w:type="dxa"/>
            <w:hideMark/>
          </w:tcPr>
          <w:p w14:paraId="07B0B0F7"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ZUMA-7 (</w:t>
            </w:r>
            <w:proofErr w:type="spellStart"/>
            <w:r w:rsidRPr="000C069A">
              <w:rPr>
                <w:rFonts w:ascii="Times New Roman" w:hAnsi="Times New Roman" w:cs="Times New Roman"/>
              </w:rPr>
              <w:t>Axi-cel</w:t>
            </w:r>
            <w:proofErr w:type="spellEnd"/>
            <w:r w:rsidRPr="000C069A">
              <w:rPr>
                <w:rFonts w:ascii="Times New Roman" w:hAnsi="Times New Roman" w:cs="Times New Roman"/>
              </w:rPr>
              <w:t>)</w:t>
            </w:r>
          </w:p>
        </w:tc>
      </w:tr>
      <w:tr w:rsidR="000C069A" w:rsidRPr="000C069A" w14:paraId="0CC92C0B" w14:textId="77777777" w:rsidTr="000C069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28DBAF39"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HALLMARK_INTERFERON_GAMMA_RESPONSE</w:t>
            </w:r>
          </w:p>
        </w:tc>
        <w:tc>
          <w:tcPr>
            <w:tcW w:w="1275" w:type="dxa"/>
            <w:hideMark/>
          </w:tcPr>
          <w:p w14:paraId="0EDDD395"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0.997955</w:t>
            </w:r>
          </w:p>
        </w:tc>
        <w:tc>
          <w:tcPr>
            <w:tcW w:w="1134" w:type="dxa"/>
            <w:hideMark/>
          </w:tcPr>
          <w:p w14:paraId="6F0AC59B"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0.997955</w:t>
            </w:r>
          </w:p>
        </w:tc>
        <w:tc>
          <w:tcPr>
            <w:tcW w:w="968" w:type="dxa"/>
            <w:hideMark/>
          </w:tcPr>
          <w:p w14:paraId="0B4BBA48"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0.01</w:t>
            </w:r>
          </w:p>
        </w:tc>
        <w:tc>
          <w:tcPr>
            <w:tcW w:w="726" w:type="dxa"/>
            <w:hideMark/>
          </w:tcPr>
          <w:p w14:paraId="73361014"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0.14</w:t>
            </w:r>
          </w:p>
        </w:tc>
        <w:tc>
          <w:tcPr>
            <w:tcW w:w="723" w:type="dxa"/>
            <w:hideMark/>
          </w:tcPr>
          <w:p w14:paraId="7C13CABE"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0.50</w:t>
            </w:r>
          </w:p>
        </w:tc>
        <w:tc>
          <w:tcPr>
            <w:tcW w:w="590" w:type="dxa"/>
            <w:hideMark/>
          </w:tcPr>
          <w:p w14:paraId="1E55E86A"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86</w:t>
            </w:r>
          </w:p>
        </w:tc>
        <w:tc>
          <w:tcPr>
            <w:tcW w:w="2380" w:type="dxa"/>
            <w:hideMark/>
          </w:tcPr>
          <w:p w14:paraId="60C1FB0E"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ZUMA-7 (</w:t>
            </w:r>
            <w:proofErr w:type="spellStart"/>
            <w:r w:rsidRPr="000C069A">
              <w:rPr>
                <w:rFonts w:ascii="Times New Roman" w:hAnsi="Times New Roman" w:cs="Times New Roman"/>
              </w:rPr>
              <w:t>Axi-cel</w:t>
            </w:r>
            <w:proofErr w:type="spellEnd"/>
            <w:r w:rsidRPr="000C069A">
              <w:rPr>
                <w:rFonts w:ascii="Times New Roman" w:hAnsi="Times New Roman" w:cs="Times New Roman"/>
              </w:rPr>
              <w:t>)</w:t>
            </w:r>
          </w:p>
        </w:tc>
      </w:tr>
      <w:tr w:rsidR="000C069A" w:rsidRPr="000C069A" w14:paraId="35B6B490" w14:textId="77777777" w:rsidTr="000C069A">
        <w:trPr>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1CAB6150"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HALLMARK_COMPLEMENT</w:t>
            </w:r>
          </w:p>
        </w:tc>
        <w:tc>
          <w:tcPr>
            <w:tcW w:w="1275" w:type="dxa"/>
            <w:hideMark/>
          </w:tcPr>
          <w:p w14:paraId="75C10031"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0.000007</w:t>
            </w:r>
          </w:p>
        </w:tc>
        <w:tc>
          <w:tcPr>
            <w:tcW w:w="1134" w:type="dxa"/>
            <w:hideMark/>
          </w:tcPr>
          <w:p w14:paraId="0831589B"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0.000164</w:t>
            </w:r>
          </w:p>
        </w:tc>
        <w:tc>
          <w:tcPr>
            <w:tcW w:w="968" w:type="dxa"/>
            <w:hideMark/>
          </w:tcPr>
          <w:p w14:paraId="6820EF13"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0.61</w:t>
            </w:r>
          </w:p>
        </w:tc>
        <w:tc>
          <w:tcPr>
            <w:tcW w:w="726" w:type="dxa"/>
            <w:hideMark/>
          </w:tcPr>
          <w:p w14:paraId="528091A7"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0.53</w:t>
            </w:r>
          </w:p>
        </w:tc>
        <w:tc>
          <w:tcPr>
            <w:tcW w:w="723" w:type="dxa"/>
            <w:hideMark/>
          </w:tcPr>
          <w:p w14:paraId="2960A722"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2.18</w:t>
            </w:r>
          </w:p>
        </w:tc>
        <w:tc>
          <w:tcPr>
            <w:tcW w:w="590" w:type="dxa"/>
            <w:hideMark/>
          </w:tcPr>
          <w:p w14:paraId="7BF899AA"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55</w:t>
            </w:r>
          </w:p>
        </w:tc>
        <w:tc>
          <w:tcPr>
            <w:tcW w:w="2380" w:type="dxa"/>
            <w:hideMark/>
          </w:tcPr>
          <w:p w14:paraId="0B2C188E"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ZUMA-1 (Time point)</w:t>
            </w:r>
          </w:p>
        </w:tc>
      </w:tr>
      <w:tr w:rsidR="000C069A" w:rsidRPr="000C069A" w14:paraId="4419DD67" w14:textId="77777777" w:rsidTr="000C069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3D39BBE6"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HALLMARK_EPITHELIAL_MESENCHYMAL_TRANSITION</w:t>
            </w:r>
          </w:p>
        </w:tc>
        <w:tc>
          <w:tcPr>
            <w:tcW w:w="1275" w:type="dxa"/>
            <w:hideMark/>
          </w:tcPr>
          <w:p w14:paraId="6AEA3A3F"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0.000069</w:t>
            </w:r>
          </w:p>
        </w:tc>
        <w:tc>
          <w:tcPr>
            <w:tcW w:w="1134" w:type="dxa"/>
            <w:hideMark/>
          </w:tcPr>
          <w:p w14:paraId="36C97EF8"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0.000826</w:t>
            </w:r>
          </w:p>
        </w:tc>
        <w:tc>
          <w:tcPr>
            <w:tcW w:w="968" w:type="dxa"/>
            <w:hideMark/>
          </w:tcPr>
          <w:p w14:paraId="6B18C223"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0.54</w:t>
            </w:r>
          </w:p>
        </w:tc>
        <w:tc>
          <w:tcPr>
            <w:tcW w:w="726" w:type="dxa"/>
            <w:hideMark/>
          </w:tcPr>
          <w:p w14:paraId="2FDCB4F3"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0.60</w:t>
            </w:r>
          </w:p>
        </w:tc>
        <w:tc>
          <w:tcPr>
            <w:tcW w:w="723" w:type="dxa"/>
            <w:hideMark/>
          </w:tcPr>
          <w:p w14:paraId="4116880C"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2.17</w:t>
            </w:r>
          </w:p>
        </w:tc>
        <w:tc>
          <w:tcPr>
            <w:tcW w:w="590" w:type="dxa"/>
            <w:hideMark/>
          </w:tcPr>
          <w:p w14:paraId="186E0FED"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30</w:t>
            </w:r>
          </w:p>
        </w:tc>
        <w:tc>
          <w:tcPr>
            <w:tcW w:w="2380" w:type="dxa"/>
            <w:hideMark/>
          </w:tcPr>
          <w:p w14:paraId="5165A939"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ZUMA-1 (Time point)</w:t>
            </w:r>
          </w:p>
        </w:tc>
      </w:tr>
      <w:tr w:rsidR="000C069A" w:rsidRPr="000C069A" w14:paraId="5AEE67E3" w14:textId="77777777" w:rsidTr="000C069A">
        <w:trPr>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2F4F8F43"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lastRenderedPageBreak/>
              <w:t>HALLMARK_COAGULATION</w:t>
            </w:r>
          </w:p>
        </w:tc>
        <w:tc>
          <w:tcPr>
            <w:tcW w:w="1275" w:type="dxa"/>
            <w:hideMark/>
          </w:tcPr>
          <w:p w14:paraId="1A37C4D3"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0.000203</w:t>
            </w:r>
          </w:p>
        </w:tc>
        <w:tc>
          <w:tcPr>
            <w:tcW w:w="1134" w:type="dxa"/>
            <w:hideMark/>
          </w:tcPr>
          <w:p w14:paraId="68869111"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0.001624</w:t>
            </w:r>
          </w:p>
        </w:tc>
        <w:tc>
          <w:tcPr>
            <w:tcW w:w="968" w:type="dxa"/>
            <w:hideMark/>
          </w:tcPr>
          <w:p w14:paraId="0D781EC8"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0.52</w:t>
            </w:r>
          </w:p>
        </w:tc>
        <w:tc>
          <w:tcPr>
            <w:tcW w:w="726" w:type="dxa"/>
            <w:hideMark/>
          </w:tcPr>
          <w:p w14:paraId="54419DD2"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0.54</w:t>
            </w:r>
          </w:p>
        </w:tc>
        <w:tc>
          <w:tcPr>
            <w:tcW w:w="723" w:type="dxa"/>
            <w:hideMark/>
          </w:tcPr>
          <w:p w14:paraId="74505FD8"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2.01</w:t>
            </w:r>
          </w:p>
        </w:tc>
        <w:tc>
          <w:tcPr>
            <w:tcW w:w="590" w:type="dxa"/>
            <w:hideMark/>
          </w:tcPr>
          <w:p w14:paraId="4A79EA83"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35</w:t>
            </w:r>
          </w:p>
        </w:tc>
        <w:tc>
          <w:tcPr>
            <w:tcW w:w="2380" w:type="dxa"/>
            <w:hideMark/>
          </w:tcPr>
          <w:p w14:paraId="422685F9"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ZUMA-1 (Time point)</w:t>
            </w:r>
          </w:p>
        </w:tc>
      </w:tr>
      <w:tr w:rsidR="000C069A" w:rsidRPr="000C069A" w14:paraId="17A9C9A8" w14:textId="77777777" w:rsidTr="000C069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071465C8" w14:textId="77777777" w:rsidR="000C069A" w:rsidRPr="000C069A" w:rsidRDefault="000C069A" w:rsidP="00D81832">
            <w:pPr>
              <w:jc w:val="both"/>
              <w:rPr>
                <w:rFonts w:ascii="Times New Roman" w:hAnsi="Times New Roman" w:cs="Times New Roman"/>
                <w:b w:val="0"/>
                <w:bCs w:val="0"/>
                <w:lang w:val="en-US"/>
              </w:rPr>
            </w:pPr>
            <w:r w:rsidRPr="000C069A">
              <w:rPr>
                <w:rFonts w:ascii="Times New Roman" w:hAnsi="Times New Roman" w:cs="Times New Roman"/>
                <w:b w:val="0"/>
                <w:bCs w:val="0"/>
                <w:lang w:val="en-US"/>
              </w:rPr>
              <w:t>HALLMARK_IL6_JAK_STAT3_SIGNALING</w:t>
            </w:r>
          </w:p>
        </w:tc>
        <w:tc>
          <w:tcPr>
            <w:tcW w:w="1275" w:type="dxa"/>
            <w:hideMark/>
          </w:tcPr>
          <w:p w14:paraId="349155DD"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0.003999</w:t>
            </w:r>
          </w:p>
        </w:tc>
        <w:tc>
          <w:tcPr>
            <w:tcW w:w="1134" w:type="dxa"/>
            <w:hideMark/>
          </w:tcPr>
          <w:p w14:paraId="4697DF91"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0.023996</w:t>
            </w:r>
          </w:p>
        </w:tc>
        <w:tc>
          <w:tcPr>
            <w:tcW w:w="968" w:type="dxa"/>
            <w:hideMark/>
          </w:tcPr>
          <w:p w14:paraId="4B68A72D"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0.41</w:t>
            </w:r>
          </w:p>
        </w:tc>
        <w:tc>
          <w:tcPr>
            <w:tcW w:w="726" w:type="dxa"/>
            <w:hideMark/>
          </w:tcPr>
          <w:p w14:paraId="08E23999"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0.41</w:t>
            </w:r>
          </w:p>
        </w:tc>
        <w:tc>
          <w:tcPr>
            <w:tcW w:w="723" w:type="dxa"/>
            <w:hideMark/>
          </w:tcPr>
          <w:p w14:paraId="69C86AA9"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1.70</w:t>
            </w:r>
          </w:p>
        </w:tc>
        <w:tc>
          <w:tcPr>
            <w:tcW w:w="590" w:type="dxa"/>
            <w:hideMark/>
          </w:tcPr>
          <w:p w14:paraId="48B0CB8E"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57</w:t>
            </w:r>
          </w:p>
        </w:tc>
        <w:tc>
          <w:tcPr>
            <w:tcW w:w="2380" w:type="dxa"/>
            <w:hideMark/>
          </w:tcPr>
          <w:p w14:paraId="417DF195"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ZUMA-1 (Time point)</w:t>
            </w:r>
          </w:p>
        </w:tc>
      </w:tr>
      <w:tr w:rsidR="000C069A" w:rsidRPr="000C069A" w14:paraId="71F26CF3" w14:textId="77777777" w:rsidTr="000C069A">
        <w:trPr>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67A9F46A"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HALLMARK_MYOGENESIS</w:t>
            </w:r>
          </w:p>
        </w:tc>
        <w:tc>
          <w:tcPr>
            <w:tcW w:w="1275" w:type="dxa"/>
            <w:hideMark/>
          </w:tcPr>
          <w:p w14:paraId="7E128429"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0.014536</w:t>
            </w:r>
          </w:p>
        </w:tc>
        <w:tc>
          <w:tcPr>
            <w:tcW w:w="1134" w:type="dxa"/>
            <w:hideMark/>
          </w:tcPr>
          <w:p w14:paraId="27650A30"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0.065522</w:t>
            </w:r>
          </w:p>
        </w:tc>
        <w:tc>
          <w:tcPr>
            <w:tcW w:w="968" w:type="dxa"/>
            <w:hideMark/>
          </w:tcPr>
          <w:p w14:paraId="6A449F7D"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0.38</w:t>
            </w:r>
          </w:p>
        </w:tc>
        <w:tc>
          <w:tcPr>
            <w:tcW w:w="726" w:type="dxa"/>
            <w:hideMark/>
          </w:tcPr>
          <w:p w14:paraId="65A76642"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0.61</w:t>
            </w:r>
          </w:p>
        </w:tc>
        <w:tc>
          <w:tcPr>
            <w:tcW w:w="723" w:type="dxa"/>
            <w:hideMark/>
          </w:tcPr>
          <w:p w14:paraId="620AE8BC"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1.71</w:t>
            </w:r>
          </w:p>
        </w:tc>
        <w:tc>
          <w:tcPr>
            <w:tcW w:w="590" w:type="dxa"/>
            <w:hideMark/>
          </w:tcPr>
          <w:p w14:paraId="578F70AD"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13</w:t>
            </w:r>
          </w:p>
        </w:tc>
        <w:tc>
          <w:tcPr>
            <w:tcW w:w="2380" w:type="dxa"/>
            <w:hideMark/>
          </w:tcPr>
          <w:p w14:paraId="34E28AC5"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ZUMA-1 (Time point)</w:t>
            </w:r>
          </w:p>
        </w:tc>
      </w:tr>
      <w:tr w:rsidR="000C069A" w:rsidRPr="000C069A" w14:paraId="1C94A3C0" w14:textId="77777777" w:rsidTr="000C069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7C4A87C1"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HALLMARK_UV_RESPONSE_DN</w:t>
            </w:r>
          </w:p>
        </w:tc>
        <w:tc>
          <w:tcPr>
            <w:tcW w:w="1275" w:type="dxa"/>
            <w:hideMark/>
          </w:tcPr>
          <w:p w14:paraId="52470374"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0.020246</w:t>
            </w:r>
          </w:p>
        </w:tc>
        <w:tc>
          <w:tcPr>
            <w:tcW w:w="1134" w:type="dxa"/>
            <w:hideMark/>
          </w:tcPr>
          <w:p w14:paraId="095C5B3A"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0.065522</w:t>
            </w:r>
          </w:p>
        </w:tc>
        <w:tc>
          <w:tcPr>
            <w:tcW w:w="968" w:type="dxa"/>
            <w:hideMark/>
          </w:tcPr>
          <w:p w14:paraId="37246AA1"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0.35</w:t>
            </w:r>
          </w:p>
        </w:tc>
        <w:tc>
          <w:tcPr>
            <w:tcW w:w="726" w:type="dxa"/>
            <w:hideMark/>
          </w:tcPr>
          <w:p w14:paraId="0B1B82ED"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0.56</w:t>
            </w:r>
          </w:p>
        </w:tc>
        <w:tc>
          <w:tcPr>
            <w:tcW w:w="723" w:type="dxa"/>
            <w:hideMark/>
          </w:tcPr>
          <w:p w14:paraId="397A68CF"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1.62</w:t>
            </w:r>
          </w:p>
        </w:tc>
        <w:tc>
          <w:tcPr>
            <w:tcW w:w="590" w:type="dxa"/>
            <w:hideMark/>
          </w:tcPr>
          <w:p w14:paraId="28139535"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15</w:t>
            </w:r>
          </w:p>
        </w:tc>
        <w:tc>
          <w:tcPr>
            <w:tcW w:w="2380" w:type="dxa"/>
            <w:hideMark/>
          </w:tcPr>
          <w:p w14:paraId="124FDB16"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ZUMA-1 (Time point)</w:t>
            </w:r>
          </w:p>
        </w:tc>
      </w:tr>
      <w:tr w:rsidR="000C069A" w:rsidRPr="000C069A" w14:paraId="503DFC49" w14:textId="77777777" w:rsidTr="000C069A">
        <w:trPr>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0D5ABE8A"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HALLMARK_APOPTOSIS</w:t>
            </w:r>
          </w:p>
        </w:tc>
        <w:tc>
          <w:tcPr>
            <w:tcW w:w="1275" w:type="dxa"/>
            <w:hideMark/>
          </w:tcPr>
          <w:p w14:paraId="6D4C7A0A"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0.020734</w:t>
            </w:r>
          </w:p>
        </w:tc>
        <w:tc>
          <w:tcPr>
            <w:tcW w:w="1134" w:type="dxa"/>
            <w:hideMark/>
          </w:tcPr>
          <w:p w14:paraId="29F2BD88"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0.065522</w:t>
            </w:r>
          </w:p>
        </w:tc>
        <w:tc>
          <w:tcPr>
            <w:tcW w:w="968" w:type="dxa"/>
            <w:hideMark/>
          </w:tcPr>
          <w:p w14:paraId="605DD376"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0.35</w:t>
            </w:r>
          </w:p>
        </w:tc>
        <w:tc>
          <w:tcPr>
            <w:tcW w:w="726" w:type="dxa"/>
            <w:hideMark/>
          </w:tcPr>
          <w:p w14:paraId="0A863388"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0.39</w:t>
            </w:r>
          </w:p>
        </w:tc>
        <w:tc>
          <w:tcPr>
            <w:tcW w:w="723" w:type="dxa"/>
            <w:hideMark/>
          </w:tcPr>
          <w:p w14:paraId="59739DD4"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1.51</w:t>
            </w:r>
          </w:p>
        </w:tc>
        <w:tc>
          <w:tcPr>
            <w:tcW w:w="590" w:type="dxa"/>
            <w:hideMark/>
          </w:tcPr>
          <w:p w14:paraId="437ABB69"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41</w:t>
            </w:r>
          </w:p>
        </w:tc>
        <w:tc>
          <w:tcPr>
            <w:tcW w:w="2380" w:type="dxa"/>
            <w:hideMark/>
          </w:tcPr>
          <w:p w14:paraId="56748C7A"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ZUMA-1 (Time point)</w:t>
            </w:r>
          </w:p>
        </w:tc>
      </w:tr>
      <w:tr w:rsidR="000C069A" w:rsidRPr="000C069A" w14:paraId="63997D8C" w14:textId="77777777" w:rsidTr="000C069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75045FCC"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HALLMARK_INTERFERON_GAMMA_RESPONSE</w:t>
            </w:r>
          </w:p>
        </w:tc>
        <w:tc>
          <w:tcPr>
            <w:tcW w:w="1275" w:type="dxa"/>
            <w:hideMark/>
          </w:tcPr>
          <w:p w14:paraId="43DC08CC"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0.021841</w:t>
            </w:r>
          </w:p>
        </w:tc>
        <w:tc>
          <w:tcPr>
            <w:tcW w:w="1134" w:type="dxa"/>
            <w:hideMark/>
          </w:tcPr>
          <w:p w14:paraId="6B4A6554"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0.065522</w:t>
            </w:r>
          </w:p>
        </w:tc>
        <w:tc>
          <w:tcPr>
            <w:tcW w:w="968" w:type="dxa"/>
            <w:hideMark/>
          </w:tcPr>
          <w:p w14:paraId="201E44F3"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0.35</w:t>
            </w:r>
          </w:p>
        </w:tc>
        <w:tc>
          <w:tcPr>
            <w:tcW w:w="726" w:type="dxa"/>
            <w:hideMark/>
          </w:tcPr>
          <w:p w14:paraId="4447D473"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0.32</w:t>
            </w:r>
          </w:p>
        </w:tc>
        <w:tc>
          <w:tcPr>
            <w:tcW w:w="723" w:type="dxa"/>
            <w:hideMark/>
          </w:tcPr>
          <w:p w14:paraId="12AE2622"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1.40</w:t>
            </w:r>
          </w:p>
        </w:tc>
        <w:tc>
          <w:tcPr>
            <w:tcW w:w="590" w:type="dxa"/>
            <w:hideMark/>
          </w:tcPr>
          <w:p w14:paraId="3DF99E79"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81</w:t>
            </w:r>
          </w:p>
        </w:tc>
        <w:tc>
          <w:tcPr>
            <w:tcW w:w="2380" w:type="dxa"/>
            <w:hideMark/>
          </w:tcPr>
          <w:p w14:paraId="2C4163AC"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ZUMA-1 (Time point)</w:t>
            </w:r>
          </w:p>
        </w:tc>
      </w:tr>
      <w:tr w:rsidR="000C069A" w:rsidRPr="000C069A" w14:paraId="56800C67" w14:textId="77777777" w:rsidTr="000C069A">
        <w:trPr>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12724951"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HALLMARK_ESTROGEN_RESPONSE_EARLY</w:t>
            </w:r>
          </w:p>
        </w:tc>
        <w:tc>
          <w:tcPr>
            <w:tcW w:w="1275" w:type="dxa"/>
            <w:hideMark/>
          </w:tcPr>
          <w:p w14:paraId="457359A7"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0.041899</w:t>
            </w:r>
          </w:p>
        </w:tc>
        <w:tc>
          <w:tcPr>
            <w:tcW w:w="1134" w:type="dxa"/>
            <w:hideMark/>
          </w:tcPr>
          <w:p w14:paraId="75434277"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0.111261</w:t>
            </w:r>
          </w:p>
        </w:tc>
        <w:tc>
          <w:tcPr>
            <w:tcW w:w="968" w:type="dxa"/>
            <w:hideMark/>
          </w:tcPr>
          <w:p w14:paraId="3059D787"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0.32</w:t>
            </w:r>
          </w:p>
        </w:tc>
        <w:tc>
          <w:tcPr>
            <w:tcW w:w="726" w:type="dxa"/>
            <w:hideMark/>
          </w:tcPr>
          <w:p w14:paraId="01AE191C"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0.58</w:t>
            </w:r>
          </w:p>
        </w:tc>
        <w:tc>
          <w:tcPr>
            <w:tcW w:w="723" w:type="dxa"/>
            <w:hideMark/>
          </w:tcPr>
          <w:p w14:paraId="0F05EA17"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1.50</w:t>
            </w:r>
          </w:p>
        </w:tc>
        <w:tc>
          <w:tcPr>
            <w:tcW w:w="590" w:type="dxa"/>
            <w:hideMark/>
          </w:tcPr>
          <w:p w14:paraId="70F2408F"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10</w:t>
            </w:r>
          </w:p>
        </w:tc>
        <w:tc>
          <w:tcPr>
            <w:tcW w:w="2380" w:type="dxa"/>
            <w:hideMark/>
          </w:tcPr>
          <w:p w14:paraId="18A39461"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ZUMA-1 (Time point)</w:t>
            </w:r>
          </w:p>
        </w:tc>
      </w:tr>
      <w:tr w:rsidR="000C069A" w:rsidRPr="000C069A" w14:paraId="1518F033" w14:textId="77777777" w:rsidTr="000C069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0968A9FB"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HALLMARK_KRAS_SIGNALING_DN</w:t>
            </w:r>
          </w:p>
        </w:tc>
        <w:tc>
          <w:tcPr>
            <w:tcW w:w="1275" w:type="dxa"/>
            <w:hideMark/>
          </w:tcPr>
          <w:p w14:paraId="0F4DBE81"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0.046359</w:t>
            </w:r>
          </w:p>
        </w:tc>
        <w:tc>
          <w:tcPr>
            <w:tcW w:w="1134" w:type="dxa"/>
            <w:hideMark/>
          </w:tcPr>
          <w:p w14:paraId="349216CF"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0.111261</w:t>
            </w:r>
          </w:p>
        </w:tc>
        <w:tc>
          <w:tcPr>
            <w:tcW w:w="968" w:type="dxa"/>
            <w:hideMark/>
          </w:tcPr>
          <w:p w14:paraId="6381C2A9"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0.32</w:t>
            </w:r>
          </w:p>
        </w:tc>
        <w:tc>
          <w:tcPr>
            <w:tcW w:w="726" w:type="dxa"/>
            <w:hideMark/>
          </w:tcPr>
          <w:p w14:paraId="0415C7D5"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-0.59</w:t>
            </w:r>
          </w:p>
        </w:tc>
        <w:tc>
          <w:tcPr>
            <w:tcW w:w="723" w:type="dxa"/>
            <w:hideMark/>
          </w:tcPr>
          <w:p w14:paraId="529FE236"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-1.53</w:t>
            </w:r>
          </w:p>
        </w:tc>
        <w:tc>
          <w:tcPr>
            <w:tcW w:w="590" w:type="dxa"/>
            <w:hideMark/>
          </w:tcPr>
          <w:p w14:paraId="5AB6156C"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12</w:t>
            </w:r>
          </w:p>
        </w:tc>
        <w:tc>
          <w:tcPr>
            <w:tcW w:w="2380" w:type="dxa"/>
            <w:hideMark/>
          </w:tcPr>
          <w:p w14:paraId="1660A7FA"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ZUMA-1 (Time point)</w:t>
            </w:r>
          </w:p>
        </w:tc>
      </w:tr>
      <w:tr w:rsidR="000C069A" w:rsidRPr="000C069A" w14:paraId="0B04E04F" w14:textId="77777777" w:rsidTr="000C069A">
        <w:trPr>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78C387DA"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HALLMARK_ALLOGRAFT_REJECTION</w:t>
            </w:r>
          </w:p>
        </w:tc>
        <w:tc>
          <w:tcPr>
            <w:tcW w:w="1275" w:type="dxa"/>
            <w:hideMark/>
          </w:tcPr>
          <w:p w14:paraId="003FA04C"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0.059843</w:t>
            </w:r>
          </w:p>
        </w:tc>
        <w:tc>
          <w:tcPr>
            <w:tcW w:w="1134" w:type="dxa"/>
            <w:hideMark/>
          </w:tcPr>
          <w:p w14:paraId="23F53EE1"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0.130565</w:t>
            </w:r>
          </w:p>
        </w:tc>
        <w:tc>
          <w:tcPr>
            <w:tcW w:w="968" w:type="dxa"/>
            <w:hideMark/>
          </w:tcPr>
          <w:p w14:paraId="127A0B38"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0.23</w:t>
            </w:r>
          </w:p>
        </w:tc>
        <w:tc>
          <w:tcPr>
            <w:tcW w:w="726" w:type="dxa"/>
            <w:hideMark/>
          </w:tcPr>
          <w:p w14:paraId="6F0D1E29"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-0.30</w:t>
            </w:r>
          </w:p>
        </w:tc>
        <w:tc>
          <w:tcPr>
            <w:tcW w:w="723" w:type="dxa"/>
            <w:hideMark/>
          </w:tcPr>
          <w:p w14:paraId="654AFB49"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-1.31</w:t>
            </w:r>
          </w:p>
        </w:tc>
        <w:tc>
          <w:tcPr>
            <w:tcW w:w="590" w:type="dxa"/>
            <w:hideMark/>
          </w:tcPr>
          <w:p w14:paraId="08970B0C"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117</w:t>
            </w:r>
          </w:p>
        </w:tc>
        <w:tc>
          <w:tcPr>
            <w:tcW w:w="2380" w:type="dxa"/>
            <w:hideMark/>
          </w:tcPr>
          <w:p w14:paraId="258F7193"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ZUMA-1 (Time point)</w:t>
            </w:r>
          </w:p>
        </w:tc>
      </w:tr>
      <w:tr w:rsidR="000C069A" w:rsidRPr="000C069A" w14:paraId="2154B79C" w14:textId="77777777" w:rsidTr="000C069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551DEA40"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HALLMARK_G2M_CHECKPOINT</w:t>
            </w:r>
          </w:p>
        </w:tc>
        <w:tc>
          <w:tcPr>
            <w:tcW w:w="1275" w:type="dxa"/>
            <w:hideMark/>
          </w:tcPr>
          <w:p w14:paraId="77B071E3"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0.107345</w:t>
            </w:r>
          </w:p>
        </w:tc>
        <w:tc>
          <w:tcPr>
            <w:tcW w:w="1134" w:type="dxa"/>
            <w:hideMark/>
          </w:tcPr>
          <w:p w14:paraId="470E0D19"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0.214689</w:t>
            </w:r>
          </w:p>
        </w:tc>
        <w:tc>
          <w:tcPr>
            <w:tcW w:w="968" w:type="dxa"/>
            <w:hideMark/>
          </w:tcPr>
          <w:p w14:paraId="011946D6"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0.19</w:t>
            </w:r>
          </w:p>
        </w:tc>
        <w:tc>
          <w:tcPr>
            <w:tcW w:w="726" w:type="dxa"/>
            <w:hideMark/>
          </w:tcPr>
          <w:p w14:paraId="41BF2F8C"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-0.56</w:t>
            </w:r>
          </w:p>
        </w:tc>
        <w:tc>
          <w:tcPr>
            <w:tcW w:w="723" w:type="dxa"/>
            <w:hideMark/>
          </w:tcPr>
          <w:p w14:paraId="5E8FE35A"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-1.40</w:t>
            </w:r>
          </w:p>
        </w:tc>
        <w:tc>
          <w:tcPr>
            <w:tcW w:w="590" w:type="dxa"/>
            <w:hideMark/>
          </w:tcPr>
          <w:p w14:paraId="5111E2AA"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10</w:t>
            </w:r>
          </w:p>
        </w:tc>
        <w:tc>
          <w:tcPr>
            <w:tcW w:w="2380" w:type="dxa"/>
            <w:hideMark/>
          </w:tcPr>
          <w:p w14:paraId="36316DF9"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ZUMA-1 (Time point)</w:t>
            </w:r>
          </w:p>
        </w:tc>
      </w:tr>
      <w:tr w:rsidR="000C069A" w:rsidRPr="000C069A" w14:paraId="37CA369F" w14:textId="77777777" w:rsidTr="000C069A">
        <w:trPr>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4A14A075"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HALLMARK_XENOBIOTIC_METABOLISM</w:t>
            </w:r>
          </w:p>
        </w:tc>
        <w:tc>
          <w:tcPr>
            <w:tcW w:w="1275" w:type="dxa"/>
            <w:hideMark/>
          </w:tcPr>
          <w:p w14:paraId="145C789B"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0.172185</w:t>
            </w:r>
          </w:p>
        </w:tc>
        <w:tc>
          <w:tcPr>
            <w:tcW w:w="1134" w:type="dxa"/>
            <w:hideMark/>
          </w:tcPr>
          <w:p w14:paraId="3A8B8C74"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0.317881</w:t>
            </w:r>
          </w:p>
        </w:tc>
        <w:tc>
          <w:tcPr>
            <w:tcW w:w="968" w:type="dxa"/>
            <w:hideMark/>
          </w:tcPr>
          <w:p w14:paraId="1698162F"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0.16</w:t>
            </w:r>
          </w:p>
        </w:tc>
        <w:tc>
          <w:tcPr>
            <w:tcW w:w="726" w:type="dxa"/>
            <w:hideMark/>
          </w:tcPr>
          <w:p w14:paraId="6397CCF5"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0.43</w:t>
            </w:r>
          </w:p>
        </w:tc>
        <w:tc>
          <w:tcPr>
            <w:tcW w:w="723" w:type="dxa"/>
            <w:hideMark/>
          </w:tcPr>
          <w:p w14:paraId="519EC292"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1.25</w:t>
            </w:r>
          </w:p>
        </w:tc>
        <w:tc>
          <w:tcPr>
            <w:tcW w:w="590" w:type="dxa"/>
            <w:hideMark/>
          </w:tcPr>
          <w:p w14:paraId="529B46A3"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15</w:t>
            </w:r>
          </w:p>
        </w:tc>
        <w:tc>
          <w:tcPr>
            <w:tcW w:w="2380" w:type="dxa"/>
            <w:hideMark/>
          </w:tcPr>
          <w:p w14:paraId="29F1AEC3"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ZUMA-1 (Time point)</w:t>
            </w:r>
          </w:p>
        </w:tc>
      </w:tr>
      <w:tr w:rsidR="000C069A" w:rsidRPr="000C069A" w14:paraId="2519A311" w14:textId="77777777" w:rsidTr="000C069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639E4C0C"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HALLMARK_INTERFERON_ALPHA_RESPONSE</w:t>
            </w:r>
          </w:p>
        </w:tc>
        <w:tc>
          <w:tcPr>
            <w:tcW w:w="1275" w:type="dxa"/>
            <w:hideMark/>
          </w:tcPr>
          <w:p w14:paraId="4AD863D7"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0.210773</w:t>
            </w:r>
          </w:p>
        </w:tc>
        <w:tc>
          <w:tcPr>
            <w:tcW w:w="1134" w:type="dxa"/>
            <w:hideMark/>
          </w:tcPr>
          <w:p w14:paraId="6A7B1621"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0.345890</w:t>
            </w:r>
          </w:p>
        </w:tc>
        <w:tc>
          <w:tcPr>
            <w:tcW w:w="968" w:type="dxa"/>
            <w:hideMark/>
          </w:tcPr>
          <w:p w14:paraId="0F0CE6D4"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0.15</w:t>
            </w:r>
          </w:p>
        </w:tc>
        <w:tc>
          <w:tcPr>
            <w:tcW w:w="726" w:type="dxa"/>
            <w:hideMark/>
          </w:tcPr>
          <w:p w14:paraId="7D0009A3"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0.32</w:t>
            </w:r>
          </w:p>
        </w:tc>
        <w:tc>
          <w:tcPr>
            <w:tcW w:w="723" w:type="dxa"/>
            <w:hideMark/>
          </w:tcPr>
          <w:p w14:paraId="057E9C04"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1.18</w:t>
            </w:r>
          </w:p>
        </w:tc>
        <w:tc>
          <w:tcPr>
            <w:tcW w:w="590" w:type="dxa"/>
            <w:hideMark/>
          </w:tcPr>
          <w:p w14:paraId="65340B36"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34</w:t>
            </w:r>
          </w:p>
        </w:tc>
        <w:tc>
          <w:tcPr>
            <w:tcW w:w="2380" w:type="dxa"/>
            <w:hideMark/>
          </w:tcPr>
          <w:p w14:paraId="189EF494"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ZUMA-1 (Time point)</w:t>
            </w:r>
          </w:p>
        </w:tc>
      </w:tr>
      <w:tr w:rsidR="000C069A" w:rsidRPr="000C069A" w14:paraId="28933028" w14:textId="77777777" w:rsidTr="000C069A">
        <w:trPr>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639179B9"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HALLMARK_KRAS_SIGNALING_UP</w:t>
            </w:r>
          </w:p>
        </w:tc>
        <w:tc>
          <w:tcPr>
            <w:tcW w:w="1275" w:type="dxa"/>
            <w:hideMark/>
          </w:tcPr>
          <w:p w14:paraId="5EF79109"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0.227273</w:t>
            </w:r>
          </w:p>
        </w:tc>
        <w:tc>
          <w:tcPr>
            <w:tcW w:w="1134" w:type="dxa"/>
            <w:hideMark/>
          </w:tcPr>
          <w:p w14:paraId="5A83F683"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0.345890</w:t>
            </w:r>
          </w:p>
        </w:tc>
        <w:tc>
          <w:tcPr>
            <w:tcW w:w="968" w:type="dxa"/>
            <w:hideMark/>
          </w:tcPr>
          <w:p w14:paraId="1394DD2E"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0.15</w:t>
            </w:r>
          </w:p>
        </w:tc>
        <w:tc>
          <w:tcPr>
            <w:tcW w:w="726" w:type="dxa"/>
            <w:hideMark/>
          </w:tcPr>
          <w:p w14:paraId="50F5DC2A"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0.29</w:t>
            </w:r>
          </w:p>
        </w:tc>
        <w:tc>
          <w:tcPr>
            <w:tcW w:w="723" w:type="dxa"/>
            <w:hideMark/>
          </w:tcPr>
          <w:p w14:paraId="030C28C7"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1.15</w:t>
            </w:r>
          </w:p>
        </w:tc>
        <w:tc>
          <w:tcPr>
            <w:tcW w:w="590" w:type="dxa"/>
            <w:hideMark/>
          </w:tcPr>
          <w:p w14:paraId="048514E4"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45</w:t>
            </w:r>
          </w:p>
        </w:tc>
        <w:tc>
          <w:tcPr>
            <w:tcW w:w="2380" w:type="dxa"/>
            <w:hideMark/>
          </w:tcPr>
          <w:p w14:paraId="007F23F5"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ZUMA-1 (Time point)</w:t>
            </w:r>
          </w:p>
        </w:tc>
      </w:tr>
      <w:tr w:rsidR="000C069A" w:rsidRPr="000C069A" w14:paraId="461B16C5" w14:textId="77777777" w:rsidTr="000C069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31AB4807"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HALLMARK_ESTROGEN_RESPONSE_LATE</w:t>
            </w:r>
          </w:p>
        </w:tc>
        <w:tc>
          <w:tcPr>
            <w:tcW w:w="1275" w:type="dxa"/>
            <w:hideMark/>
          </w:tcPr>
          <w:p w14:paraId="12F6F64C"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0.230594</w:t>
            </w:r>
          </w:p>
        </w:tc>
        <w:tc>
          <w:tcPr>
            <w:tcW w:w="1134" w:type="dxa"/>
            <w:hideMark/>
          </w:tcPr>
          <w:p w14:paraId="275370DA"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0.345890</w:t>
            </w:r>
          </w:p>
        </w:tc>
        <w:tc>
          <w:tcPr>
            <w:tcW w:w="968" w:type="dxa"/>
            <w:hideMark/>
          </w:tcPr>
          <w:p w14:paraId="471D35F9"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0.14</w:t>
            </w:r>
          </w:p>
        </w:tc>
        <w:tc>
          <w:tcPr>
            <w:tcW w:w="726" w:type="dxa"/>
            <w:hideMark/>
          </w:tcPr>
          <w:p w14:paraId="46AC5A53"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0.40</w:t>
            </w:r>
          </w:p>
        </w:tc>
        <w:tc>
          <w:tcPr>
            <w:tcW w:w="723" w:type="dxa"/>
            <w:hideMark/>
          </w:tcPr>
          <w:p w14:paraId="5D12019C"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1.17</w:t>
            </w:r>
          </w:p>
        </w:tc>
        <w:tc>
          <w:tcPr>
            <w:tcW w:w="590" w:type="dxa"/>
            <w:hideMark/>
          </w:tcPr>
          <w:p w14:paraId="16D4A740"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16</w:t>
            </w:r>
          </w:p>
        </w:tc>
        <w:tc>
          <w:tcPr>
            <w:tcW w:w="2380" w:type="dxa"/>
            <w:hideMark/>
          </w:tcPr>
          <w:p w14:paraId="7720F31A"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ZUMA-1 (Time point)</w:t>
            </w:r>
          </w:p>
        </w:tc>
      </w:tr>
      <w:tr w:rsidR="000C069A" w:rsidRPr="000C069A" w14:paraId="1B323C95" w14:textId="77777777" w:rsidTr="000C069A">
        <w:trPr>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184553D1"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HALLMARK_APICAL_JUNCTION</w:t>
            </w:r>
          </w:p>
        </w:tc>
        <w:tc>
          <w:tcPr>
            <w:tcW w:w="1275" w:type="dxa"/>
            <w:hideMark/>
          </w:tcPr>
          <w:p w14:paraId="36AD4102"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0.407925</w:t>
            </w:r>
          </w:p>
        </w:tc>
        <w:tc>
          <w:tcPr>
            <w:tcW w:w="1134" w:type="dxa"/>
            <w:hideMark/>
          </w:tcPr>
          <w:p w14:paraId="2FA3B987"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0.559748</w:t>
            </w:r>
          </w:p>
        </w:tc>
        <w:tc>
          <w:tcPr>
            <w:tcW w:w="968" w:type="dxa"/>
            <w:hideMark/>
          </w:tcPr>
          <w:p w14:paraId="371134AE"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0.10</w:t>
            </w:r>
          </w:p>
        </w:tc>
        <w:tc>
          <w:tcPr>
            <w:tcW w:w="726" w:type="dxa"/>
            <w:hideMark/>
          </w:tcPr>
          <w:p w14:paraId="2A1EB960"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0.29</w:t>
            </w:r>
          </w:p>
        </w:tc>
        <w:tc>
          <w:tcPr>
            <w:tcW w:w="723" w:type="dxa"/>
            <w:hideMark/>
          </w:tcPr>
          <w:p w14:paraId="77BA5A42"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1.02</w:t>
            </w:r>
          </w:p>
        </w:tc>
        <w:tc>
          <w:tcPr>
            <w:tcW w:w="590" w:type="dxa"/>
            <w:hideMark/>
          </w:tcPr>
          <w:p w14:paraId="432593A2"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27</w:t>
            </w:r>
          </w:p>
        </w:tc>
        <w:tc>
          <w:tcPr>
            <w:tcW w:w="2380" w:type="dxa"/>
            <w:hideMark/>
          </w:tcPr>
          <w:p w14:paraId="139D78DC"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ZUMA-1 (Time point)</w:t>
            </w:r>
          </w:p>
        </w:tc>
      </w:tr>
      <w:tr w:rsidR="000C069A" w:rsidRPr="000C069A" w14:paraId="2C979EAE" w14:textId="77777777" w:rsidTr="000C069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714ADD7E"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HALLMARK_P53_PATHWAY</w:t>
            </w:r>
          </w:p>
        </w:tc>
        <w:tc>
          <w:tcPr>
            <w:tcW w:w="1275" w:type="dxa"/>
            <w:hideMark/>
          </w:tcPr>
          <w:p w14:paraId="602021E8"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0.419811</w:t>
            </w:r>
          </w:p>
        </w:tc>
        <w:tc>
          <w:tcPr>
            <w:tcW w:w="1134" w:type="dxa"/>
            <w:hideMark/>
          </w:tcPr>
          <w:p w14:paraId="4BC1BA4A"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0.559748</w:t>
            </w:r>
          </w:p>
        </w:tc>
        <w:tc>
          <w:tcPr>
            <w:tcW w:w="968" w:type="dxa"/>
            <w:hideMark/>
          </w:tcPr>
          <w:p w14:paraId="62149022"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0.10</w:t>
            </w:r>
          </w:p>
        </w:tc>
        <w:tc>
          <w:tcPr>
            <w:tcW w:w="726" w:type="dxa"/>
            <w:hideMark/>
          </w:tcPr>
          <w:p w14:paraId="49EA4DBB"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0.32</w:t>
            </w:r>
          </w:p>
        </w:tc>
        <w:tc>
          <w:tcPr>
            <w:tcW w:w="723" w:type="dxa"/>
            <w:hideMark/>
          </w:tcPr>
          <w:p w14:paraId="3CB4CF8F"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1.03</w:t>
            </w:r>
          </w:p>
        </w:tc>
        <w:tc>
          <w:tcPr>
            <w:tcW w:w="590" w:type="dxa"/>
            <w:hideMark/>
          </w:tcPr>
          <w:p w14:paraId="7F8B6581"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22</w:t>
            </w:r>
          </w:p>
        </w:tc>
        <w:tc>
          <w:tcPr>
            <w:tcW w:w="2380" w:type="dxa"/>
            <w:hideMark/>
          </w:tcPr>
          <w:p w14:paraId="21C20DC9"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ZUMA-1 (Time point)</w:t>
            </w:r>
          </w:p>
        </w:tc>
      </w:tr>
      <w:tr w:rsidR="000C069A" w:rsidRPr="000C069A" w14:paraId="2F725378" w14:textId="77777777" w:rsidTr="000C069A">
        <w:trPr>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4FAF37B3" w14:textId="77777777" w:rsidR="000C069A" w:rsidRPr="000C069A" w:rsidRDefault="000C069A" w:rsidP="00D81832">
            <w:pPr>
              <w:jc w:val="both"/>
              <w:rPr>
                <w:rFonts w:ascii="Times New Roman" w:hAnsi="Times New Roman" w:cs="Times New Roman"/>
                <w:b w:val="0"/>
                <w:bCs w:val="0"/>
                <w:lang w:val="en-US"/>
              </w:rPr>
            </w:pPr>
            <w:r w:rsidRPr="000C069A">
              <w:rPr>
                <w:rFonts w:ascii="Times New Roman" w:hAnsi="Times New Roman" w:cs="Times New Roman"/>
                <w:b w:val="0"/>
                <w:bCs w:val="0"/>
                <w:lang w:val="en-US"/>
              </w:rPr>
              <w:t>HALLMARK_PI3K_AKT_MTOR_SIGNALING</w:t>
            </w:r>
          </w:p>
        </w:tc>
        <w:tc>
          <w:tcPr>
            <w:tcW w:w="1275" w:type="dxa"/>
            <w:hideMark/>
          </w:tcPr>
          <w:p w14:paraId="0FF8BA9A"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0.608200</w:t>
            </w:r>
          </w:p>
        </w:tc>
        <w:tc>
          <w:tcPr>
            <w:tcW w:w="1134" w:type="dxa"/>
            <w:hideMark/>
          </w:tcPr>
          <w:p w14:paraId="541B60FD"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0.768253</w:t>
            </w:r>
          </w:p>
        </w:tc>
        <w:tc>
          <w:tcPr>
            <w:tcW w:w="968" w:type="dxa"/>
            <w:hideMark/>
          </w:tcPr>
          <w:p w14:paraId="3964A8D8"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0.08</w:t>
            </w:r>
          </w:p>
        </w:tc>
        <w:tc>
          <w:tcPr>
            <w:tcW w:w="726" w:type="dxa"/>
            <w:hideMark/>
          </w:tcPr>
          <w:p w14:paraId="65AE45A0"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0.27</w:t>
            </w:r>
          </w:p>
        </w:tc>
        <w:tc>
          <w:tcPr>
            <w:tcW w:w="723" w:type="dxa"/>
            <w:hideMark/>
          </w:tcPr>
          <w:p w14:paraId="69B1FF30"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0.90</w:t>
            </w:r>
          </w:p>
        </w:tc>
        <w:tc>
          <w:tcPr>
            <w:tcW w:w="590" w:type="dxa"/>
            <w:hideMark/>
          </w:tcPr>
          <w:p w14:paraId="6C97BC23"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21</w:t>
            </w:r>
          </w:p>
        </w:tc>
        <w:tc>
          <w:tcPr>
            <w:tcW w:w="2380" w:type="dxa"/>
            <w:hideMark/>
          </w:tcPr>
          <w:p w14:paraId="1419738B"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ZUMA-1 (Time point)</w:t>
            </w:r>
          </w:p>
        </w:tc>
      </w:tr>
      <w:tr w:rsidR="000C069A" w:rsidRPr="000C069A" w14:paraId="2FC9A8DC" w14:textId="77777777" w:rsidTr="000C069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4FF8F05E"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HALLMARK_HYPOXIA</w:t>
            </w:r>
          </w:p>
        </w:tc>
        <w:tc>
          <w:tcPr>
            <w:tcW w:w="1275" w:type="dxa"/>
            <w:hideMark/>
          </w:tcPr>
          <w:p w14:paraId="1C2A34D2"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0.665428</w:t>
            </w:r>
          </w:p>
        </w:tc>
        <w:tc>
          <w:tcPr>
            <w:tcW w:w="1134" w:type="dxa"/>
            <w:hideMark/>
          </w:tcPr>
          <w:p w14:paraId="1A391AA2"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0.798513</w:t>
            </w:r>
          </w:p>
        </w:tc>
        <w:tc>
          <w:tcPr>
            <w:tcW w:w="968" w:type="dxa"/>
            <w:hideMark/>
          </w:tcPr>
          <w:p w14:paraId="1BBF7120"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0.06</w:t>
            </w:r>
          </w:p>
        </w:tc>
        <w:tc>
          <w:tcPr>
            <w:tcW w:w="726" w:type="dxa"/>
            <w:hideMark/>
          </w:tcPr>
          <w:p w14:paraId="1A639BEA"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-0.30</w:t>
            </w:r>
          </w:p>
        </w:tc>
        <w:tc>
          <w:tcPr>
            <w:tcW w:w="723" w:type="dxa"/>
            <w:hideMark/>
          </w:tcPr>
          <w:p w14:paraId="7A6117D3"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-0.82</w:t>
            </w:r>
          </w:p>
        </w:tc>
        <w:tc>
          <w:tcPr>
            <w:tcW w:w="590" w:type="dxa"/>
            <w:hideMark/>
          </w:tcPr>
          <w:p w14:paraId="79DC0637"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14</w:t>
            </w:r>
          </w:p>
        </w:tc>
        <w:tc>
          <w:tcPr>
            <w:tcW w:w="2380" w:type="dxa"/>
            <w:hideMark/>
          </w:tcPr>
          <w:p w14:paraId="08E762E5"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ZUMA-1 (Time point)</w:t>
            </w:r>
          </w:p>
        </w:tc>
      </w:tr>
      <w:tr w:rsidR="000C069A" w:rsidRPr="000C069A" w14:paraId="21528D50" w14:textId="77777777" w:rsidTr="000C069A">
        <w:trPr>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665FC634"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HALLMARK_UV_RESPONSE_UP</w:t>
            </w:r>
          </w:p>
        </w:tc>
        <w:tc>
          <w:tcPr>
            <w:tcW w:w="1275" w:type="dxa"/>
            <w:hideMark/>
          </w:tcPr>
          <w:p w14:paraId="0343A145"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0.731207</w:t>
            </w:r>
          </w:p>
        </w:tc>
        <w:tc>
          <w:tcPr>
            <w:tcW w:w="1134" w:type="dxa"/>
            <w:hideMark/>
          </w:tcPr>
          <w:p w14:paraId="548E8884"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0.799514</w:t>
            </w:r>
          </w:p>
        </w:tc>
        <w:tc>
          <w:tcPr>
            <w:tcW w:w="968" w:type="dxa"/>
            <w:hideMark/>
          </w:tcPr>
          <w:p w14:paraId="7B180F7C"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0.07</w:t>
            </w:r>
          </w:p>
        </w:tc>
        <w:tc>
          <w:tcPr>
            <w:tcW w:w="726" w:type="dxa"/>
            <w:hideMark/>
          </w:tcPr>
          <w:p w14:paraId="65170F97"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0.28</w:t>
            </w:r>
          </w:p>
        </w:tc>
        <w:tc>
          <w:tcPr>
            <w:tcW w:w="723" w:type="dxa"/>
            <w:hideMark/>
          </w:tcPr>
          <w:p w14:paraId="40BE0453"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0.83</w:t>
            </w:r>
          </w:p>
        </w:tc>
        <w:tc>
          <w:tcPr>
            <w:tcW w:w="590" w:type="dxa"/>
            <w:hideMark/>
          </w:tcPr>
          <w:p w14:paraId="54B8B047"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17</w:t>
            </w:r>
          </w:p>
        </w:tc>
        <w:tc>
          <w:tcPr>
            <w:tcW w:w="2380" w:type="dxa"/>
            <w:hideMark/>
          </w:tcPr>
          <w:p w14:paraId="4C4F829D"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ZUMA-1 (Time point)</w:t>
            </w:r>
          </w:p>
        </w:tc>
      </w:tr>
      <w:tr w:rsidR="000C069A" w:rsidRPr="000C069A" w14:paraId="1D07A4E9" w14:textId="77777777" w:rsidTr="000C069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77040C74"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HALLMARK_IL2_STAT5_SIGNALING</w:t>
            </w:r>
          </w:p>
        </w:tc>
        <w:tc>
          <w:tcPr>
            <w:tcW w:w="1275" w:type="dxa"/>
            <w:hideMark/>
          </w:tcPr>
          <w:p w14:paraId="715EA889"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0.732888</w:t>
            </w:r>
          </w:p>
        </w:tc>
        <w:tc>
          <w:tcPr>
            <w:tcW w:w="1134" w:type="dxa"/>
            <w:hideMark/>
          </w:tcPr>
          <w:p w14:paraId="57748D46"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0.799514</w:t>
            </w:r>
          </w:p>
        </w:tc>
        <w:tc>
          <w:tcPr>
            <w:tcW w:w="968" w:type="dxa"/>
            <w:hideMark/>
          </w:tcPr>
          <w:p w14:paraId="2D5C99DC"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0.05</w:t>
            </w:r>
          </w:p>
        </w:tc>
        <w:tc>
          <w:tcPr>
            <w:tcW w:w="726" w:type="dxa"/>
            <w:hideMark/>
          </w:tcPr>
          <w:p w14:paraId="5487682F"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-0.22</w:t>
            </w:r>
          </w:p>
        </w:tc>
        <w:tc>
          <w:tcPr>
            <w:tcW w:w="723" w:type="dxa"/>
            <w:hideMark/>
          </w:tcPr>
          <w:p w14:paraId="69B4B60D"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-0.85</w:t>
            </w:r>
          </w:p>
        </w:tc>
        <w:tc>
          <w:tcPr>
            <w:tcW w:w="590" w:type="dxa"/>
            <w:hideMark/>
          </w:tcPr>
          <w:p w14:paraId="54B90EE7"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56</w:t>
            </w:r>
          </w:p>
        </w:tc>
        <w:tc>
          <w:tcPr>
            <w:tcW w:w="2380" w:type="dxa"/>
            <w:hideMark/>
          </w:tcPr>
          <w:p w14:paraId="5A7D8943"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ZUMA-1 (Time point)</w:t>
            </w:r>
          </w:p>
        </w:tc>
      </w:tr>
      <w:tr w:rsidR="000C069A" w:rsidRPr="000C069A" w14:paraId="5425093D" w14:textId="77777777" w:rsidTr="000C069A">
        <w:trPr>
          <w:trHeight w:val="315"/>
        </w:trPr>
        <w:tc>
          <w:tcPr>
            <w:cnfStyle w:val="001000000000" w:firstRow="0" w:lastRow="0" w:firstColumn="1" w:lastColumn="0" w:oddVBand="0" w:evenVBand="0" w:oddHBand="0" w:evenHBand="0" w:firstRowFirstColumn="0" w:firstRowLastColumn="0" w:lastRowFirstColumn="0" w:lastRowLastColumn="0"/>
            <w:tcW w:w="6096" w:type="dxa"/>
            <w:hideMark/>
          </w:tcPr>
          <w:p w14:paraId="494E42C1" w14:textId="77777777" w:rsidR="000C069A" w:rsidRPr="000C069A" w:rsidRDefault="000C069A" w:rsidP="00D81832">
            <w:pPr>
              <w:jc w:val="both"/>
              <w:rPr>
                <w:rFonts w:ascii="Times New Roman" w:hAnsi="Times New Roman" w:cs="Times New Roman"/>
                <w:b w:val="0"/>
                <w:bCs w:val="0"/>
              </w:rPr>
            </w:pPr>
            <w:r w:rsidRPr="000C069A">
              <w:rPr>
                <w:rFonts w:ascii="Times New Roman" w:hAnsi="Times New Roman" w:cs="Times New Roman"/>
                <w:b w:val="0"/>
                <w:bCs w:val="0"/>
              </w:rPr>
              <w:t>HALLMARK_INFLAMMATORY_RESPONSE</w:t>
            </w:r>
          </w:p>
        </w:tc>
        <w:tc>
          <w:tcPr>
            <w:tcW w:w="1275" w:type="dxa"/>
            <w:hideMark/>
          </w:tcPr>
          <w:p w14:paraId="5A63C439"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0.783715</w:t>
            </w:r>
          </w:p>
        </w:tc>
        <w:tc>
          <w:tcPr>
            <w:tcW w:w="1134" w:type="dxa"/>
            <w:hideMark/>
          </w:tcPr>
          <w:p w14:paraId="406B9DF1"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0.817790</w:t>
            </w:r>
          </w:p>
        </w:tc>
        <w:tc>
          <w:tcPr>
            <w:tcW w:w="968" w:type="dxa"/>
            <w:hideMark/>
          </w:tcPr>
          <w:p w14:paraId="7B96FB37"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0.07</w:t>
            </w:r>
          </w:p>
        </w:tc>
        <w:tc>
          <w:tcPr>
            <w:tcW w:w="726" w:type="dxa"/>
            <w:hideMark/>
          </w:tcPr>
          <w:p w14:paraId="6A3076EC"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0.19</w:t>
            </w:r>
          </w:p>
        </w:tc>
        <w:tc>
          <w:tcPr>
            <w:tcW w:w="723" w:type="dxa"/>
            <w:hideMark/>
          </w:tcPr>
          <w:p w14:paraId="604F2502"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0.85</w:t>
            </w:r>
          </w:p>
        </w:tc>
        <w:tc>
          <w:tcPr>
            <w:tcW w:w="590" w:type="dxa"/>
            <w:hideMark/>
          </w:tcPr>
          <w:p w14:paraId="574B9F6F"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85</w:t>
            </w:r>
          </w:p>
        </w:tc>
        <w:tc>
          <w:tcPr>
            <w:tcW w:w="2380" w:type="dxa"/>
            <w:hideMark/>
          </w:tcPr>
          <w:p w14:paraId="0B3039C6" w14:textId="77777777" w:rsidR="000C069A" w:rsidRPr="000C069A" w:rsidRDefault="000C069A"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ZUMA-1 (Time point)</w:t>
            </w:r>
          </w:p>
        </w:tc>
      </w:tr>
      <w:tr w:rsidR="000C069A" w:rsidRPr="000C069A" w14:paraId="3FE1089F" w14:textId="77777777" w:rsidTr="000C069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6096" w:type="dxa"/>
            <w:tcBorders>
              <w:bottom w:val="single" w:sz="4" w:space="0" w:color="auto"/>
            </w:tcBorders>
            <w:hideMark/>
          </w:tcPr>
          <w:p w14:paraId="2BE05EB9" w14:textId="77777777" w:rsidR="000C069A" w:rsidRPr="000C069A" w:rsidRDefault="000C069A" w:rsidP="00D81832">
            <w:pPr>
              <w:jc w:val="both"/>
              <w:rPr>
                <w:rFonts w:ascii="Times New Roman" w:hAnsi="Times New Roman" w:cs="Times New Roman"/>
                <w:b w:val="0"/>
                <w:bCs w:val="0"/>
                <w:lang w:val="en-US"/>
              </w:rPr>
            </w:pPr>
            <w:r w:rsidRPr="000C069A">
              <w:rPr>
                <w:rFonts w:ascii="Times New Roman" w:hAnsi="Times New Roman" w:cs="Times New Roman"/>
                <w:b w:val="0"/>
                <w:bCs w:val="0"/>
                <w:lang w:val="en-US"/>
              </w:rPr>
              <w:t>HALLMARK_TNFA_SIGNALING_VIA_NFKB</w:t>
            </w:r>
          </w:p>
        </w:tc>
        <w:tc>
          <w:tcPr>
            <w:tcW w:w="1275" w:type="dxa"/>
            <w:tcBorders>
              <w:bottom w:val="single" w:sz="4" w:space="0" w:color="auto"/>
            </w:tcBorders>
            <w:hideMark/>
          </w:tcPr>
          <w:p w14:paraId="599EB8D2"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0.915702</w:t>
            </w:r>
          </w:p>
        </w:tc>
        <w:tc>
          <w:tcPr>
            <w:tcW w:w="1134" w:type="dxa"/>
            <w:tcBorders>
              <w:bottom w:val="single" w:sz="4" w:space="0" w:color="auto"/>
            </w:tcBorders>
            <w:hideMark/>
          </w:tcPr>
          <w:p w14:paraId="3925336C"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0.915702</w:t>
            </w:r>
          </w:p>
        </w:tc>
        <w:tc>
          <w:tcPr>
            <w:tcW w:w="968" w:type="dxa"/>
            <w:tcBorders>
              <w:bottom w:val="single" w:sz="4" w:space="0" w:color="auto"/>
            </w:tcBorders>
            <w:hideMark/>
          </w:tcPr>
          <w:p w14:paraId="6332759F"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0.04</w:t>
            </w:r>
          </w:p>
        </w:tc>
        <w:tc>
          <w:tcPr>
            <w:tcW w:w="726" w:type="dxa"/>
            <w:tcBorders>
              <w:bottom w:val="single" w:sz="4" w:space="0" w:color="auto"/>
            </w:tcBorders>
            <w:hideMark/>
          </w:tcPr>
          <w:p w14:paraId="21D7483A"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-0.19</w:t>
            </w:r>
          </w:p>
        </w:tc>
        <w:tc>
          <w:tcPr>
            <w:tcW w:w="723" w:type="dxa"/>
            <w:tcBorders>
              <w:bottom w:val="single" w:sz="4" w:space="0" w:color="auto"/>
            </w:tcBorders>
            <w:hideMark/>
          </w:tcPr>
          <w:p w14:paraId="5AFAAF63"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-0.74</w:t>
            </w:r>
          </w:p>
        </w:tc>
        <w:tc>
          <w:tcPr>
            <w:tcW w:w="590" w:type="dxa"/>
            <w:tcBorders>
              <w:bottom w:val="single" w:sz="4" w:space="0" w:color="auto"/>
            </w:tcBorders>
            <w:hideMark/>
          </w:tcPr>
          <w:p w14:paraId="5E274C65"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59</w:t>
            </w:r>
          </w:p>
        </w:tc>
        <w:tc>
          <w:tcPr>
            <w:tcW w:w="2380" w:type="dxa"/>
            <w:tcBorders>
              <w:bottom w:val="single" w:sz="4" w:space="0" w:color="auto"/>
            </w:tcBorders>
            <w:hideMark/>
          </w:tcPr>
          <w:p w14:paraId="24AA99F5" w14:textId="77777777" w:rsidR="000C069A" w:rsidRPr="000C069A" w:rsidRDefault="000C069A"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069A">
              <w:rPr>
                <w:rFonts w:ascii="Times New Roman" w:hAnsi="Times New Roman" w:cs="Times New Roman"/>
              </w:rPr>
              <w:t>ZUMA-1 (Time point)</w:t>
            </w:r>
          </w:p>
        </w:tc>
      </w:tr>
    </w:tbl>
    <w:p w14:paraId="10B1C961" w14:textId="77777777" w:rsidR="00756E06" w:rsidRDefault="00756E06" w:rsidP="00855F70">
      <w:pPr>
        <w:spacing w:after="0" w:line="480" w:lineRule="auto"/>
        <w:jc w:val="both"/>
        <w:rPr>
          <w:rFonts w:ascii="Times New Roman" w:hAnsi="Times New Roman" w:cs="Times New Roman"/>
          <w:lang w:val="en-US"/>
        </w:rPr>
      </w:pPr>
    </w:p>
    <w:p w14:paraId="567A526A" w14:textId="08323B5E" w:rsidR="000C069A" w:rsidRDefault="00D81832" w:rsidP="00D81832">
      <w:pPr>
        <w:spacing w:line="480" w:lineRule="auto"/>
        <w:jc w:val="both"/>
        <w:rPr>
          <w:rFonts w:ascii="Times New Roman" w:hAnsi="Times New Roman" w:cs="Times New Roman"/>
          <w:lang w:val="en-US"/>
        </w:rPr>
      </w:pPr>
      <w:r w:rsidRPr="00D81832">
        <w:rPr>
          <w:rFonts w:ascii="Times New Roman" w:hAnsi="Times New Roman" w:cs="Times New Roman"/>
          <w:b/>
          <w:bCs/>
          <w:lang w:val="en-US"/>
        </w:rPr>
        <w:t xml:space="preserve">Supplementary Table 4. Differential expression analysis of global spatial tumor microenvironment signatures (IO 360 platform) in the ZUMA-7 cohort. The analyzed variables (Feature) correspond to robust algorithmic scores derived from the </w:t>
      </w:r>
      <w:proofErr w:type="spellStart"/>
      <w:r w:rsidRPr="00D81832">
        <w:rPr>
          <w:rFonts w:ascii="Times New Roman" w:hAnsi="Times New Roman" w:cs="Times New Roman"/>
          <w:b/>
          <w:bCs/>
          <w:lang w:val="en-US"/>
        </w:rPr>
        <w:t>NanoString</w:t>
      </w:r>
      <w:proofErr w:type="spellEnd"/>
      <w:r w:rsidRPr="00D81832">
        <w:rPr>
          <w:rFonts w:ascii="Times New Roman" w:hAnsi="Times New Roman" w:cs="Times New Roman"/>
          <w:b/>
          <w:bCs/>
          <w:lang w:val="en-US"/>
        </w:rPr>
        <w:t xml:space="preserve"> Tumor Signaling </w:t>
      </w:r>
      <w:r w:rsidRPr="00D81832">
        <w:rPr>
          <w:rFonts w:ascii="Times New Roman" w:hAnsi="Times New Roman" w:cs="Times New Roman"/>
          <w:b/>
          <w:bCs/>
          <w:lang w:val="en-US"/>
        </w:rPr>
        <w:lastRenderedPageBreak/>
        <w:t>360 platform (identified by the .IO360 suffix).</w:t>
      </w:r>
      <w:r w:rsidRPr="00D81832">
        <w:rPr>
          <w:rFonts w:ascii="Times New Roman" w:hAnsi="Times New Roman" w:cs="Times New Roman"/>
          <w:lang w:val="en-US"/>
        </w:rPr>
        <w:t xml:space="preserve"> These scores encompass broad macro-environmental biological modules, including myeloid inflammation, cell proliferation, hypoxia signaling, and global quantification of immune populations. The table details the magnitude of the enrichment difference (Log2 Fold Change, </w:t>
      </w:r>
      <w:proofErr w:type="spellStart"/>
      <w:r w:rsidRPr="00D81832">
        <w:rPr>
          <w:rFonts w:ascii="Times New Roman" w:hAnsi="Times New Roman" w:cs="Times New Roman"/>
          <w:lang w:val="en-US"/>
        </w:rPr>
        <w:t>logFC</w:t>
      </w:r>
      <w:proofErr w:type="spellEnd"/>
      <w:r w:rsidRPr="00D81832">
        <w:rPr>
          <w:rFonts w:ascii="Times New Roman" w:hAnsi="Times New Roman" w:cs="Times New Roman"/>
          <w:lang w:val="en-US"/>
        </w:rPr>
        <w:t>), the cohort mean expression (</w:t>
      </w:r>
      <w:proofErr w:type="spellStart"/>
      <w:r w:rsidRPr="00D81832">
        <w:rPr>
          <w:rFonts w:ascii="Times New Roman" w:hAnsi="Times New Roman" w:cs="Times New Roman"/>
          <w:lang w:val="en-US"/>
        </w:rPr>
        <w:t>AveExpr</w:t>
      </w:r>
      <w:proofErr w:type="spellEnd"/>
      <w:r w:rsidRPr="00D81832">
        <w:rPr>
          <w:rFonts w:ascii="Times New Roman" w:hAnsi="Times New Roman" w:cs="Times New Roman"/>
          <w:lang w:val="en-US"/>
        </w:rPr>
        <w:t>), the empirical moderated t-statistic (t), and the differential log-odds (B). Significance was evaluated via the nominal p-value (</w:t>
      </w:r>
      <w:proofErr w:type="spellStart"/>
      <w:proofErr w:type="gramStart"/>
      <w:r w:rsidRPr="00D81832">
        <w:rPr>
          <w:rFonts w:ascii="Times New Roman" w:hAnsi="Times New Roman" w:cs="Times New Roman"/>
          <w:lang w:val="en-US"/>
        </w:rPr>
        <w:t>P.Value</w:t>
      </w:r>
      <w:proofErr w:type="spellEnd"/>
      <w:proofErr w:type="gramEnd"/>
      <w:r w:rsidRPr="00D81832">
        <w:rPr>
          <w:rFonts w:ascii="Times New Roman" w:hAnsi="Times New Roman" w:cs="Times New Roman"/>
          <w:lang w:val="en-US"/>
        </w:rPr>
        <w:t>) and subsequently corrected for multiple testing scenarios using the Benjamini-Hochberg FDR method (</w:t>
      </w:r>
      <w:proofErr w:type="spellStart"/>
      <w:r w:rsidRPr="00D81832">
        <w:rPr>
          <w:rFonts w:ascii="Times New Roman" w:hAnsi="Times New Roman" w:cs="Times New Roman"/>
          <w:lang w:val="en-US"/>
        </w:rPr>
        <w:t>adj.</w:t>
      </w:r>
      <w:proofErr w:type="gramStart"/>
      <w:r w:rsidRPr="00D81832">
        <w:rPr>
          <w:rFonts w:ascii="Times New Roman" w:hAnsi="Times New Roman" w:cs="Times New Roman"/>
          <w:lang w:val="en-US"/>
        </w:rPr>
        <w:t>P.Val</w:t>
      </w:r>
      <w:proofErr w:type="spellEnd"/>
      <w:proofErr w:type="gramEnd"/>
      <w:r w:rsidRPr="00D81832">
        <w:rPr>
          <w:rFonts w:ascii="Times New Roman" w:hAnsi="Times New Roman" w:cs="Times New Roman"/>
          <w:lang w:val="en-US"/>
        </w:rPr>
        <w:t>).</w:t>
      </w:r>
    </w:p>
    <w:p w14:paraId="7A7D4F85" w14:textId="77777777" w:rsidR="000C069A" w:rsidRDefault="000C069A" w:rsidP="00D81832">
      <w:pPr>
        <w:spacing w:line="480" w:lineRule="auto"/>
        <w:jc w:val="both"/>
        <w:rPr>
          <w:rFonts w:ascii="Times New Roman" w:hAnsi="Times New Roman" w:cs="Times New Roman"/>
          <w:lang w:val="en-US"/>
        </w:rPr>
      </w:pPr>
    </w:p>
    <w:tbl>
      <w:tblPr>
        <w:tblStyle w:val="TabelaSimples4"/>
        <w:tblW w:w="14026" w:type="dxa"/>
        <w:tblLook w:val="04A0" w:firstRow="1" w:lastRow="0" w:firstColumn="1" w:lastColumn="0" w:noHBand="0" w:noVBand="1"/>
      </w:tblPr>
      <w:tblGrid>
        <w:gridCol w:w="3247"/>
        <w:gridCol w:w="843"/>
        <w:gridCol w:w="1119"/>
        <w:gridCol w:w="842"/>
        <w:gridCol w:w="1126"/>
        <w:gridCol w:w="1267"/>
        <w:gridCol w:w="976"/>
        <w:gridCol w:w="2630"/>
        <w:gridCol w:w="1976"/>
      </w:tblGrid>
      <w:tr w:rsidR="00D81832" w:rsidRPr="00D81832" w14:paraId="0366FEA8" w14:textId="77777777" w:rsidTr="00D81832">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253" w:type="dxa"/>
            <w:tcBorders>
              <w:top w:val="single" w:sz="4" w:space="0" w:color="auto"/>
              <w:bottom w:val="single" w:sz="4" w:space="0" w:color="auto"/>
            </w:tcBorders>
            <w:hideMark/>
          </w:tcPr>
          <w:p w14:paraId="18AA8242" w14:textId="77777777" w:rsidR="00D81832" w:rsidRPr="00D81832" w:rsidRDefault="00D81832" w:rsidP="00D81832">
            <w:pPr>
              <w:jc w:val="both"/>
              <w:rPr>
                <w:rFonts w:ascii="Times New Roman" w:hAnsi="Times New Roman" w:cs="Times New Roman"/>
              </w:rPr>
            </w:pPr>
            <w:r w:rsidRPr="00D81832">
              <w:rPr>
                <w:rFonts w:ascii="Times New Roman" w:hAnsi="Times New Roman" w:cs="Times New Roman"/>
              </w:rPr>
              <w:t>Feature</w:t>
            </w:r>
          </w:p>
        </w:tc>
        <w:tc>
          <w:tcPr>
            <w:tcW w:w="835" w:type="dxa"/>
            <w:tcBorders>
              <w:top w:val="single" w:sz="4" w:space="0" w:color="auto"/>
              <w:bottom w:val="single" w:sz="4" w:space="0" w:color="auto"/>
            </w:tcBorders>
            <w:hideMark/>
          </w:tcPr>
          <w:p w14:paraId="6053CA8F" w14:textId="77777777" w:rsidR="00D81832" w:rsidRPr="00D81832" w:rsidRDefault="00D81832" w:rsidP="00D81832">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D81832">
              <w:rPr>
                <w:rFonts w:ascii="Times New Roman" w:hAnsi="Times New Roman" w:cs="Times New Roman"/>
              </w:rPr>
              <w:t>logFC</w:t>
            </w:r>
            <w:proofErr w:type="spellEnd"/>
          </w:p>
        </w:tc>
        <w:tc>
          <w:tcPr>
            <w:tcW w:w="1089" w:type="dxa"/>
            <w:tcBorders>
              <w:top w:val="single" w:sz="4" w:space="0" w:color="auto"/>
              <w:bottom w:val="single" w:sz="4" w:space="0" w:color="auto"/>
            </w:tcBorders>
            <w:hideMark/>
          </w:tcPr>
          <w:p w14:paraId="098EACB7" w14:textId="77777777" w:rsidR="00D81832" w:rsidRPr="00D81832" w:rsidRDefault="00D81832" w:rsidP="00D81832">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D81832">
              <w:rPr>
                <w:rFonts w:ascii="Times New Roman" w:hAnsi="Times New Roman" w:cs="Times New Roman"/>
              </w:rPr>
              <w:t>AveExpr</w:t>
            </w:r>
            <w:proofErr w:type="spellEnd"/>
          </w:p>
        </w:tc>
        <w:tc>
          <w:tcPr>
            <w:tcW w:w="845" w:type="dxa"/>
            <w:tcBorders>
              <w:top w:val="single" w:sz="4" w:space="0" w:color="auto"/>
              <w:bottom w:val="single" w:sz="4" w:space="0" w:color="auto"/>
            </w:tcBorders>
            <w:hideMark/>
          </w:tcPr>
          <w:p w14:paraId="41849703" w14:textId="77777777" w:rsidR="00D81832" w:rsidRPr="00D81832" w:rsidRDefault="00D81832" w:rsidP="00D81832">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t</w:t>
            </w:r>
          </w:p>
        </w:tc>
        <w:tc>
          <w:tcPr>
            <w:tcW w:w="1128" w:type="dxa"/>
            <w:tcBorders>
              <w:top w:val="single" w:sz="4" w:space="0" w:color="auto"/>
              <w:bottom w:val="single" w:sz="4" w:space="0" w:color="auto"/>
            </w:tcBorders>
            <w:hideMark/>
          </w:tcPr>
          <w:p w14:paraId="16A22037" w14:textId="77777777" w:rsidR="00D81832" w:rsidRPr="00D81832" w:rsidRDefault="00D81832" w:rsidP="00D81832">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proofErr w:type="gramStart"/>
            <w:r w:rsidRPr="00D81832">
              <w:rPr>
                <w:rFonts w:ascii="Times New Roman" w:hAnsi="Times New Roman" w:cs="Times New Roman"/>
              </w:rPr>
              <w:t>P.Value</w:t>
            </w:r>
            <w:proofErr w:type="spellEnd"/>
            <w:proofErr w:type="gramEnd"/>
          </w:p>
        </w:tc>
        <w:tc>
          <w:tcPr>
            <w:tcW w:w="1269" w:type="dxa"/>
            <w:tcBorders>
              <w:top w:val="single" w:sz="4" w:space="0" w:color="auto"/>
              <w:bottom w:val="single" w:sz="4" w:space="0" w:color="auto"/>
            </w:tcBorders>
            <w:hideMark/>
          </w:tcPr>
          <w:p w14:paraId="64BA9474" w14:textId="77777777" w:rsidR="00D81832" w:rsidRPr="00D81832" w:rsidRDefault="00D81832" w:rsidP="00D81832">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D81832">
              <w:rPr>
                <w:rFonts w:ascii="Times New Roman" w:hAnsi="Times New Roman" w:cs="Times New Roman"/>
              </w:rPr>
              <w:t>adj.</w:t>
            </w:r>
            <w:proofErr w:type="gramStart"/>
            <w:r w:rsidRPr="00D81832">
              <w:rPr>
                <w:rFonts w:ascii="Times New Roman" w:hAnsi="Times New Roman" w:cs="Times New Roman"/>
              </w:rPr>
              <w:t>P.Val</w:t>
            </w:r>
            <w:proofErr w:type="spellEnd"/>
            <w:proofErr w:type="gramEnd"/>
          </w:p>
        </w:tc>
        <w:tc>
          <w:tcPr>
            <w:tcW w:w="981" w:type="dxa"/>
            <w:tcBorders>
              <w:top w:val="single" w:sz="4" w:space="0" w:color="auto"/>
              <w:bottom w:val="single" w:sz="4" w:space="0" w:color="auto"/>
            </w:tcBorders>
            <w:hideMark/>
          </w:tcPr>
          <w:p w14:paraId="64DE0200" w14:textId="77777777" w:rsidR="00D81832" w:rsidRPr="00D81832" w:rsidRDefault="00D81832" w:rsidP="00D81832">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B</w:t>
            </w:r>
          </w:p>
        </w:tc>
        <w:tc>
          <w:tcPr>
            <w:tcW w:w="2648" w:type="dxa"/>
            <w:tcBorders>
              <w:top w:val="single" w:sz="4" w:space="0" w:color="auto"/>
              <w:bottom w:val="single" w:sz="4" w:space="0" w:color="auto"/>
            </w:tcBorders>
            <w:hideMark/>
          </w:tcPr>
          <w:p w14:paraId="72D102FE" w14:textId="77777777" w:rsidR="00D81832" w:rsidRPr="00D81832" w:rsidRDefault="00D81832" w:rsidP="00D81832">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D81832">
              <w:rPr>
                <w:rFonts w:ascii="Times New Roman" w:hAnsi="Times New Roman" w:cs="Times New Roman"/>
              </w:rPr>
              <w:t>comparison</w:t>
            </w:r>
            <w:proofErr w:type="spellEnd"/>
          </w:p>
        </w:tc>
        <w:tc>
          <w:tcPr>
            <w:tcW w:w="1978" w:type="dxa"/>
            <w:tcBorders>
              <w:top w:val="single" w:sz="4" w:space="0" w:color="auto"/>
              <w:bottom w:val="single" w:sz="4" w:space="0" w:color="auto"/>
            </w:tcBorders>
            <w:hideMark/>
          </w:tcPr>
          <w:p w14:paraId="576CC8FA" w14:textId="77777777" w:rsidR="00D81832" w:rsidRPr="00D81832" w:rsidRDefault="00D81832" w:rsidP="00D81832">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D81832">
              <w:rPr>
                <w:rFonts w:ascii="Times New Roman" w:hAnsi="Times New Roman" w:cs="Times New Roman"/>
              </w:rPr>
              <w:t>direction_RawP</w:t>
            </w:r>
            <w:proofErr w:type="spellEnd"/>
          </w:p>
        </w:tc>
      </w:tr>
      <w:tr w:rsidR="00D81832" w:rsidRPr="00D81832" w14:paraId="730BE7F9" w14:textId="77777777" w:rsidTr="00D81832">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253" w:type="dxa"/>
            <w:tcBorders>
              <w:top w:val="single" w:sz="4" w:space="0" w:color="auto"/>
            </w:tcBorders>
            <w:hideMark/>
          </w:tcPr>
          <w:p w14:paraId="214432B9" w14:textId="77777777" w:rsidR="00D81832" w:rsidRPr="00D81832" w:rsidRDefault="00D81832" w:rsidP="00D81832">
            <w:pPr>
              <w:jc w:val="both"/>
              <w:rPr>
                <w:rFonts w:ascii="Times New Roman" w:hAnsi="Times New Roman" w:cs="Times New Roman"/>
                <w:b w:val="0"/>
                <w:bCs w:val="0"/>
              </w:rPr>
            </w:pPr>
            <w:r w:rsidRPr="00D81832">
              <w:rPr>
                <w:rFonts w:ascii="Times New Roman" w:hAnsi="Times New Roman" w:cs="Times New Roman"/>
                <w:b w:val="0"/>
                <w:bCs w:val="0"/>
              </w:rPr>
              <w:t>B Cells.IO360</w:t>
            </w:r>
          </w:p>
        </w:tc>
        <w:tc>
          <w:tcPr>
            <w:tcW w:w="835" w:type="dxa"/>
            <w:tcBorders>
              <w:top w:val="single" w:sz="4" w:space="0" w:color="auto"/>
            </w:tcBorders>
            <w:hideMark/>
          </w:tcPr>
          <w:p w14:paraId="505AA5D1"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-0.41</w:t>
            </w:r>
          </w:p>
        </w:tc>
        <w:tc>
          <w:tcPr>
            <w:tcW w:w="1089" w:type="dxa"/>
            <w:tcBorders>
              <w:top w:val="single" w:sz="4" w:space="0" w:color="auto"/>
            </w:tcBorders>
            <w:hideMark/>
          </w:tcPr>
          <w:p w14:paraId="40982F1F"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8.60</w:t>
            </w:r>
          </w:p>
        </w:tc>
        <w:tc>
          <w:tcPr>
            <w:tcW w:w="845" w:type="dxa"/>
            <w:tcBorders>
              <w:top w:val="single" w:sz="4" w:space="0" w:color="auto"/>
            </w:tcBorders>
            <w:hideMark/>
          </w:tcPr>
          <w:p w14:paraId="29549D31"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-2.22</w:t>
            </w:r>
          </w:p>
        </w:tc>
        <w:tc>
          <w:tcPr>
            <w:tcW w:w="1128" w:type="dxa"/>
            <w:tcBorders>
              <w:top w:val="single" w:sz="4" w:space="0" w:color="auto"/>
            </w:tcBorders>
            <w:hideMark/>
          </w:tcPr>
          <w:p w14:paraId="2E1F2DFA"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0.028</w:t>
            </w:r>
          </w:p>
        </w:tc>
        <w:tc>
          <w:tcPr>
            <w:tcW w:w="1269" w:type="dxa"/>
            <w:tcBorders>
              <w:top w:val="single" w:sz="4" w:space="0" w:color="auto"/>
            </w:tcBorders>
            <w:hideMark/>
          </w:tcPr>
          <w:p w14:paraId="7D33AD1A"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0.601</w:t>
            </w:r>
          </w:p>
        </w:tc>
        <w:tc>
          <w:tcPr>
            <w:tcW w:w="981" w:type="dxa"/>
            <w:tcBorders>
              <w:top w:val="single" w:sz="4" w:space="0" w:color="auto"/>
            </w:tcBorders>
            <w:hideMark/>
          </w:tcPr>
          <w:p w14:paraId="4284C41E"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-3.77</w:t>
            </w:r>
          </w:p>
        </w:tc>
        <w:tc>
          <w:tcPr>
            <w:tcW w:w="2648" w:type="dxa"/>
            <w:tcBorders>
              <w:top w:val="single" w:sz="4" w:space="0" w:color="auto"/>
            </w:tcBorders>
            <w:hideMark/>
          </w:tcPr>
          <w:p w14:paraId="7EBCFD3A"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D81832">
              <w:rPr>
                <w:rFonts w:ascii="Times New Roman" w:hAnsi="Times New Roman" w:cs="Times New Roman"/>
              </w:rPr>
              <w:t>Failure</w:t>
            </w:r>
            <w:proofErr w:type="spellEnd"/>
            <w:r w:rsidRPr="00D81832">
              <w:rPr>
                <w:rFonts w:ascii="Times New Roman" w:hAnsi="Times New Roman" w:cs="Times New Roman"/>
              </w:rPr>
              <w:t xml:space="preserve"> </w:t>
            </w:r>
            <w:proofErr w:type="spellStart"/>
            <w:r w:rsidRPr="00D81832">
              <w:rPr>
                <w:rFonts w:ascii="Times New Roman" w:hAnsi="Times New Roman" w:cs="Times New Roman"/>
              </w:rPr>
              <w:t>vs</w:t>
            </w:r>
            <w:proofErr w:type="spellEnd"/>
            <w:r w:rsidRPr="00D81832">
              <w:rPr>
                <w:rFonts w:ascii="Times New Roman" w:hAnsi="Times New Roman" w:cs="Times New Roman"/>
              </w:rPr>
              <w:t xml:space="preserve"> </w:t>
            </w:r>
            <w:proofErr w:type="spellStart"/>
            <w:r w:rsidRPr="00D81832">
              <w:rPr>
                <w:rFonts w:ascii="Times New Roman" w:hAnsi="Times New Roman" w:cs="Times New Roman"/>
              </w:rPr>
              <w:t>Sustained</w:t>
            </w:r>
            <w:proofErr w:type="spellEnd"/>
          </w:p>
        </w:tc>
        <w:tc>
          <w:tcPr>
            <w:tcW w:w="1978" w:type="dxa"/>
            <w:tcBorders>
              <w:top w:val="single" w:sz="4" w:space="0" w:color="auto"/>
            </w:tcBorders>
            <w:hideMark/>
          </w:tcPr>
          <w:p w14:paraId="334B83CC"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D81832">
              <w:rPr>
                <w:rFonts w:ascii="Times New Roman" w:hAnsi="Times New Roman" w:cs="Times New Roman"/>
              </w:rPr>
              <w:t>Not</w:t>
            </w:r>
            <w:proofErr w:type="spellEnd"/>
            <w:r w:rsidRPr="00D81832">
              <w:rPr>
                <w:rFonts w:ascii="Times New Roman" w:hAnsi="Times New Roman" w:cs="Times New Roman"/>
              </w:rPr>
              <w:t xml:space="preserve"> </w:t>
            </w:r>
            <w:proofErr w:type="spellStart"/>
            <w:r w:rsidRPr="00D81832">
              <w:rPr>
                <w:rFonts w:ascii="Times New Roman" w:hAnsi="Times New Roman" w:cs="Times New Roman"/>
              </w:rPr>
              <w:t>significant</w:t>
            </w:r>
            <w:proofErr w:type="spellEnd"/>
          </w:p>
        </w:tc>
      </w:tr>
      <w:tr w:rsidR="00D81832" w:rsidRPr="00D81832" w14:paraId="53595835" w14:textId="77777777" w:rsidTr="00D81832">
        <w:trPr>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2ACF2482" w14:textId="77777777" w:rsidR="00D81832" w:rsidRPr="00D81832" w:rsidRDefault="00D81832" w:rsidP="00D81832">
            <w:pPr>
              <w:jc w:val="both"/>
              <w:rPr>
                <w:rFonts w:ascii="Times New Roman" w:hAnsi="Times New Roman" w:cs="Times New Roman"/>
                <w:b w:val="0"/>
                <w:bCs w:val="0"/>
              </w:rPr>
            </w:pPr>
            <w:proofErr w:type="spellStart"/>
            <w:r w:rsidRPr="00D81832">
              <w:rPr>
                <w:rFonts w:ascii="Times New Roman" w:hAnsi="Times New Roman" w:cs="Times New Roman"/>
                <w:b w:val="0"/>
                <w:bCs w:val="0"/>
              </w:rPr>
              <w:t>Myeloid</w:t>
            </w:r>
            <w:proofErr w:type="spellEnd"/>
            <w:r w:rsidRPr="00D81832">
              <w:rPr>
                <w:rFonts w:ascii="Times New Roman" w:hAnsi="Times New Roman" w:cs="Times New Roman"/>
                <w:b w:val="0"/>
                <w:bCs w:val="0"/>
              </w:rPr>
              <w:t xml:space="preserve"> Inflammation.IO360</w:t>
            </w:r>
          </w:p>
        </w:tc>
        <w:tc>
          <w:tcPr>
            <w:tcW w:w="835" w:type="dxa"/>
            <w:hideMark/>
          </w:tcPr>
          <w:p w14:paraId="67B85C2D"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0.26</w:t>
            </w:r>
          </w:p>
        </w:tc>
        <w:tc>
          <w:tcPr>
            <w:tcW w:w="1089" w:type="dxa"/>
            <w:hideMark/>
          </w:tcPr>
          <w:p w14:paraId="26B51918"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2.61</w:t>
            </w:r>
          </w:p>
        </w:tc>
        <w:tc>
          <w:tcPr>
            <w:tcW w:w="845" w:type="dxa"/>
            <w:hideMark/>
          </w:tcPr>
          <w:p w14:paraId="0C907308"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1.68</w:t>
            </w:r>
          </w:p>
        </w:tc>
        <w:tc>
          <w:tcPr>
            <w:tcW w:w="1128" w:type="dxa"/>
            <w:hideMark/>
          </w:tcPr>
          <w:p w14:paraId="1C99AE0F"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0.095</w:t>
            </w:r>
          </w:p>
        </w:tc>
        <w:tc>
          <w:tcPr>
            <w:tcW w:w="1269" w:type="dxa"/>
            <w:hideMark/>
          </w:tcPr>
          <w:p w14:paraId="4EB7391C"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0.601</w:t>
            </w:r>
          </w:p>
        </w:tc>
        <w:tc>
          <w:tcPr>
            <w:tcW w:w="981" w:type="dxa"/>
            <w:hideMark/>
          </w:tcPr>
          <w:p w14:paraId="6616C1D5"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-4.25</w:t>
            </w:r>
          </w:p>
        </w:tc>
        <w:tc>
          <w:tcPr>
            <w:tcW w:w="2648" w:type="dxa"/>
            <w:hideMark/>
          </w:tcPr>
          <w:p w14:paraId="1774DC08"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D81832">
              <w:rPr>
                <w:rFonts w:ascii="Times New Roman" w:hAnsi="Times New Roman" w:cs="Times New Roman"/>
              </w:rPr>
              <w:t>Failure</w:t>
            </w:r>
            <w:proofErr w:type="spellEnd"/>
            <w:r w:rsidRPr="00D81832">
              <w:rPr>
                <w:rFonts w:ascii="Times New Roman" w:hAnsi="Times New Roman" w:cs="Times New Roman"/>
              </w:rPr>
              <w:t xml:space="preserve"> </w:t>
            </w:r>
            <w:proofErr w:type="spellStart"/>
            <w:r w:rsidRPr="00D81832">
              <w:rPr>
                <w:rFonts w:ascii="Times New Roman" w:hAnsi="Times New Roman" w:cs="Times New Roman"/>
              </w:rPr>
              <w:t>vs</w:t>
            </w:r>
            <w:proofErr w:type="spellEnd"/>
            <w:r w:rsidRPr="00D81832">
              <w:rPr>
                <w:rFonts w:ascii="Times New Roman" w:hAnsi="Times New Roman" w:cs="Times New Roman"/>
              </w:rPr>
              <w:t xml:space="preserve"> </w:t>
            </w:r>
            <w:proofErr w:type="spellStart"/>
            <w:r w:rsidRPr="00D81832">
              <w:rPr>
                <w:rFonts w:ascii="Times New Roman" w:hAnsi="Times New Roman" w:cs="Times New Roman"/>
              </w:rPr>
              <w:t>Sustained</w:t>
            </w:r>
            <w:proofErr w:type="spellEnd"/>
          </w:p>
        </w:tc>
        <w:tc>
          <w:tcPr>
            <w:tcW w:w="1978" w:type="dxa"/>
            <w:hideMark/>
          </w:tcPr>
          <w:p w14:paraId="7929CAE3"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D81832">
              <w:rPr>
                <w:rFonts w:ascii="Times New Roman" w:hAnsi="Times New Roman" w:cs="Times New Roman"/>
              </w:rPr>
              <w:t>Not</w:t>
            </w:r>
            <w:proofErr w:type="spellEnd"/>
            <w:r w:rsidRPr="00D81832">
              <w:rPr>
                <w:rFonts w:ascii="Times New Roman" w:hAnsi="Times New Roman" w:cs="Times New Roman"/>
              </w:rPr>
              <w:t xml:space="preserve"> </w:t>
            </w:r>
            <w:proofErr w:type="spellStart"/>
            <w:r w:rsidRPr="00D81832">
              <w:rPr>
                <w:rFonts w:ascii="Times New Roman" w:hAnsi="Times New Roman" w:cs="Times New Roman"/>
              </w:rPr>
              <w:t>significant</w:t>
            </w:r>
            <w:proofErr w:type="spellEnd"/>
          </w:p>
        </w:tc>
      </w:tr>
      <w:tr w:rsidR="00D81832" w:rsidRPr="00D81832" w14:paraId="67DCCED8" w14:textId="77777777" w:rsidTr="00D81832">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2599B8E8" w14:textId="77777777" w:rsidR="00D81832" w:rsidRPr="00D81832" w:rsidRDefault="00D81832" w:rsidP="00D81832">
            <w:pPr>
              <w:jc w:val="both"/>
              <w:rPr>
                <w:rFonts w:ascii="Times New Roman" w:hAnsi="Times New Roman" w:cs="Times New Roman"/>
                <w:b w:val="0"/>
                <w:bCs w:val="0"/>
              </w:rPr>
            </w:pPr>
            <w:r w:rsidRPr="00D81832">
              <w:rPr>
                <w:rFonts w:ascii="Times New Roman" w:hAnsi="Times New Roman" w:cs="Times New Roman"/>
                <w:b w:val="0"/>
                <w:bCs w:val="0"/>
              </w:rPr>
              <w:t>NOS2.IO360</w:t>
            </w:r>
          </w:p>
        </w:tc>
        <w:tc>
          <w:tcPr>
            <w:tcW w:w="835" w:type="dxa"/>
            <w:hideMark/>
          </w:tcPr>
          <w:p w14:paraId="155752FB"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0.22</w:t>
            </w:r>
          </w:p>
        </w:tc>
        <w:tc>
          <w:tcPr>
            <w:tcW w:w="1089" w:type="dxa"/>
            <w:hideMark/>
          </w:tcPr>
          <w:p w14:paraId="52173196"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1.47</w:t>
            </w:r>
          </w:p>
        </w:tc>
        <w:tc>
          <w:tcPr>
            <w:tcW w:w="845" w:type="dxa"/>
            <w:hideMark/>
          </w:tcPr>
          <w:p w14:paraId="5ED62F7E"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1.64</w:t>
            </w:r>
          </w:p>
        </w:tc>
        <w:tc>
          <w:tcPr>
            <w:tcW w:w="1128" w:type="dxa"/>
            <w:hideMark/>
          </w:tcPr>
          <w:p w14:paraId="59E8D31B"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0.104</w:t>
            </w:r>
          </w:p>
        </w:tc>
        <w:tc>
          <w:tcPr>
            <w:tcW w:w="1269" w:type="dxa"/>
            <w:hideMark/>
          </w:tcPr>
          <w:p w14:paraId="53F7A6F2"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0.601</w:t>
            </w:r>
          </w:p>
        </w:tc>
        <w:tc>
          <w:tcPr>
            <w:tcW w:w="981" w:type="dxa"/>
            <w:hideMark/>
          </w:tcPr>
          <w:p w14:paraId="5ECC8095"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-4.28</w:t>
            </w:r>
          </w:p>
        </w:tc>
        <w:tc>
          <w:tcPr>
            <w:tcW w:w="2648" w:type="dxa"/>
            <w:hideMark/>
          </w:tcPr>
          <w:p w14:paraId="1A58A204"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D81832">
              <w:rPr>
                <w:rFonts w:ascii="Times New Roman" w:hAnsi="Times New Roman" w:cs="Times New Roman"/>
              </w:rPr>
              <w:t>Failure</w:t>
            </w:r>
            <w:proofErr w:type="spellEnd"/>
            <w:r w:rsidRPr="00D81832">
              <w:rPr>
                <w:rFonts w:ascii="Times New Roman" w:hAnsi="Times New Roman" w:cs="Times New Roman"/>
              </w:rPr>
              <w:t xml:space="preserve"> </w:t>
            </w:r>
            <w:proofErr w:type="spellStart"/>
            <w:r w:rsidRPr="00D81832">
              <w:rPr>
                <w:rFonts w:ascii="Times New Roman" w:hAnsi="Times New Roman" w:cs="Times New Roman"/>
              </w:rPr>
              <w:t>vs</w:t>
            </w:r>
            <w:proofErr w:type="spellEnd"/>
            <w:r w:rsidRPr="00D81832">
              <w:rPr>
                <w:rFonts w:ascii="Times New Roman" w:hAnsi="Times New Roman" w:cs="Times New Roman"/>
              </w:rPr>
              <w:t xml:space="preserve"> </w:t>
            </w:r>
            <w:proofErr w:type="spellStart"/>
            <w:r w:rsidRPr="00D81832">
              <w:rPr>
                <w:rFonts w:ascii="Times New Roman" w:hAnsi="Times New Roman" w:cs="Times New Roman"/>
              </w:rPr>
              <w:t>Sustained</w:t>
            </w:r>
            <w:proofErr w:type="spellEnd"/>
          </w:p>
        </w:tc>
        <w:tc>
          <w:tcPr>
            <w:tcW w:w="1978" w:type="dxa"/>
            <w:hideMark/>
          </w:tcPr>
          <w:p w14:paraId="554C36BD"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D81832">
              <w:rPr>
                <w:rFonts w:ascii="Times New Roman" w:hAnsi="Times New Roman" w:cs="Times New Roman"/>
              </w:rPr>
              <w:t>Not</w:t>
            </w:r>
            <w:proofErr w:type="spellEnd"/>
            <w:r w:rsidRPr="00D81832">
              <w:rPr>
                <w:rFonts w:ascii="Times New Roman" w:hAnsi="Times New Roman" w:cs="Times New Roman"/>
              </w:rPr>
              <w:t xml:space="preserve"> </w:t>
            </w:r>
            <w:proofErr w:type="spellStart"/>
            <w:r w:rsidRPr="00D81832">
              <w:rPr>
                <w:rFonts w:ascii="Times New Roman" w:hAnsi="Times New Roman" w:cs="Times New Roman"/>
              </w:rPr>
              <w:t>significant</w:t>
            </w:r>
            <w:proofErr w:type="spellEnd"/>
          </w:p>
        </w:tc>
      </w:tr>
      <w:tr w:rsidR="00D81832" w:rsidRPr="00D81832" w14:paraId="58B81A60" w14:textId="77777777" w:rsidTr="00D81832">
        <w:trPr>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1CF81AAC" w14:textId="77777777" w:rsidR="00D81832" w:rsidRPr="00D81832" w:rsidRDefault="00D81832" w:rsidP="00D81832">
            <w:pPr>
              <w:jc w:val="both"/>
              <w:rPr>
                <w:rFonts w:ascii="Times New Roman" w:hAnsi="Times New Roman" w:cs="Times New Roman"/>
                <w:b w:val="0"/>
                <w:bCs w:val="0"/>
              </w:rPr>
            </w:pPr>
            <w:proofErr w:type="spellStart"/>
            <w:r w:rsidRPr="00D81832">
              <w:rPr>
                <w:rFonts w:ascii="Times New Roman" w:hAnsi="Times New Roman" w:cs="Times New Roman"/>
                <w:b w:val="0"/>
                <w:bCs w:val="0"/>
              </w:rPr>
              <w:t>Endothelial</w:t>
            </w:r>
            <w:proofErr w:type="spellEnd"/>
            <w:r w:rsidRPr="00D81832">
              <w:rPr>
                <w:rFonts w:ascii="Times New Roman" w:hAnsi="Times New Roman" w:cs="Times New Roman"/>
                <w:b w:val="0"/>
                <w:bCs w:val="0"/>
              </w:rPr>
              <w:t xml:space="preserve"> Cells.IO360</w:t>
            </w:r>
          </w:p>
        </w:tc>
        <w:tc>
          <w:tcPr>
            <w:tcW w:w="835" w:type="dxa"/>
            <w:hideMark/>
          </w:tcPr>
          <w:p w14:paraId="75240908"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0.20</w:t>
            </w:r>
          </w:p>
        </w:tc>
        <w:tc>
          <w:tcPr>
            <w:tcW w:w="1089" w:type="dxa"/>
            <w:hideMark/>
          </w:tcPr>
          <w:p w14:paraId="027B5BDD"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3.51</w:t>
            </w:r>
          </w:p>
        </w:tc>
        <w:tc>
          <w:tcPr>
            <w:tcW w:w="845" w:type="dxa"/>
            <w:hideMark/>
          </w:tcPr>
          <w:p w14:paraId="517FECC0"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1.57</w:t>
            </w:r>
          </w:p>
        </w:tc>
        <w:tc>
          <w:tcPr>
            <w:tcW w:w="1128" w:type="dxa"/>
            <w:hideMark/>
          </w:tcPr>
          <w:p w14:paraId="33AA55D3"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0.119</w:t>
            </w:r>
          </w:p>
        </w:tc>
        <w:tc>
          <w:tcPr>
            <w:tcW w:w="1269" w:type="dxa"/>
            <w:hideMark/>
          </w:tcPr>
          <w:p w14:paraId="28AB427D"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0.601</w:t>
            </w:r>
          </w:p>
        </w:tc>
        <w:tc>
          <w:tcPr>
            <w:tcW w:w="981" w:type="dxa"/>
            <w:hideMark/>
          </w:tcPr>
          <w:p w14:paraId="4D229026"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-4.33</w:t>
            </w:r>
          </w:p>
        </w:tc>
        <w:tc>
          <w:tcPr>
            <w:tcW w:w="2648" w:type="dxa"/>
            <w:hideMark/>
          </w:tcPr>
          <w:p w14:paraId="35C63CD0"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D81832">
              <w:rPr>
                <w:rFonts w:ascii="Times New Roman" w:hAnsi="Times New Roman" w:cs="Times New Roman"/>
              </w:rPr>
              <w:t>Failure</w:t>
            </w:r>
            <w:proofErr w:type="spellEnd"/>
            <w:r w:rsidRPr="00D81832">
              <w:rPr>
                <w:rFonts w:ascii="Times New Roman" w:hAnsi="Times New Roman" w:cs="Times New Roman"/>
              </w:rPr>
              <w:t xml:space="preserve"> </w:t>
            </w:r>
            <w:proofErr w:type="spellStart"/>
            <w:r w:rsidRPr="00D81832">
              <w:rPr>
                <w:rFonts w:ascii="Times New Roman" w:hAnsi="Times New Roman" w:cs="Times New Roman"/>
              </w:rPr>
              <w:t>vs</w:t>
            </w:r>
            <w:proofErr w:type="spellEnd"/>
            <w:r w:rsidRPr="00D81832">
              <w:rPr>
                <w:rFonts w:ascii="Times New Roman" w:hAnsi="Times New Roman" w:cs="Times New Roman"/>
              </w:rPr>
              <w:t xml:space="preserve"> </w:t>
            </w:r>
            <w:proofErr w:type="spellStart"/>
            <w:r w:rsidRPr="00D81832">
              <w:rPr>
                <w:rFonts w:ascii="Times New Roman" w:hAnsi="Times New Roman" w:cs="Times New Roman"/>
              </w:rPr>
              <w:t>Sustained</w:t>
            </w:r>
            <w:proofErr w:type="spellEnd"/>
          </w:p>
        </w:tc>
        <w:tc>
          <w:tcPr>
            <w:tcW w:w="1978" w:type="dxa"/>
            <w:hideMark/>
          </w:tcPr>
          <w:p w14:paraId="1117CA49"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D81832">
              <w:rPr>
                <w:rFonts w:ascii="Times New Roman" w:hAnsi="Times New Roman" w:cs="Times New Roman"/>
              </w:rPr>
              <w:t>Not</w:t>
            </w:r>
            <w:proofErr w:type="spellEnd"/>
            <w:r w:rsidRPr="00D81832">
              <w:rPr>
                <w:rFonts w:ascii="Times New Roman" w:hAnsi="Times New Roman" w:cs="Times New Roman"/>
              </w:rPr>
              <w:t xml:space="preserve"> </w:t>
            </w:r>
            <w:proofErr w:type="spellStart"/>
            <w:r w:rsidRPr="00D81832">
              <w:rPr>
                <w:rFonts w:ascii="Times New Roman" w:hAnsi="Times New Roman" w:cs="Times New Roman"/>
              </w:rPr>
              <w:t>significant</w:t>
            </w:r>
            <w:proofErr w:type="spellEnd"/>
          </w:p>
        </w:tc>
      </w:tr>
      <w:tr w:rsidR="00D81832" w:rsidRPr="00D81832" w14:paraId="6E508CCC" w14:textId="77777777" w:rsidTr="00D81832">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29D8B622" w14:textId="77777777" w:rsidR="00D81832" w:rsidRPr="00D81832" w:rsidRDefault="00D81832" w:rsidP="00D81832">
            <w:pPr>
              <w:jc w:val="both"/>
              <w:rPr>
                <w:rFonts w:ascii="Times New Roman" w:hAnsi="Times New Roman" w:cs="Times New Roman"/>
                <w:b w:val="0"/>
                <w:bCs w:val="0"/>
              </w:rPr>
            </w:pPr>
            <w:r w:rsidRPr="00D81832">
              <w:rPr>
                <w:rFonts w:ascii="Times New Roman" w:hAnsi="Times New Roman" w:cs="Times New Roman"/>
                <w:b w:val="0"/>
                <w:bCs w:val="0"/>
              </w:rPr>
              <w:t>MAGEs.IO360</w:t>
            </w:r>
          </w:p>
        </w:tc>
        <w:tc>
          <w:tcPr>
            <w:tcW w:w="835" w:type="dxa"/>
            <w:hideMark/>
          </w:tcPr>
          <w:p w14:paraId="79D00759"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0.10</w:t>
            </w:r>
          </w:p>
        </w:tc>
        <w:tc>
          <w:tcPr>
            <w:tcW w:w="1089" w:type="dxa"/>
            <w:hideMark/>
          </w:tcPr>
          <w:p w14:paraId="3CB6C8BC"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0.60</w:t>
            </w:r>
          </w:p>
        </w:tc>
        <w:tc>
          <w:tcPr>
            <w:tcW w:w="845" w:type="dxa"/>
            <w:hideMark/>
          </w:tcPr>
          <w:p w14:paraId="4B3FA13F"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1.48</w:t>
            </w:r>
          </w:p>
        </w:tc>
        <w:tc>
          <w:tcPr>
            <w:tcW w:w="1128" w:type="dxa"/>
            <w:hideMark/>
          </w:tcPr>
          <w:p w14:paraId="6319DCA1"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0.141</w:t>
            </w:r>
          </w:p>
        </w:tc>
        <w:tc>
          <w:tcPr>
            <w:tcW w:w="1269" w:type="dxa"/>
            <w:hideMark/>
          </w:tcPr>
          <w:p w14:paraId="7231F828"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0.601</w:t>
            </w:r>
          </w:p>
        </w:tc>
        <w:tc>
          <w:tcPr>
            <w:tcW w:w="981" w:type="dxa"/>
            <w:hideMark/>
          </w:tcPr>
          <w:p w14:paraId="020A1769"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-4.40</w:t>
            </w:r>
          </w:p>
        </w:tc>
        <w:tc>
          <w:tcPr>
            <w:tcW w:w="2648" w:type="dxa"/>
            <w:hideMark/>
          </w:tcPr>
          <w:p w14:paraId="6546EB80"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D81832">
              <w:rPr>
                <w:rFonts w:ascii="Times New Roman" w:hAnsi="Times New Roman" w:cs="Times New Roman"/>
              </w:rPr>
              <w:t>Failure</w:t>
            </w:r>
            <w:proofErr w:type="spellEnd"/>
            <w:r w:rsidRPr="00D81832">
              <w:rPr>
                <w:rFonts w:ascii="Times New Roman" w:hAnsi="Times New Roman" w:cs="Times New Roman"/>
              </w:rPr>
              <w:t xml:space="preserve"> </w:t>
            </w:r>
            <w:proofErr w:type="spellStart"/>
            <w:r w:rsidRPr="00D81832">
              <w:rPr>
                <w:rFonts w:ascii="Times New Roman" w:hAnsi="Times New Roman" w:cs="Times New Roman"/>
              </w:rPr>
              <w:t>vs</w:t>
            </w:r>
            <w:proofErr w:type="spellEnd"/>
            <w:r w:rsidRPr="00D81832">
              <w:rPr>
                <w:rFonts w:ascii="Times New Roman" w:hAnsi="Times New Roman" w:cs="Times New Roman"/>
              </w:rPr>
              <w:t xml:space="preserve"> </w:t>
            </w:r>
            <w:proofErr w:type="spellStart"/>
            <w:r w:rsidRPr="00D81832">
              <w:rPr>
                <w:rFonts w:ascii="Times New Roman" w:hAnsi="Times New Roman" w:cs="Times New Roman"/>
              </w:rPr>
              <w:t>Sustained</w:t>
            </w:r>
            <w:proofErr w:type="spellEnd"/>
          </w:p>
        </w:tc>
        <w:tc>
          <w:tcPr>
            <w:tcW w:w="1978" w:type="dxa"/>
            <w:hideMark/>
          </w:tcPr>
          <w:p w14:paraId="6CC57619"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D81832">
              <w:rPr>
                <w:rFonts w:ascii="Times New Roman" w:hAnsi="Times New Roman" w:cs="Times New Roman"/>
              </w:rPr>
              <w:t>Not</w:t>
            </w:r>
            <w:proofErr w:type="spellEnd"/>
            <w:r w:rsidRPr="00D81832">
              <w:rPr>
                <w:rFonts w:ascii="Times New Roman" w:hAnsi="Times New Roman" w:cs="Times New Roman"/>
              </w:rPr>
              <w:t xml:space="preserve"> </w:t>
            </w:r>
            <w:proofErr w:type="spellStart"/>
            <w:r w:rsidRPr="00D81832">
              <w:rPr>
                <w:rFonts w:ascii="Times New Roman" w:hAnsi="Times New Roman" w:cs="Times New Roman"/>
              </w:rPr>
              <w:t>significant</w:t>
            </w:r>
            <w:proofErr w:type="spellEnd"/>
          </w:p>
        </w:tc>
      </w:tr>
      <w:tr w:rsidR="00D81832" w:rsidRPr="00D81832" w14:paraId="6F21DEF2" w14:textId="77777777" w:rsidTr="00D81832">
        <w:trPr>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233667B8" w14:textId="77777777" w:rsidR="00D81832" w:rsidRPr="00D81832" w:rsidRDefault="00D81832" w:rsidP="00D81832">
            <w:pPr>
              <w:jc w:val="both"/>
              <w:rPr>
                <w:rFonts w:ascii="Times New Roman" w:hAnsi="Times New Roman" w:cs="Times New Roman"/>
                <w:b w:val="0"/>
                <w:bCs w:val="0"/>
              </w:rPr>
            </w:pPr>
            <w:r w:rsidRPr="00D81832">
              <w:rPr>
                <w:rFonts w:ascii="Times New Roman" w:hAnsi="Times New Roman" w:cs="Times New Roman"/>
                <w:b w:val="0"/>
                <w:bCs w:val="0"/>
              </w:rPr>
              <w:t>NK Cells.IO360</w:t>
            </w:r>
          </w:p>
        </w:tc>
        <w:tc>
          <w:tcPr>
            <w:tcW w:w="835" w:type="dxa"/>
            <w:hideMark/>
          </w:tcPr>
          <w:p w14:paraId="7935D030"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0.27</w:t>
            </w:r>
          </w:p>
        </w:tc>
        <w:tc>
          <w:tcPr>
            <w:tcW w:w="1089" w:type="dxa"/>
            <w:hideMark/>
          </w:tcPr>
          <w:p w14:paraId="2080B32E"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4.70</w:t>
            </w:r>
          </w:p>
        </w:tc>
        <w:tc>
          <w:tcPr>
            <w:tcW w:w="845" w:type="dxa"/>
            <w:hideMark/>
          </w:tcPr>
          <w:p w14:paraId="0466BB5D"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1.47</w:t>
            </w:r>
          </w:p>
        </w:tc>
        <w:tc>
          <w:tcPr>
            <w:tcW w:w="1128" w:type="dxa"/>
            <w:hideMark/>
          </w:tcPr>
          <w:p w14:paraId="742E957B"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0.144</w:t>
            </w:r>
          </w:p>
        </w:tc>
        <w:tc>
          <w:tcPr>
            <w:tcW w:w="1269" w:type="dxa"/>
            <w:hideMark/>
          </w:tcPr>
          <w:p w14:paraId="3A298074"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0.601</w:t>
            </w:r>
          </w:p>
        </w:tc>
        <w:tc>
          <w:tcPr>
            <w:tcW w:w="981" w:type="dxa"/>
            <w:hideMark/>
          </w:tcPr>
          <w:p w14:paraId="6531A3DA"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-4.41</w:t>
            </w:r>
          </w:p>
        </w:tc>
        <w:tc>
          <w:tcPr>
            <w:tcW w:w="2648" w:type="dxa"/>
            <w:hideMark/>
          </w:tcPr>
          <w:p w14:paraId="745D4327"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D81832">
              <w:rPr>
                <w:rFonts w:ascii="Times New Roman" w:hAnsi="Times New Roman" w:cs="Times New Roman"/>
              </w:rPr>
              <w:t>Failure</w:t>
            </w:r>
            <w:proofErr w:type="spellEnd"/>
            <w:r w:rsidRPr="00D81832">
              <w:rPr>
                <w:rFonts w:ascii="Times New Roman" w:hAnsi="Times New Roman" w:cs="Times New Roman"/>
              </w:rPr>
              <w:t xml:space="preserve"> </w:t>
            </w:r>
            <w:proofErr w:type="spellStart"/>
            <w:r w:rsidRPr="00D81832">
              <w:rPr>
                <w:rFonts w:ascii="Times New Roman" w:hAnsi="Times New Roman" w:cs="Times New Roman"/>
              </w:rPr>
              <w:t>vs</w:t>
            </w:r>
            <w:proofErr w:type="spellEnd"/>
            <w:r w:rsidRPr="00D81832">
              <w:rPr>
                <w:rFonts w:ascii="Times New Roman" w:hAnsi="Times New Roman" w:cs="Times New Roman"/>
              </w:rPr>
              <w:t xml:space="preserve"> </w:t>
            </w:r>
            <w:proofErr w:type="spellStart"/>
            <w:r w:rsidRPr="00D81832">
              <w:rPr>
                <w:rFonts w:ascii="Times New Roman" w:hAnsi="Times New Roman" w:cs="Times New Roman"/>
              </w:rPr>
              <w:t>Sustained</w:t>
            </w:r>
            <w:proofErr w:type="spellEnd"/>
          </w:p>
        </w:tc>
        <w:tc>
          <w:tcPr>
            <w:tcW w:w="1978" w:type="dxa"/>
            <w:hideMark/>
          </w:tcPr>
          <w:p w14:paraId="38E61E36"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D81832">
              <w:rPr>
                <w:rFonts w:ascii="Times New Roman" w:hAnsi="Times New Roman" w:cs="Times New Roman"/>
              </w:rPr>
              <w:t>Not</w:t>
            </w:r>
            <w:proofErr w:type="spellEnd"/>
            <w:r w:rsidRPr="00D81832">
              <w:rPr>
                <w:rFonts w:ascii="Times New Roman" w:hAnsi="Times New Roman" w:cs="Times New Roman"/>
              </w:rPr>
              <w:t xml:space="preserve"> </w:t>
            </w:r>
            <w:proofErr w:type="spellStart"/>
            <w:r w:rsidRPr="00D81832">
              <w:rPr>
                <w:rFonts w:ascii="Times New Roman" w:hAnsi="Times New Roman" w:cs="Times New Roman"/>
              </w:rPr>
              <w:t>significant</w:t>
            </w:r>
            <w:proofErr w:type="spellEnd"/>
          </w:p>
        </w:tc>
      </w:tr>
      <w:tr w:rsidR="00D81832" w:rsidRPr="00D81832" w14:paraId="768CE331" w14:textId="77777777" w:rsidTr="00D81832">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0172E83F" w14:textId="77777777" w:rsidR="00D81832" w:rsidRPr="00D81832" w:rsidRDefault="00D81832" w:rsidP="00D81832">
            <w:pPr>
              <w:jc w:val="both"/>
              <w:rPr>
                <w:rFonts w:ascii="Times New Roman" w:hAnsi="Times New Roman" w:cs="Times New Roman"/>
                <w:b w:val="0"/>
                <w:bCs w:val="0"/>
              </w:rPr>
            </w:pPr>
            <w:r w:rsidRPr="00D81832">
              <w:rPr>
                <w:rFonts w:ascii="Times New Roman" w:hAnsi="Times New Roman" w:cs="Times New Roman"/>
                <w:b w:val="0"/>
                <w:bCs w:val="0"/>
              </w:rPr>
              <w:t>Apoptosis.IO360</w:t>
            </w:r>
          </w:p>
        </w:tc>
        <w:tc>
          <w:tcPr>
            <w:tcW w:w="835" w:type="dxa"/>
            <w:hideMark/>
          </w:tcPr>
          <w:p w14:paraId="304475F4"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0.09</w:t>
            </w:r>
          </w:p>
        </w:tc>
        <w:tc>
          <w:tcPr>
            <w:tcW w:w="1089" w:type="dxa"/>
            <w:hideMark/>
          </w:tcPr>
          <w:p w14:paraId="4D6DECE7"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4.61</w:t>
            </w:r>
          </w:p>
        </w:tc>
        <w:tc>
          <w:tcPr>
            <w:tcW w:w="845" w:type="dxa"/>
            <w:hideMark/>
          </w:tcPr>
          <w:p w14:paraId="0D264867"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1.46</w:t>
            </w:r>
          </w:p>
        </w:tc>
        <w:tc>
          <w:tcPr>
            <w:tcW w:w="1128" w:type="dxa"/>
            <w:hideMark/>
          </w:tcPr>
          <w:p w14:paraId="10B4578F"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0.147</w:t>
            </w:r>
          </w:p>
        </w:tc>
        <w:tc>
          <w:tcPr>
            <w:tcW w:w="1269" w:type="dxa"/>
            <w:hideMark/>
          </w:tcPr>
          <w:p w14:paraId="718FCF01"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0.601</w:t>
            </w:r>
          </w:p>
        </w:tc>
        <w:tc>
          <w:tcPr>
            <w:tcW w:w="981" w:type="dxa"/>
            <w:hideMark/>
          </w:tcPr>
          <w:p w14:paraId="35055333"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-4.41</w:t>
            </w:r>
          </w:p>
        </w:tc>
        <w:tc>
          <w:tcPr>
            <w:tcW w:w="2648" w:type="dxa"/>
            <w:hideMark/>
          </w:tcPr>
          <w:p w14:paraId="74FB83C1"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D81832">
              <w:rPr>
                <w:rFonts w:ascii="Times New Roman" w:hAnsi="Times New Roman" w:cs="Times New Roman"/>
              </w:rPr>
              <w:t>Failure</w:t>
            </w:r>
            <w:proofErr w:type="spellEnd"/>
            <w:r w:rsidRPr="00D81832">
              <w:rPr>
                <w:rFonts w:ascii="Times New Roman" w:hAnsi="Times New Roman" w:cs="Times New Roman"/>
              </w:rPr>
              <w:t xml:space="preserve"> </w:t>
            </w:r>
            <w:proofErr w:type="spellStart"/>
            <w:r w:rsidRPr="00D81832">
              <w:rPr>
                <w:rFonts w:ascii="Times New Roman" w:hAnsi="Times New Roman" w:cs="Times New Roman"/>
              </w:rPr>
              <w:t>vs</w:t>
            </w:r>
            <w:proofErr w:type="spellEnd"/>
            <w:r w:rsidRPr="00D81832">
              <w:rPr>
                <w:rFonts w:ascii="Times New Roman" w:hAnsi="Times New Roman" w:cs="Times New Roman"/>
              </w:rPr>
              <w:t xml:space="preserve"> </w:t>
            </w:r>
            <w:proofErr w:type="spellStart"/>
            <w:r w:rsidRPr="00D81832">
              <w:rPr>
                <w:rFonts w:ascii="Times New Roman" w:hAnsi="Times New Roman" w:cs="Times New Roman"/>
              </w:rPr>
              <w:t>Sustained</w:t>
            </w:r>
            <w:proofErr w:type="spellEnd"/>
          </w:p>
        </w:tc>
        <w:tc>
          <w:tcPr>
            <w:tcW w:w="1978" w:type="dxa"/>
            <w:hideMark/>
          </w:tcPr>
          <w:p w14:paraId="6FFA75FA"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D81832">
              <w:rPr>
                <w:rFonts w:ascii="Times New Roman" w:hAnsi="Times New Roman" w:cs="Times New Roman"/>
              </w:rPr>
              <w:t>Not</w:t>
            </w:r>
            <w:proofErr w:type="spellEnd"/>
            <w:r w:rsidRPr="00D81832">
              <w:rPr>
                <w:rFonts w:ascii="Times New Roman" w:hAnsi="Times New Roman" w:cs="Times New Roman"/>
              </w:rPr>
              <w:t xml:space="preserve"> </w:t>
            </w:r>
            <w:proofErr w:type="spellStart"/>
            <w:r w:rsidRPr="00D81832">
              <w:rPr>
                <w:rFonts w:ascii="Times New Roman" w:hAnsi="Times New Roman" w:cs="Times New Roman"/>
              </w:rPr>
              <w:t>significant</w:t>
            </w:r>
            <w:proofErr w:type="spellEnd"/>
          </w:p>
        </w:tc>
      </w:tr>
      <w:tr w:rsidR="00D81832" w:rsidRPr="00D81832" w14:paraId="242E9B50" w14:textId="77777777" w:rsidTr="00D81832">
        <w:trPr>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15F4B3E2" w14:textId="77777777" w:rsidR="00D81832" w:rsidRPr="00D81832" w:rsidRDefault="00D81832" w:rsidP="00D81832">
            <w:pPr>
              <w:jc w:val="both"/>
              <w:rPr>
                <w:rFonts w:ascii="Times New Roman" w:hAnsi="Times New Roman" w:cs="Times New Roman"/>
                <w:b w:val="0"/>
                <w:bCs w:val="0"/>
              </w:rPr>
            </w:pPr>
            <w:r w:rsidRPr="00D81832">
              <w:rPr>
                <w:rFonts w:ascii="Times New Roman" w:hAnsi="Times New Roman" w:cs="Times New Roman"/>
                <w:b w:val="0"/>
                <w:bCs w:val="0"/>
              </w:rPr>
              <w:t>CD8 T Cells.IO360</w:t>
            </w:r>
          </w:p>
        </w:tc>
        <w:tc>
          <w:tcPr>
            <w:tcW w:w="835" w:type="dxa"/>
            <w:hideMark/>
          </w:tcPr>
          <w:p w14:paraId="67A599ED"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0.37</w:t>
            </w:r>
          </w:p>
        </w:tc>
        <w:tc>
          <w:tcPr>
            <w:tcW w:w="1089" w:type="dxa"/>
            <w:hideMark/>
          </w:tcPr>
          <w:p w14:paraId="570EF51C"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5.18</w:t>
            </w:r>
          </w:p>
        </w:tc>
        <w:tc>
          <w:tcPr>
            <w:tcW w:w="845" w:type="dxa"/>
            <w:hideMark/>
          </w:tcPr>
          <w:p w14:paraId="73DE0F1B"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1.45</w:t>
            </w:r>
          </w:p>
        </w:tc>
        <w:tc>
          <w:tcPr>
            <w:tcW w:w="1128" w:type="dxa"/>
            <w:hideMark/>
          </w:tcPr>
          <w:p w14:paraId="28F67A24"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0.151</w:t>
            </w:r>
          </w:p>
        </w:tc>
        <w:tc>
          <w:tcPr>
            <w:tcW w:w="1269" w:type="dxa"/>
            <w:hideMark/>
          </w:tcPr>
          <w:p w14:paraId="12B89052"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0.601</w:t>
            </w:r>
          </w:p>
        </w:tc>
        <w:tc>
          <w:tcPr>
            <w:tcW w:w="981" w:type="dxa"/>
            <w:hideMark/>
          </w:tcPr>
          <w:p w14:paraId="4D855A14"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-4.42</w:t>
            </w:r>
          </w:p>
        </w:tc>
        <w:tc>
          <w:tcPr>
            <w:tcW w:w="2648" w:type="dxa"/>
            <w:hideMark/>
          </w:tcPr>
          <w:p w14:paraId="404E2691"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D81832">
              <w:rPr>
                <w:rFonts w:ascii="Times New Roman" w:hAnsi="Times New Roman" w:cs="Times New Roman"/>
              </w:rPr>
              <w:t>Failure</w:t>
            </w:r>
            <w:proofErr w:type="spellEnd"/>
            <w:r w:rsidRPr="00D81832">
              <w:rPr>
                <w:rFonts w:ascii="Times New Roman" w:hAnsi="Times New Roman" w:cs="Times New Roman"/>
              </w:rPr>
              <w:t xml:space="preserve"> </w:t>
            </w:r>
            <w:proofErr w:type="spellStart"/>
            <w:r w:rsidRPr="00D81832">
              <w:rPr>
                <w:rFonts w:ascii="Times New Roman" w:hAnsi="Times New Roman" w:cs="Times New Roman"/>
              </w:rPr>
              <w:t>vs</w:t>
            </w:r>
            <w:proofErr w:type="spellEnd"/>
            <w:r w:rsidRPr="00D81832">
              <w:rPr>
                <w:rFonts w:ascii="Times New Roman" w:hAnsi="Times New Roman" w:cs="Times New Roman"/>
              </w:rPr>
              <w:t xml:space="preserve"> </w:t>
            </w:r>
            <w:proofErr w:type="spellStart"/>
            <w:r w:rsidRPr="00D81832">
              <w:rPr>
                <w:rFonts w:ascii="Times New Roman" w:hAnsi="Times New Roman" w:cs="Times New Roman"/>
              </w:rPr>
              <w:t>Sustained</w:t>
            </w:r>
            <w:proofErr w:type="spellEnd"/>
          </w:p>
        </w:tc>
        <w:tc>
          <w:tcPr>
            <w:tcW w:w="1978" w:type="dxa"/>
            <w:hideMark/>
          </w:tcPr>
          <w:p w14:paraId="112A709B"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D81832">
              <w:rPr>
                <w:rFonts w:ascii="Times New Roman" w:hAnsi="Times New Roman" w:cs="Times New Roman"/>
              </w:rPr>
              <w:t>Not</w:t>
            </w:r>
            <w:proofErr w:type="spellEnd"/>
            <w:r w:rsidRPr="00D81832">
              <w:rPr>
                <w:rFonts w:ascii="Times New Roman" w:hAnsi="Times New Roman" w:cs="Times New Roman"/>
              </w:rPr>
              <w:t xml:space="preserve"> </w:t>
            </w:r>
            <w:proofErr w:type="spellStart"/>
            <w:r w:rsidRPr="00D81832">
              <w:rPr>
                <w:rFonts w:ascii="Times New Roman" w:hAnsi="Times New Roman" w:cs="Times New Roman"/>
              </w:rPr>
              <w:t>significant</w:t>
            </w:r>
            <w:proofErr w:type="spellEnd"/>
          </w:p>
        </w:tc>
      </w:tr>
      <w:tr w:rsidR="00D81832" w:rsidRPr="00D81832" w14:paraId="13423EE0" w14:textId="77777777" w:rsidTr="00D81832">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2B091DF6" w14:textId="77777777" w:rsidR="00D81832" w:rsidRPr="00D81832" w:rsidRDefault="00D81832" w:rsidP="00D81832">
            <w:pPr>
              <w:jc w:val="both"/>
              <w:rPr>
                <w:rFonts w:ascii="Times New Roman" w:hAnsi="Times New Roman" w:cs="Times New Roman"/>
                <w:b w:val="0"/>
                <w:bCs w:val="0"/>
              </w:rPr>
            </w:pPr>
            <w:r w:rsidRPr="00D81832">
              <w:rPr>
                <w:rFonts w:ascii="Times New Roman" w:hAnsi="Times New Roman" w:cs="Times New Roman"/>
                <w:b w:val="0"/>
                <w:bCs w:val="0"/>
              </w:rPr>
              <w:t>APM Loss.IO360</w:t>
            </w:r>
          </w:p>
        </w:tc>
        <w:tc>
          <w:tcPr>
            <w:tcW w:w="835" w:type="dxa"/>
            <w:hideMark/>
          </w:tcPr>
          <w:p w14:paraId="17CF2E4D"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-0.08</w:t>
            </w:r>
          </w:p>
        </w:tc>
        <w:tc>
          <w:tcPr>
            <w:tcW w:w="1089" w:type="dxa"/>
            <w:hideMark/>
          </w:tcPr>
          <w:p w14:paraId="023001D7"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1.50</w:t>
            </w:r>
          </w:p>
        </w:tc>
        <w:tc>
          <w:tcPr>
            <w:tcW w:w="845" w:type="dxa"/>
            <w:hideMark/>
          </w:tcPr>
          <w:p w14:paraId="06C33B9F"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-1.44</w:t>
            </w:r>
          </w:p>
        </w:tc>
        <w:tc>
          <w:tcPr>
            <w:tcW w:w="1128" w:type="dxa"/>
            <w:hideMark/>
          </w:tcPr>
          <w:p w14:paraId="0AD3042E"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0.152</w:t>
            </w:r>
          </w:p>
        </w:tc>
        <w:tc>
          <w:tcPr>
            <w:tcW w:w="1269" w:type="dxa"/>
            <w:hideMark/>
          </w:tcPr>
          <w:p w14:paraId="5C5412C5"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0.601</w:t>
            </w:r>
          </w:p>
        </w:tc>
        <w:tc>
          <w:tcPr>
            <w:tcW w:w="981" w:type="dxa"/>
            <w:hideMark/>
          </w:tcPr>
          <w:p w14:paraId="2060F7BF"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-4.43</w:t>
            </w:r>
          </w:p>
        </w:tc>
        <w:tc>
          <w:tcPr>
            <w:tcW w:w="2648" w:type="dxa"/>
            <w:hideMark/>
          </w:tcPr>
          <w:p w14:paraId="6AB95C56"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D81832">
              <w:rPr>
                <w:rFonts w:ascii="Times New Roman" w:hAnsi="Times New Roman" w:cs="Times New Roman"/>
              </w:rPr>
              <w:t>Failure</w:t>
            </w:r>
            <w:proofErr w:type="spellEnd"/>
            <w:r w:rsidRPr="00D81832">
              <w:rPr>
                <w:rFonts w:ascii="Times New Roman" w:hAnsi="Times New Roman" w:cs="Times New Roman"/>
              </w:rPr>
              <w:t xml:space="preserve"> </w:t>
            </w:r>
            <w:proofErr w:type="spellStart"/>
            <w:r w:rsidRPr="00D81832">
              <w:rPr>
                <w:rFonts w:ascii="Times New Roman" w:hAnsi="Times New Roman" w:cs="Times New Roman"/>
              </w:rPr>
              <w:t>vs</w:t>
            </w:r>
            <w:proofErr w:type="spellEnd"/>
            <w:r w:rsidRPr="00D81832">
              <w:rPr>
                <w:rFonts w:ascii="Times New Roman" w:hAnsi="Times New Roman" w:cs="Times New Roman"/>
              </w:rPr>
              <w:t xml:space="preserve"> </w:t>
            </w:r>
            <w:proofErr w:type="spellStart"/>
            <w:r w:rsidRPr="00D81832">
              <w:rPr>
                <w:rFonts w:ascii="Times New Roman" w:hAnsi="Times New Roman" w:cs="Times New Roman"/>
              </w:rPr>
              <w:t>Sustained</w:t>
            </w:r>
            <w:proofErr w:type="spellEnd"/>
          </w:p>
        </w:tc>
        <w:tc>
          <w:tcPr>
            <w:tcW w:w="1978" w:type="dxa"/>
            <w:hideMark/>
          </w:tcPr>
          <w:p w14:paraId="64184CAC"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D81832">
              <w:rPr>
                <w:rFonts w:ascii="Times New Roman" w:hAnsi="Times New Roman" w:cs="Times New Roman"/>
              </w:rPr>
              <w:t>Not</w:t>
            </w:r>
            <w:proofErr w:type="spellEnd"/>
            <w:r w:rsidRPr="00D81832">
              <w:rPr>
                <w:rFonts w:ascii="Times New Roman" w:hAnsi="Times New Roman" w:cs="Times New Roman"/>
              </w:rPr>
              <w:t xml:space="preserve"> </w:t>
            </w:r>
            <w:proofErr w:type="spellStart"/>
            <w:r w:rsidRPr="00D81832">
              <w:rPr>
                <w:rFonts w:ascii="Times New Roman" w:hAnsi="Times New Roman" w:cs="Times New Roman"/>
              </w:rPr>
              <w:t>significant</w:t>
            </w:r>
            <w:proofErr w:type="spellEnd"/>
          </w:p>
        </w:tc>
      </w:tr>
      <w:tr w:rsidR="00D81832" w:rsidRPr="00D81832" w14:paraId="5985CA94" w14:textId="77777777" w:rsidTr="00D81832">
        <w:trPr>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6F72C96D" w14:textId="77777777" w:rsidR="00D81832" w:rsidRPr="00D81832" w:rsidRDefault="00D81832" w:rsidP="00D81832">
            <w:pPr>
              <w:jc w:val="both"/>
              <w:rPr>
                <w:rFonts w:ascii="Times New Roman" w:hAnsi="Times New Roman" w:cs="Times New Roman"/>
                <w:b w:val="0"/>
                <w:bCs w:val="0"/>
              </w:rPr>
            </w:pPr>
            <w:proofErr w:type="spellStart"/>
            <w:r w:rsidRPr="00D81832">
              <w:rPr>
                <w:rFonts w:ascii="Times New Roman" w:hAnsi="Times New Roman" w:cs="Times New Roman"/>
                <w:b w:val="0"/>
                <w:bCs w:val="0"/>
              </w:rPr>
              <w:t>Cytotoxic</w:t>
            </w:r>
            <w:proofErr w:type="spellEnd"/>
            <w:r w:rsidRPr="00D81832">
              <w:rPr>
                <w:rFonts w:ascii="Times New Roman" w:hAnsi="Times New Roman" w:cs="Times New Roman"/>
                <w:b w:val="0"/>
                <w:bCs w:val="0"/>
              </w:rPr>
              <w:t xml:space="preserve"> Cells.IO360</w:t>
            </w:r>
          </w:p>
        </w:tc>
        <w:tc>
          <w:tcPr>
            <w:tcW w:w="835" w:type="dxa"/>
            <w:hideMark/>
          </w:tcPr>
          <w:p w14:paraId="21A64154"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0.31</w:t>
            </w:r>
          </w:p>
        </w:tc>
        <w:tc>
          <w:tcPr>
            <w:tcW w:w="1089" w:type="dxa"/>
            <w:hideMark/>
          </w:tcPr>
          <w:p w14:paraId="0224E832"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5.95</w:t>
            </w:r>
          </w:p>
        </w:tc>
        <w:tc>
          <w:tcPr>
            <w:tcW w:w="845" w:type="dxa"/>
            <w:hideMark/>
          </w:tcPr>
          <w:p w14:paraId="5CEC6DE0"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1.44</w:t>
            </w:r>
          </w:p>
        </w:tc>
        <w:tc>
          <w:tcPr>
            <w:tcW w:w="1128" w:type="dxa"/>
            <w:hideMark/>
          </w:tcPr>
          <w:p w14:paraId="75400E8E"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0.153</w:t>
            </w:r>
          </w:p>
        </w:tc>
        <w:tc>
          <w:tcPr>
            <w:tcW w:w="1269" w:type="dxa"/>
            <w:hideMark/>
          </w:tcPr>
          <w:p w14:paraId="357B48CF"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0.601</w:t>
            </w:r>
          </w:p>
        </w:tc>
        <w:tc>
          <w:tcPr>
            <w:tcW w:w="981" w:type="dxa"/>
            <w:hideMark/>
          </w:tcPr>
          <w:p w14:paraId="55A50457"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-4.43</w:t>
            </w:r>
          </w:p>
        </w:tc>
        <w:tc>
          <w:tcPr>
            <w:tcW w:w="2648" w:type="dxa"/>
            <w:hideMark/>
          </w:tcPr>
          <w:p w14:paraId="5B2891A9"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D81832">
              <w:rPr>
                <w:rFonts w:ascii="Times New Roman" w:hAnsi="Times New Roman" w:cs="Times New Roman"/>
              </w:rPr>
              <w:t>Failure</w:t>
            </w:r>
            <w:proofErr w:type="spellEnd"/>
            <w:r w:rsidRPr="00D81832">
              <w:rPr>
                <w:rFonts w:ascii="Times New Roman" w:hAnsi="Times New Roman" w:cs="Times New Roman"/>
              </w:rPr>
              <w:t xml:space="preserve"> </w:t>
            </w:r>
            <w:proofErr w:type="spellStart"/>
            <w:r w:rsidRPr="00D81832">
              <w:rPr>
                <w:rFonts w:ascii="Times New Roman" w:hAnsi="Times New Roman" w:cs="Times New Roman"/>
              </w:rPr>
              <w:t>vs</w:t>
            </w:r>
            <w:proofErr w:type="spellEnd"/>
            <w:r w:rsidRPr="00D81832">
              <w:rPr>
                <w:rFonts w:ascii="Times New Roman" w:hAnsi="Times New Roman" w:cs="Times New Roman"/>
              </w:rPr>
              <w:t xml:space="preserve"> </w:t>
            </w:r>
            <w:proofErr w:type="spellStart"/>
            <w:r w:rsidRPr="00D81832">
              <w:rPr>
                <w:rFonts w:ascii="Times New Roman" w:hAnsi="Times New Roman" w:cs="Times New Roman"/>
              </w:rPr>
              <w:t>Sustained</w:t>
            </w:r>
            <w:proofErr w:type="spellEnd"/>
          </w:p>
        </w:tc>
        <w:tc>
          <w:tcPr>
            <w:tcW w:w="1978" w:type="dxa"/>
            <w:hideMark/>
          </w:tcPr>
          <w:p w14:paraId="3E68E77F"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D81832">
              <w:rPr>
                <w:rFonts w:ascii="Times New Roman" w:hAnsi="Times New Roman" w:cs="Times New Roman"/>
              </w:rPr>
              <w:t>Not</w:t>
            </w:r>
            <w:proofErr w:type="spellEnd"/>
            <w:r w:rsidRPr="00D81832">
              <w:rPr>
                <w:rFonts w:ascii="Times New Roman" w:hAnsi="Times New Roman" w:cs="Times New Roman"/>
              </w:rPr>
              <w:t xml:space="preserve"> </w:t>
            </w:r>
            <w:proofErr w:type="spellStart"/>
            <w:r w:rsidRPr="00D81832">
              <w:rPr>
                <w:rFonts w:ascii="Times New Roman" w:hAnsi="Times New Roman" w:cs="Times New Roman"/>
              </w:rPr>
              <w:t>significant</w:t>
            </w:r>
            <w:proofErr w:type="spellEnd"/>
          </w:p>
        </w:tc>
      </w:tr>
      <w:tr w:rsidR="00D81832" w:rsidRPr="00D81832" w14:paraId="6AC6CA0D" w14:textId="77777777" w:rsidTr="00D81832">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7CB968A1" w14:textId="77777777" w:rsidR="00D81832" w:rsidRPr="00D81832" w:rsidRDefault="00D81832" w:rsidP="00D81832">
            <w:pPr>
              <w:jc w:val="both"/>
              <w:rPr>
                <w:rFonts w:ascii="Times New Roman" w:hAnsi="Times New Roman" w:cs="Times New Roman"/>
                <w:b w:val="0"/>
                <w:bCs w:val="0"/>
              </w:rPr>
            </w:pPr>
            <w:r w:rsidRPr="00D81832">
              <w:rPr>
                <w:rFonts w:ascii="Times New Roman" w:hAnsi="Times New Roman" w:cs="Times New Roman"/>
                <w:b w:val="0"/>
                <w:bCs w:val="0"/>
              </w:rPr>
              <w:t>NK CD56dim.IO360</w:t>
            </w:r>
          </w:p>
        </w:tc>
        <w:tc>
          <w:tcPr>
            <w:tcW w:w="835" w:type="dxa"/>
            <w:hideMark/>
          </w:tcPr>
          <w:p w14:paraId="6FEFD2A9"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0.23</w:t>
            </w:r>
          </w:p>
        </w:tc>
        <w:tc>
          <w:tcPr>
            <w:tcW w:w="1089" w:type="dxa"/>
            <w:hideMark/>
          </w:tcPr>
          <w:p w14:paraId="5E718611"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4.49</w:t>
            </w:r>
          </w:p>
        </w:tc>
        <w:tc>
          <w:tcPr>
            <w:tcW w:w="845" w:type="dxa"/>
            <w:hideMark/>
          </w:tcPr>
          <w:p w14:paraId="443130F0"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1.41</w:t>
            </w:r>
          </w:p>
        </w:tc>
        <w:tc>
          <w:tcPr>
            <w:tcW w:w="1128" w:type="dxa"/>
            <w:hideMark/>
          </w:tcPr>
          <w:p w14:paraId="2E2F3D35"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0.161</w:t>
            </w:r>
          </w:p>
        </w:tc>
        <w:tc>
          <w:tcPr>
            <w:tcW w:w="1269" w:type="dxa"/>
            <w:hideMark/>
          </w:tcPr>
          <w:p w14:paraId="654BE1CF"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0.601</w:t>
            </w:r>
          </w:p>
        </w:tc>
        <w:tc>
          <w:tcPr>
            <w:tcW w:w="981" w:type="dxa"/>
            <w:hideMark/>
          </w:tcPr>
          <w:p w14:paraId="2B22ADF3"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-4.45</w:t>
            </w:r>
          </w:p>
        </w:tc>
        <w:tc>
          <w:tcPr>
            <w:tcW w:w="2648" w:type="dxa"/>
            <w:hideMark/>
          </w:tcPr>
          <w:p w14:paraId="52674E98"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D81832">
              <w:rPr>
                <w:rFonts w:ascii="Times New Roman" w:hAnsi="Times New Roman" w:cs="Times New Roman"/>
              </w:rPr>
              <w:t>Failure</w:t>
            </w:r>
            <w:proofErr w:type="spellEnd"/>
            <w:r w:rsidRPr="00D81832">
              <w:rPr>
                <w:rFonts w:ascii="Times New Roman" w:hAnsi="Times New Roman" w:cs="Times New Roman"/>
              </w:rPr>
              <w:t xml:space="preserve"> </w:t>
            </w:r>
            <w:proofErr w:type="spellStart"/>
            <w:r w:rsidRPr="00D81832">
              <w:rPr>
                <w:rFonts w:ascii="Times New Roman" w:hAnsi="Times New Roman" w:cs="Times New Roman"/>
              </w:rPr>
              <w:t>vs</w:t>
            </w:r>
            <w:proofErr w:type="spellEnd"/>
            <w:r w:rsidRPr="00D81832">
              <w:rPr>
                <w:rFonts w:ascii="Times New Roman" w:hAnsi="Times New Roman" w:cs="Times New Roman"/>
              </w:rPr>
              <w:t xml:space="preserve"> </w:t>
            </w:r>
            <w:proofErr w:type="spellStart"/>
            <w:r w:rsidRPr="00D81832">
              <w:rPr>
                <w:rFonts w:ascii="Times New Roman" w:hAnsi="Times New Roman" w:cs="Times New Roman"/>
              </w:rPr>
              <w:t>Sustained</w:t>
            </w:r>
            <w:proofErr w:type="spellEnd"/>
          </w:p>
        </w:tc>
        <w:tc>
          <w:tcPr>
            <w:tcW w:w="1978" w:type="dxa"/>
            <w:hideMark/>
          </w:tcPr>
          <w:p w14:paraId="603EF841"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D81832">
              <w:rPr>
                <w:rFonts w:ascii="Times New Roman" w:hAnsi="Times New Roman" w:cs="Times New Roman"/>
              </w:rPr>
              <w:t>Not</w:t>
            </w:r>
            <w:proofErr w:type="spellEnd"/>
            <w:r w:rsidRPr="00D81832">
              <w:rPr>
                <w:rFonts w:ascii="Times New Roman" w:hAnsi="Times New Roman" w:cs="Times New Roman"/>
              </w:rPr>
              <w:t xml:space="preserve"> </w:t>
            </w:r>
            <w:proofErr w:type="spellStart"/>
            <w:r w:rsidRPr="00D81832">
              <w:rPr>
                <w:rFonts w:ascii="Times New Roman" w:hAnsi="Times New Roman" w:cs="Times New Roman"/>
              </w:rPr>
              <w:t>significant</w:t>
            </w:r>
            <w:proofErr w:type="spellEnd"/>
          </w:p>
        </w:tc>
      </w:tr>
      <w:tr w:rsidR="00D81832" w:rsidRPr="00D81832" w14:paraId="6404DB38" w14:textId="77777777" w:rsidTr="00D81832">
        <w:trPr>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674238E6" w14:textId="77777777" w:rsidR="00D81832" w:rsidRPr="00D81832" w:rsidRDefault="00D81832" w:rsidP="00D81832">
            <w:pPr>
              <w:jc w:val="both"/>
              <w:rPr>
                <w:rFonts w:ascii="Times New Roman" w:hAnsi="Times New Roman" w:cs="Times New Roman"/>
                <w:b w:val="0"/>
                <w:bCs w:val="0"/>
              </w:rPr>
            </w:pPr>
            <w:r w:rsidRPr="00D81832">
              <w:rPr>
                <w:rFonts w:ascii="Times New Roman" w:hAnsi="Times New Roman" w:cs="Times New Roman"/>
                <w:b w:val="0"/>
                <w:bCs w:val="0"/>
              </w:rPr>
              <w:t>PD-1.IO360</w:t>
            </w:r>
          </w:p>
        </w:tc>
        <w:tc>
          <w:tcPr>
            <w:tcW w:w="835" w:type="dxa"/>
            <w:hideMark/>
          </w:tcPr>
          <w:p w14:paraId="728DCA36"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0.34</w:t>
            </w:r>
          </w:p>
        </w:tc>
        <w:tc>
          <w:tcPr>
            <w:tcW w:w="1089" w:type="dxa"/>
            <w:hideMark/>
          </w:tcPr>
          <w:p w14:paraId="449360B8"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5.74</w:t>
            </w:r>
          </w:p>
        </w:tc>
        <w:tc>
          <w:tcPr>
            <w:tcW w:w="845" w:type="dxa"/>
            <w:hideMark/>
          </w:tcPr>
          <w:p w14:paraId="64F24A48"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1.39</w:t>
            </w:r>
          </w:p>
        </w:tc>
        <w:tc>
          <w:tcPr>
            <w:tcW w:w="1128" w:type="dxa"/>
            <w:hideMark/>
          </w:tcPr>
          <w:p w14:paraId="3E18AB63"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0.167</w:t>
            </w:r>
          </w:p>
        </w:tc>
        <w:tc>
          <w:tcPr>
            <w:tcW w:w="1269" w:type="dxa"/>
            <w:hideMark/>
          </w:tcPr>
          <w:p w14:paraId="5373B8C6"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0.601</w:t>
            </w:r>
          </w:p>
        </w:tc>
        <w:tc>
          <w:tcPr>
            <w:tcW w:w="981" w:type="dxa"/>
            <w:hideMark/>
          </w:tcPr>
          <w:p w14:paraId="19846C88"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-4.46</w:t>
            </w:r>
          </w:p>
        </w:tc>
        <w:tc>
          <w:tcPr>
            <w:tcW w:w="2648" w:type="dxa"/>
            <w:hideMark/>
          </w:tcPr>
          <w:p w14:paraId="43271A03"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D81832">
              <w:rPr>
                <w:rFonts w:ascii="Times New Roman" w:hAnsi="Times New Roman" w:cs="Times New Roman"/>
              </w:rPr>
              <w:t>Failure</w:t>
            </w:r>
            <w:proofErr w:type="spellEnd"/>
            <w:r w:rsidRPr="00D81832">
              <w:rPr>
                <w:rFonts w:ascii="Times New Roman" w:hAnsi="Times New Roman" w:cs="Times New Roman"/>
              </w:rPr>
              <w:t xml:space="preserve"> </w:t>
            </w:r>
            <w:proofErr w:type="spellStart"/>
            <w:r w:rsidRPr="00D81832">
              <w:rPr>
                <w:rFonts w:ascii="Times New Roman" w:hAnsi="Times New Roman" w:cs="Times New Roman"/>
              </w:rPr>
              <w:t>vs</w:t>
            </w:r>
            <w:proofErr w:type="spellEnd"/>
            <w:r w:rsidRPr="00D81832">
              <w:rPr>
                <w:rFonts w:ascii="Times New Roman" w:hAnsi="Times New Roman" w:cs="Times New Roman"/>
              </w:rPr>
              <w:t xml:space="preserve"> </w:t>
            </w:r>
            <w:proofErr w:type="spellStart"/>
            <w:r w:rsidRPr="00D81832">
              <w:rPr>
                <w:rFonts w:ascii="Times New Roman" w:hAnsi="Times New Roman" w:cs="Times New Roman"/>
              </w:rPr>
              <w:t>Sustained</w:t>
            </w:r>
            <w:proofErr w:type="spellEnd"/>
          </w:p>
        </w:tc>
        <w:tc>
          <w:tcPr>
            <w:tcW w:w="1978" w:type="dxa"/>
            <w:hideMark/>
          </w:tcPr>
          <w:p w14:paraId="4E1DB064"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D81832">
              <w:rPr>
                <w:rFonts w:ascii="Times New Roman" w:hAnsi="Times New Roman" w:cs="Times New Roman"/>
              </w:rPr>
              <w:t>Not</w:t>
            </w:r>
            <w:proofErr w:type="spellEnd"/>
            <w:r w:rsidRPr="00D81832">
              <w:rPr>
                <w:rFonts w:ascii="Times New Roman" w:hAnsi="Times New Roman" w:cs="Times New Roman"/>
              </w:rPr>
              <w:t xml:space="preserve"> </w:t>
            </w:r>
            <w:proofErr w:type="spellStart"/>
            <w:r w:rsidRPr="00D81832">
              <w:rPr>
                <w:rFonts w:ascii="Times New Roman" w:hAnsi="Times New Roman" w:cs="Times New Roman"/>
              </w:rPr>
              <w:t>significant</w:t>
            </w:r>
            <w:proofErr w:type="spellEnd"/>
          </w:p>
        </w:tc>
      </w:tr>
      <w:tr w:rsidR="00D81832" w:rsidRPr="00D81832" w14:paraId="5D987ADE" w14:textId="77777777" w:rsidTr="00D81832">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295AECF4" w14:textId="77777777" w:rsidR="00D81832" w:rsidRPr="00D81832" w:rsidRDefault="00D81832" w:rsidP="00D81832">
            <w:pPr>
              <w:jc w:val="both"/>
              <w:rPr>
                <w:rFonts w:ascii="Times New Roman" w:hAnsi="Times New Roman" w:cs="Times New Roman"/>
                <w:b w:val="0"/>
                <w:bCs w:val="0"/>
              </w:rPr>
            </w:pPr>
            <w:r w:rsidRPr="00D81832">
              <w:rPr>
                <w:rFonts w:ascii="Times New Roman" w:hAnsi="Times New Roman" w:cs="Times New Roman"/>
                <w:b w:val="0"/>
                <w:bCs w:val="0"/>
              </w:rPr>
              <w:t>Mast Cells.IO360</w:t>
            </w:r>
          </w:p>
        </w:tc>
        <w:tc>
          <w:tcPr>
            <w:tcW w:w="835" w:type="dxa"/>
            <w:hideMark/>
          </w:tcPr>
          <w:p w14:paraId="20411EEA"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0.24</w:t>
            </w:r>
          </w:p>
        </w:tc>
        <w:tc>
          <w:tcPr>
            <w:tcW w:w="1089" w:type="dxa"/>
            <w:hideMark/>
          </w:tcPr>
          <w:p w14:paraId="7D4BBB6A"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1.94</w:t>
            </w:r>
          </w:p>
        </w:tc>
        <w:tc>
          <w:tcPr>
            <w:tcW w:w="845" w:type="dxa"/>
            <w:hideMark/>
          </w:tcPr>
          <w:p w14:paraId="5D61CB7D"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1.38</w:t>
            </w:r>
          </w:p>
        </w:tc>
        <w:tc>
          <w:tcPr>
            <w:tcW w:w="1128" w:type="dxa"/>
            <w:hideMark/>
          </w:tcPr>
          <w:p w14:paraId="0BC86F87"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0.169</w:t>
            </w:r>
          </w:p>
        </w:tc>
        <w:tc>
          <w:tcPr>
            <w:tcW w:w="1269" w:type="dxa"/>
            <w:hideMark/>
          </w:tcPr>
          <w:p w14:paraId="236B3DD9"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0.601</w:t>
            </w:r>
          </w:p>
        </w:tc>
        <w:tc>
          <w:tcPr>
            <w:tcW w:w="981" w:type="dxa"/>
            <w:hideMark/>
          </w:tcPr>
          <w:p w14:paraId="64308353"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-4.46</w:t>
            </w:r>
          </w:p>
        </w:tc>
        <w:tc>
          <w:tcPr>
            <w:tcW w:w="2648" w:type="dxa"/>
            <w:hideMark/>
          </w:tcPr>
          <w:p w14:paraId="6D791143"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D81832">
              <w:rPr>
                <w:rFonts w:ascii="Times New Roman" w:hAnsi="Times New Roman" w:cs="Times New Roman"/>
              </w:rPr>
              <w:t>Failure</w:t>
            </w:r>
            <w:proofErr w:type="spellEnd"/>
            <w:r w:rsidRPr="00D81832">
              <w:rPr>
                <w:rFonts w:ascii="Times New Roman" w:hAnsi="Times New Roman" w:cs="Times New Roman"/>
              </w:rPr>
              <w:t xml:space="preserve"> </w:t>
            </w:r>
            <w:proofErr w:type="spellStart"/>
            <w:r w:rsidRPr="00D81832">
              <w:rPr>
                <w:rFonts w:ascii="Times New Roman" w:hAnsi="Times New Roman" w:cs="Times New Roman"/>
              </w:rPr>
              <w:t>vs</w:t>
            </w:r>
            <w:proofErr w:type="spellEnd"/>
            <w:r w:rsidRPr="00D81832">
              <w:rPr>
                <w:rFonts w:ascii="Times New Roman" w:hAnsi="Times New Roman" w:cs="Times New Roman"/>
              </w:rPr>
              <w:t xml:space="preserve"> </w:t>
            </w:r>
            <w:proofErr w:type="spellStart"/>
            <w:r w:rsidRPr="00D81832">
              <w:rPr>
                <w:rFonts w:ascii="Times New Roman" w:hAnsi="Times New Roman" w:cs="Times New Roman"/>
              </w:rPr>
              <w:t>Sustained</w:t>
            </w:r>
            <w:proofErr w:type="spellEnd"/>
          </w:p>
        </w:tc>
        <w:tc>
          <w:tcPr>
            <w:tcW w:w="1978" w:type="dxa"/>
            <w:hideMark/>
          </w:tcPr>
          <w:p w14:paraId="58981633"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D81832">
              <w:rPr>
                <w:rFonts w:ascii="Times New Roman" w:hAnsi="Times New Roman" w:cs="Times New Roman"/>
              </w:rPr>
              <w:t>Not</w:t>
            </w:r>
            <w:proofErr w:type="spellEnd"/>
            <w:r w:rsidRPr="00D81832">
              <w:rPr>
                <w:rFonts w:ascii="Times New Roman" w:hAnsi="Times New Roman" w:cs="Times New Roman"/>
              </w:rPr>
              <w:t xml:space="preserve"> </w:t>
            </w:r>
            <w:proofErr w:type="spellStart"/>
            <w:r w:rsidRPr="00D81832">
              <w:rPr>
                <w:rFonts w:ascii="Times New Roman" w:hAnsi="Times New Roman" w:cs="Times New Roman"/>
              </w:rPr>
              <w:t>significant</w:t>
            </w:r>
            <w:proofErr w:type="spellEnd"/>
          </w:p>
        </w:tc>
      </w:tr>
      <w:tr w:rsidR="00D81832" w:rsidRPr="00D81832" w14:paraId="771B4CBE" w14:textId="77777777" w:rsidTr="00D81832">
        <w:trPr>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3DAE7668" w14:textId="77777777" w:rsidR="00D81832" w:rsidRPr="00D81832" w:rsidRDefault="00D81832" w:rsidP="00D81832">
            <w:pPr>
              <w:jc w:val="both"/>
              <w:rPr>
                <w:rFonts w:ascii="Times New Roman" w:hAnsi="Times New Roman" w:cs="Times New Roman"/>
                <w:b w:val="0"/>
                <w:bCs w:val="0"/>
              </w:rPr>
            </w:pPr>
            <w:r w:rsidRPr="00D81832">
              <w:rPr>
                <w:rFonts w:ascii="Times New Roman" w:hAnsi="Times New Roman" w:cs="Times New Roman"/>
                <w:b w:val="0"/>
                <w:bCs w:val="0"/>
              </w:rPr>
              <w:t>DC.IO360</w:t>
            </w:r>
          </w:p>
        </w:tc>
        <w:tc>
          <w:tcPr>
            <w:tcW w:w="835" w:type="dxa"/>
            <w:hideMark/>
          </w:tcPr>
          <w:p w14:paraId="690152DD"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0.22</w:t>
            </w:r>
          </w:p>
        </w:tc>
        <w:tc>
          <w:tcPr>
            <w:tcW w:w="1089" w:type="dxa"/>
            <w:hideMark/>
          </w:tcPr>
          <w:p w14:paraId="72D4D561"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4.38</w:t>
            </w:r>
          </w:p>
        </w:tc>
        <w:tc>
          <w:tcPr>
            <w:tcW w:w="845" w:type="dxa"/>
            <w:hideMark/>
          </w:tcPr>
          <w:p w14:paraId="6A0AD60F"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1.36</w:t>
            </w:r>
          </w:p>
        </w:tc>
        <w:tc>
          <w:tcPr>
            <w:tcW w:w="1128" w:type="dxa"/>
            <w:hideMark/>
          </w:tcPr>
          <w:p w14:paraId="3CC2E5FA"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0.175</w:t>
            </w:r>
          </w:p>
        </w:tc>
        <w:tc>
          <w:tcPr>
            <w:tcW w:w="1269" w:type="dxa"/>
            <w:hideMark/>
          </w:tcPr>
          <w:p w14:paraId="1BFD6A36"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0.601</w:t>
            </w:r>
          </w:p>
        </w:tc>
        <w:tc>
          <w:tcPr>
            <w:tcW w:w="981" w:type="dxa"/>
            <w:hideMark/>
          </w:tcPr>
          <w:p w14:paraId="63E04A8B"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-4.48</w:t>
            </w:r>
          </w:p>
        </w:tc>
        <w:tc>
          <w:tcPr>
            <w:tcW w:w="2648" w:type="dxa"/>
            <w:hideMark/>
          </w:tcPr>
          <w:p w14:paraId="3169BC70"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D81832">
              <w:rPr>
                <w:rFonts w:ascii="Times New Roman" w:hAnsi="Times New Roman" w:cs="Times New Roman"/>
              </w:rPr>
              <w:t>Failure</w:t>
            </w:r>
            <w:proofErr w:type="spellEnd"/>
            <w:r w:rsidRPr="00D81832">
              <w:rPr>
                <w:rFonts w:ascii="Times New Roman" w:hAnsi="Times New Roman" w:cs="Times New Roman"/>
              </w:rPr>
              <w:t xml:space="preserve"> </w:t>
            </w:r>
            <w:proofErr w:type="spellStart"/>
            <w:r w:rsidRPr="00D81832">
              <w:rPr>
                <w:rFonts w:ascii="Times New Roman" w:hAnsi="Times New Roman" w:cs="Times New Roman"/>
              </w:rPr>
              <w:t>vs</w:t>
            </w:r>
            <w:proofErr w:type="spellEnd"/>
            <w:r w:rsidRPr="00D81832">
              <w:rPr>
                <w:rFonts w:ascii="Times New Roman" w:hAnsi="Times New Roman" w:cs="Times New Roman"/>
              </w:rPr>
              <w:t xml:space="preserve"> </w:t>
            </w:r>
            <w:proofErr w:type="spellStart"/>
            <w:r w:rsidRPr="00D81832">
              <w:rPr>
                <w:rFonts w:ascii="Times New Roman" w:hAnsi="Times New Roman" w:cs="Times New Roman"/>
              </w:rPr>
              <w:t>Sustained</w:t>
            </w:r>
            <w:proofErr w:type="spellEnd"/>
          </w:p>
        </w:tc>
        <w:tc>
          <w:tcPr>
            <w:tcW w:w="1978" w:type="dxa"/>
            <w:hideMark/>
          </w:tcPr>
          <w:p w14:paraId="406ED62D"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D81832">
              <w:rPr>
                <w:rFonts w:ascii="Times New Roman" w:hAnsi="Times New Roman" w:cs="Times New Roman"/>
              </w:rPr>
              <w:t>Not</w:t>
            </w:r>
            <w:proofErr w:type="spellEnd"/>
            <w:r w:rsidRPr="00D81832">
              <w:rPr>
                <w:rFonts w:ascii="Times New Roman" w:hAnsi="Times New Roman" w:cs="Times New Roman"/>
              </w:rPr>
              <w:t xml:space="preserve"> </w:t>
            </w:r>
            <w:proofErr w:type="spellStart"/>
            <w:r w:rsidRPr="00D81832">
              <w:rPr>
                <w:rFonts w:ascii="Times New Roman" w:hAnsi="Times New Roman" w:cs="Times New Roman"/>
              </w:rPr>
              <w:t>significant</w:t>
            </w:r>
            <w:proofErr w:type="spellEnd"/>
          </w:p>
        </w:tc>
      </w:tr>
      <w:tr w:rsidR="00D81832" w:rsidRPr="00D81832" w14:paraId="48DFB788" w14:textId="77777777" w:rsidTr="00D81832">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6D5C1167" w14:textId="77777777" w:rsidR="00D81832" w:rsidRPr="00D81832" w:rsidRDefault="00D81832" w:rsidP="00D81832">
            <w:pPr>
              <w:jc w:val="both"/>
              <w:rPr>
                <w:rFonts w:ascii="Times New Roman" w:hAnsi="Times New Roman" w:cs="Times New Roman"/>
                <w:b w:val="0"/>
                <w:bCs w:val="0"/>
              </w:rPr>
            </w:pPr>
            <w:proofErr w:type="spellStart"/>
            <w:r w:rsidRPr="00D81832">
              <w:rPr>
                <w:rFonts w:ascii="Times New Roman" w:hAnsi="Times New Roman" w:cs="Times New Roman"/>
                <w:b w:val="0"/>
                <w:bCs w:val="0"/>
              </w:rPr>
              <w:lastRenderedPageBreak/>
              <w:t>Glycolytic</w:t>
            </w:r>
            <w:proofErr w:type="spellEnd"/>
            <w:r w:rsidRPr="00D81832">
              <w:rPr>
                <w:rFonts w:ascii="Times New Roman" w:hAnsi="Times New Roman" w:cs="Times New Roman"/>
                <w:b w:val="0"/>
                <w:bCs w:val="0"/>
              </w:rPr>
              <w:t xml:space="preserve"> Activity.IO360</w:t>
            </w:r>
          </w:p>
        </w:tc>
        <w:tc>
          <w:tcPr>
            <w:tcW w:w="835" w:type="dxa"/>
            <w:hideMark/>
          </w:tcPr>
          <w:p w14:paraId="00148A58"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0.07</w:t>
            </w:r>
          </w:p>
        </w:tc>
        <w:tc>
          <w:tcPr>
            <w:tcW w:w="1089" w:type="dxa"/>
            <w:hideMark/>
          </w:tcPr>
          <w:p w14:paraId="2F0BF111"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4.99</w:t>
            </w:r>
          </w:p>
        </w:tc>
        <w:tc>
          <w:tcPr>
            <w:tcW w:w="845" w:type="dxa"/>
            <w:hideMark/>
          </w:tcPr>
          <w:p w14:paraId="782BDB43"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1.32</w:t>
            </w:r>
          </w:p>
        </w:tc>
        <w:tc>
          <w:tcPr>
            <w:tcW w:w="1128" w:type="dxa"/>
            <w:hideMark/>
          </w:tcPr>
          <w:p w14:paraId="458788C2"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0.188</w:t>
            </w:r>
          </w:p>
        </w:tc>
        <w:tc>
          <w:tcPr>
            <w:tcW w:w="1269" w:type="dxa"/>
            <w:hideMark/>
          </w:tcPr>
          <w:p w14:paraId="7B965835"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0.601</w:t>
            </w:r>
          </w:p>
        </w:tc>
        <w:tc>
          <w:tcPr>
            <w:tcW w:w="981" w:type="dxa"/>
            <w:hideMark/>
          </w:tcPr>
          <w:p w14:paraId="51C2F25F"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-4.50</w:t>
            </w:r>
          </w:p>
        </w:tc>
        <w:tc>
          <w:tcPr>
            <w:tcW w:w="2648" w:type="dxa"/>
            <w:hideMark/>
          </w:tcPr>
          <w:p w14:paraId="28453378"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D81832">
              <w:rPr>
                <w:rFonts w:ascii="Times New Roman" w:hAnsi="Times New Roman" w:cs="Times New Roman"/>
              </w:rPr>
              <w:t>Failure</w:t>
            </w:r>
            <w:proofErr w:type="spellEnd"/>
            <w:r w:rsidRPr="00D81832">
              <w:rPr>
                <w:rFonts w:ascii="Times New Roman" w:hAnsi="Times New Roman" w:cs="Times New Roman"/>
              </w:rPr>
              <w:t xml:space="preserve"> </w:t>
            </w:r>
            <w:proofErr w:type="spellStart"/>
            <w:r w:rsidRPr="00D81832">
              <w:rPr>
                <w:rFonts w:ascii="Times New Roman" w:hAnsi="Times New Roman" w:cs="Times New Roman"/>
              </w:rPr>
              <w:t>vs</w:t>
            </w:r>
            <w:proofErr w:type="spellEnd"/>
            <w:r w:rsidRPr="00D81832">
              <w:rPr>
                <w:rFonts w:ascii="Times New Roman" w:hAnsi="Times New Roman" w:cs="Times New Roman"/>
              </w:rPr>
              <w:t xml:space="preserve"> </w:t>
            </w:r>
            <w:proofErr w:type="spellStart"/>
            <w:r w:rsidRPr="00D81832">
              <w:rPr>
                <w:rFonts w:ascii="Times New Roman" w:hAnsi="Times New Roman" w:cs="Times New Roman"/>
              </w:rPr>
              <w:t>Sustained</w:t>
            </w:r>
            <w:proofErr w:type="spellEnd"/>
          </w:p>
        </w:tc>
        <w:tc>
          <w:tcPr>
            <w:tcW w:w="1978" w:type="dxa"/>
            <w:hideMark/>
          </w:tcPr>
          <w:p w14:paraId="01D44ECD"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D81832">
              <w:rPr>
                <w:rFonts w:ascii="Times New Roman" w:hAnsi="Times New Roman" w:cs="Times New Roman"/>
              </w:rPr>
              <w:t>Not</w:t>
            </w:r>
            <w:proofErr w:type="spellEnd"/>
            <w:r w:rsidRPr="00D81832">
              <w:rPr>
                <w:rFonts w:ascii="Times New Roman" w:hAnsi="Times New Roman" w:cs="Times New Roman"/>
              </w:rPr>
              <w:t xml:space="preserve"> </w:t>
            </w:r>
            <w:proofErr w:type="spellStart"/>
            <w:r w:rsidRPr="00D81832">
              <w:rPr>
                <w:rFonts w:ascii="Times New Roman" w:hAnsi="Times New Roman" w:cs="Times New Roman"/>
              </w:rPr>
              <w:t>significant</w:t>
            </w:r>
            <w:proofErr w:type="spellEnd"/>
          </w:p>
        </w:tc>
      </w:tr>
      <w:tr w:rsidR="00D81832" w:rsidRPr="00D81832" w14:paraId="68560352" w14:textId="77777777" w:rsidTr="00D81832">
        <w:trPr>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4990CAED" w14:textId="77777777" w:rsidR="00D81832" w:rsidRPr="00D81832" w:rsidRDefault="00D81832" w:rsidP="00D81832">
            <w:pPr>
              <w:jc w:val="both"/>
              <w:rPr>
                <w:rFonts w:ascii="Times New Roman" w:hAnsi="Times New Roman" w:cs="Times New Roman"/>
                <w:b w:val="0"/>
                <w:bCs w:val="0"/>
              </w:rPr>
            </w:pPr>
            <w:r w:rsidRPr="00D81832">
              <w:rPr>
                <w:rFonts w:ascii="Times New Roman" w:hAnsi="Times New Roman" w:cs="Times New Roman"/>
                <w:b w:val="0"/>
                <w:bCs w:val="0"/>
              </w:rPr>
              <w:t>T Cells.IO360</w:t>
            </w:r>
          </w:p>
        </w:tc>
        <w:tc>
          <w:tcPr>
            <w:tcW w:w="835" w:type="dxa"/>
            <w:hideMark/>
          </w:tcPr>
          <w:p w14:paraId="52C5D3DE"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0.32</w:t>
            </w:r>
          </w:p>
        </w:tc>
        <w:tc>
          <w:tcPr>
            <w:tcW w:w="1089" w:type="dxa"/>
            <w:hideMark/>
          </w:tcPr>
          <w:p w14:paraId="0A5DC976"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5.96</w:t>
            </w:r>
          </w:p>
        </w:tc>
        <w:tc>
          <w:tcPr>
            <w:tcW w:w="845" w:type="dxa"/>
            <w:hideMark/>
          </w:tcPr>
          <w:p w14:paraId="4B06773A"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1.16</w:t>
            </w:r>
          </w:p>
        </w:tc>
        <w:tc>
          <w:tcPr>
            <w:tcW w:w="1128" w:type="dxa"/>
            <w:hideMark/>
          </w:tcPr>
          <w:p w14:paraId="5218D139"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0.248</w:t>
            </w:r>
          </w:p>
        </w:tc>
        <w:tc>
          <w:tcPr>
            <w:tcW w:w="1269" w:type="dxa"/>
            <w:hideMark/>
          </w:tcPr>
          <w:p w14:paraId="1D1F59CA"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0.688</w:t>
            </w:r>
          </w:p>
        </w:tc>
        <w:tc>
          <w:tcPr>
            <w:tcW w:w="981" w:type="dxa"/>
            <w:hideMark/>
          </w:tcPr>
          <w:p w14:paraId="56C46B4E"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-4.60</w:t>
            </w:r>
          </w:p>
        </w:tc>
        <w:tc>
          <w:tcPr>
            <w:tcW w:w="2648" w:type="dxa"/>
            <w:hideMark/>
          </w:tcPr>
          <w:p w14:paraId="10ADA9A4"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D81832">
              <w:rPr>
                <w:rFonts w:ascii="Times New Roman" w:hAnsi="Times New Roman" w:cs="Times New Roman"/>
              </w:rPr>
              <w:t>Failure</w:t>
            </w:r>
            <w:proofErr w:type="spellEnd"/>
            <w:r w:rsidRPr="00D81832">
              <w:rPr>
                <w:rFonts w:ascii="Times New Roman" w:hAnsi="Times New Roman" w:cs="Times New Roman"/>
              </w:rPr>
              <w:t xml:space="preserve"> </w:t>
            </w:r>
            <w:proofErr w:type="spellStart"/>
            <w:r w:rsidRPr="00D81832">
              <w:rPr>
                <w:rFonts w:ascii="Times New Roman" w:hAnsi="Times New Roman" w:cs="Times New Roman"/>
              </w:rPr>
              <w:t>vs</w:t>
            </w:r>
            <w:proofErr w:type="spellEnd"/>
            <w:r w:rsidRPr="00D81832">
              <w:rPr>
                <w:rFonts w:ascii="Times New Roman" w:hAnsi="Times New Roman" w:cs="Times New Roman"/>
              </w:rPr>
              <w:t xml:space="preserve"> </w:t>
            </w:r>
            <w:proofErr w:type="spellStart"/>
            <w:r w:rsidRPr="00D81832">
              <w:rPr>
                <w:rFonts w:ascii="Times New Roman" w:hAnsi="Times New Roman" w:cs="Times New Roman"/>
              </w:rPr>
              <w:t>Sustained</w:t>
            </w:r>
            <w:proofErr w:type="spellEnd"/>
          </w:p>
        </w:tc>
        <w:tc>
          <w:tcPr>
            <w:tcW w:w="1978" w:type="dxa"/>
            <w:hideMark/>
          </w:tcPr>
          <w:p w14:paraId="7151C095"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D81832">
              <w:rPr>
                <w:rFonts w:ascii="Times New Roman" w:hAnsi="Times New Roman" w:cs="Times New Roman"/>
              </w:rPr>
              <w:t>Not</w:t>
            </w:r>
            <w:proofErr w:type="spellEnd"/>
            <w:r w:rsidRPr="00D81832">
              <w:rPr>
                <w:rFonts w:ascii="Times New Roman" w:hAnsi="Times New Roman" w:cs="Times New Roman"/>
              </w:rPr>
              <w:t xml:space="preserve"> </w:t>
            </w:r>
            <w:proofErr w:type="spellStart"/>
            <w:r w:rsidRPr="00D81832">
              <w:rPr>
                <w:rFonts w:ascii="Times New Roman" w:hAnsi="Times New Roman" w:cs="Times New Roman"/>
              </w:rPr>
              <w:t>significant</w:t>
            </w:r>
            <w:proofErr w:type="spellEnd"/>
          </w:p>
        </w:tc>
      </w:tr>
      <w:tr w:rsidR="00D81832" w:rsidRPr="00D81832" w14:paraId="421737E5" w14:textId="77777777" w:rsidTr="00D81832">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46CA4FE8" w14:textId="77777777" w:rsidR="00D81832" w:rsidRPr="00D81832" w:rsidRDefault="00D81832" w:rsidP="00D81832">
            <w:pPr>
              <w:jc w:val="both"/>
              <w:rPr>
                <w:rFonts w:ascii="Times New Roman" w:hAnsi="Times New Roman" w:cs="Times New Roman"/>
                <w:b w:val="0"/>
                <w:bCs w:val="0"/>
              </w:rPr>
            </w:pPr>
            <w:r w:rsidRPr="00D81832">
              <w:rPr>
                <w:rFonts w:ascii="Times New Roman" w:hAnsi="Times New Roman" w:cs="Times New Roman"/>
                <w:b w:val="0"/>
                <w:bCs w:val="0"/>
              </w:rPr>
              <w:t>IFN Downstream.IO360</w:t>
            </w:r>
          </w:p>
        </w:tc>
        <w:tc>
          <w:tcPr>
            <w:tcW w:w="835" w:type="dxa"/>
            <w:hideMark/>
          </w:tcPr>
          <w:p w14:paraId="5A685F6E"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0.15</w:t>
            </w:r>
          </w:p>
        </w:tc>
        <w:tc>
          <w:tcPr>
            <w:tcW w:w="1089" w:type="dxa"/>
            <w:hideMark/>
          </w:tcPr>
          <w:p w14:paraId="7121EB3B"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5.00</w:t>
            </w:r>
          </w:p>
        </w:tc>
        <w:tc>
          <w:tcPr>
            <w:tcW w:w="845" w:type="dxa"/>
            <w:hideMark/>
          </w:tcPr>
          <w:p w14:paraId="3D4A2255"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1.15</w:t>
            </w:r>
          </w:p>
        </w:tc>
        <w:tc>
          <w:tcPr>
            <w:tcW w:w="1128" w:type="dxa"/>
            <w:hideMark/>
          </w:tcPr>
          <w:p w14:paraId="6013DFEF"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0.254</w:t>
            </w:r>
          </w:p>
        </w:tc>
        <w:tc>
          <w:tcPr>
            <w:tcW w:w="1269" w:type="dxa"/>
            <w:hideMark/>
          </w:tcPr>
          <w:p w14:paraId="7582B17B"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0.688</w:t>
            </w:r>
          </w:p>
        </w:tc>
        <w:tc>
          <w:tcPr>
            <w:tcW w:w="981" w:type="dxa"/>
            <w:hideMark/>
          </w:tcPr>
          <w:p w14:paraId="31DFBDD6"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-4.61</w:t>
            </w:r>
          </w:p>
        </w:tc>
        <w:tc>
          <w:tcPr>
            <w:tcW w:w="2648" w:type="dxa"/>
            <w:hideMark/>
          </w:tcPr>
          <w:p w14:paraId="7CBC4A21"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D81832">
              <w:rPr>
                <w:rFonts w:ascii="Times New Roman" w:hAnsi="Times New Roman" w:cs="Times New Roman"/>
              </w:rPr>
              <w:t>Failure</w:t>
            </w:r>
            <w:proofErr w:type="spellEnd"/>
            <w:r w:rsidRPr="00D81832">
              <w:rPr>
                <w:rFonts w:ascii="Times New Roman" w:hAnsi="Times New Roman" w:cs="Times New Roman"/>
              </w:rPr>
              <w:t xml:space="preserve"> </w:t>
            </w:r>
            <w:proofErr w:type="spellStart"/>
            <w:r w:rsidRPr="00D81832">
              <w:rPr>
                <w:rFonts w:ascii="Times New Roman" w:hAnsi="Times New Roman" w:cs="Times New Roman"/>
              </w:rPr>
              <w:t>vs</w:t>
            </w:r>
            <w:proofErr w:type="spellEnd"/>
            <w:r w:rsidRPr="00D81832">
              <w:rPr>
                <w:rFonts w:ascii="Times New Roman" w:hAnsi="Times New Roman" w:cs="Times New Roman"/>
              </w:rPr>
              <w:t xml:space="preserve"> </w:t>
            </w:r>
            <w:proofErr w:type="spellStart"/>
            <w:r w:rsidRPr="00D81832">
              <w:rPr>
                <w:rFonts w:ascii="Times New Roman" w:hAnsi="Times New Roman" w:cs="Times New Roman"/>
              </w:rPr>
              <w:t>Sustained</w:t>
            </w:r>
            <w:proofErr w:type="spellEnd"/>
          </w:p>
        </w:tc>
        <w:tc>
          <w:tcPr>
            <w:tcW w:w="1978" w:type="dxa"/>
            <w:hideMark/>
          </w:tcPr>
          <w:p w14:paraId="5E74CE32"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D81832">
              <w:rPr>
                <w:rFonts w:ascii="Times New Roman" w:hAnsi="Times New Roman" w:cs="Times New Roman"/>
              </w:rPr>
              <w:t>Not</w:t>
            </w:r>
            <w:proofErr w:type="spellEnd"/>
            <w:r w:rsidRPr="00D81832">
              <w:rPr>
                <w:rFonts w:ascii="Times New Roman" w:hAnsi="Times New Roman" w:cs="Times New Roman"/>
              </w:rPr>
              <w:t xml:space="preserve"> </w:t>
            </w:r>
            <w:proofErr w:type="spellStart"/>
            <w:r w:rsidRPr="00D81832">
              <w:rPr>
                <w:rFonts w:ascii="Times New Roman" w:hAnsi="Times New Roman" w:cs="Times New Roman"/>
              </w:rPr>
              <w:t>significant</w:t>
            </w:r>
            <w:proofErr w:type="spellEnd"/>
          </w:p>
        </w:tc>
      </w:tr>
      <w:tr w:rsidR="00D81832" w:rsidRPr="00D81832" w14:paraId="1DF041BF" w14:textId="77777777" w:rsidTr="00D81832">
        <w:trPr>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0FC81CF8" w14:textId="77777777" w:rsidR="00D81832" w:rsidRPr="00D81832" w:rsidRDefault="00D81832" w:rsidP="00D81832">
            <w:pPr>
              <w:jc w:val="both"/>
              <w:rPr>
                <w:rFonts w:ascii="Times New Roman" w:hAnsi="Times New Roman" w:cs="Times New Roman"/>
                <w:b w:val="0"/>
                <w:bCs w:val="0"/>
              </w:rPr>
            </w:pPr>
            <w:r w:rsidRPr="00D81832">
              <w:rPr>
                <w:rFonts w:ascii="Times New Roman" w:hAnsi="Times New Roman" w:cs="Times New Roman"/>
                <w:b w:val="0"/>
                <w:bCs w:val="0"/>
              </w:rPr>
              <w:t>PD-L2.IO360</w:t>
            </w:r>
          </w:p>
        </w:tc>
        <w:tc>
          <w:tcPr>
            <w:tcW w:w="835" w:type="dxa"/>
            <w:hideMark/>
          </w:tcPr>
          <w:p w14:paraId="0B0C023B"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-0.23</w:t>
            </w:r>
          </w:p>
        </w:tc>
        <w:tc>
          <w:tcPr>
            <w:tcW w:w="1089" w:type="dxa"/>
            <w:hideMark/>
          </w:tcPr>
          <w:p w14:paraId="66BE4462"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5.73</w:t>
            </w:r>
          </w:p>
        </w:tc>
        <w:tc>
          <w:tcPr>
            <w:tcW w:w="845" w:type="dxa"/>
            <w:hideMark/>
          </w:tcPr>
          <w:p w14:paraId="2C525139"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-1.12</w:t>
            </w:r>
          </w:p>
        </w:tc>
        <w:tc>
          <w:tcPr>
            <w:tcW w:w="1128" w:type="dxa"/>
            <w:hideMark/>
          </w:tcPr>
          <w:p w14:paraId="6D02C794"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0.266</w:t>
            </w:r>
          </w:p>
        </w:tc>
        <w:tc>
          <w:tcPr>
            <w:tcW w:w="1269" w:type="dxa"/>
            <w:hideMark/>
          </w:tcPr>
          <w:p w14:paraId="1EAF6ABC"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0.688</w:t>
            </w:r>
          </w:p>
        </w:tc>
        <w:tc>
          <w:tcPr>
            <w:tcW w:w="981" w:type="dxa"/>
            <w:hideMark/>
          </w:tcPr>
          <w:p w14:paraId="4A9E6C6A"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-4.62</w:t>
            </w:r>
          </w:p>
        </w:tc>
        <w:tc>
          <w:tcPr>
            <w:tcW w:w="2648" w:type="dxa"/>
            <w:hideMark/>
          </w:tcPr>
          <w:p w14:paraId="56273BCF"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D81832">
              <w:rPr>
                <w:rFonts w:ascii="Times New Roman" w:hAnsi="Times New Roman" w:cs="Times New Roman"/>
              </w:rPr>
              <w:t>Failure</w:t>
            </w:r>
            <w:proofErr w:type="spellEnd"/>
            <w:r w:rsidRPr="00D81832">
              <w:rPr>
                <w:rFonts w:ascii="Times New Roman" w:hAnsi="Times New Roman" w:cs="Times New Roman"/>
              </w:rPr>
              <w:t xml:space="preserve"> </w:t>
            </w:r>
            <w:proofErr w:type="spellStart"/>
            <w:r w:rsidRPr="00D81832">
              <w:rPr>
                <w:rFonts w:ascii="Times New Roman" w:hAnsi="Times New Roman" w:cs="Times New Roman"/>
              </w:rPr>
              <w:t>vs</w:t>
            </w:r>
            <w:proofErr w:type="spellEnd"/>
            <w:r w:rsidRPr="00D81832">
              <w:rPr>
                <w:rFonts w:ascii="Times New Roman" w:hAnsi="Times New Roman" w:cs="Times New Roman"/>
              </w:rPr>
              <w:t xml:space="preserve"> </w:t>
            </w:r>
            <w:proofErr w:type="spellStart"/>
            <w:r w:rsidRPr="00D81832">
              <w:rPr>
                <w:rFonts w:ascii="Times New Roman" w:hAnsi="Times New Roman" w:cs="Times New Roman"/>
              </w:rPr>
              <w:t>Sustained</w:t>
            </w:r>
            <w:proofErr w:type="spellEnd"/>
          </w:p>
        </w:tc>
        <w:tc>
          <w:tcPr>
            <w:tcW w:w="1978" w:type="dxa"/>
            <w:hideMark/>
          </w:tcPr>
          <w:p w14:paraId="3A2E5143"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D81832">
              <w:rPr>
                <w:rFonts w:ascii="Times New Roman" w:hAnsi="Times New Roman" w:cs="Times New Roman"/>
              </w:rPr>
              <w:t>Not</w:t>
            </w:r>
            <w:proofErr w:type="spellEnd"/>
            <w:r w:rsidRPr="00D81832">
              <w:rPr>
                <w:rFonts w:ascii="Times New Roman" w:hAnsi="Times New Roman" w:cs="Times New Roman"/>
              </w:rPr>
              <w:t xml:space="preserve"> </w:t>
            </w:r>
            <w:proofErr w:type="spellStart"/>
            <w:r w:rsidRPr="00D81832">
              <w:rPr>
                <w:rFonts w:ascii="Times New Roman" w:hAnsi="Times New Roman" w:cs="Times New Roman"/>
              </w:rPr>
              <w:t>significant</w:t>
            </w:r>
            <w:proofErr w:type="spellEnd"/>
          </w:p>
        </w:tc>
      </w:tr>
      <w:tr w:rsidR="00D81832" w:rsidRPr="00D81832" w14:paraId="75FF878D" w14:textId="77777777" w:rsidTr="00D81832">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2516FE07" w14:textId="77777777" w:rsidR="00D81832" w:rsidRPr="00D81832" w:rsidRDefault="00D81832" w:rsidP="00D81832">
            <w:pPr>
              <w:jc w:val="both"/>
              <w:rPr>
                <w:rFonts w:ascii="Times New Roman" w:hAnsi="Times New Roman" w:cs="Times New Roman"/>
                <w:b w:val="0"/>
                <w:bCs w:val="0"/>
              </w:rPr>
            </w:pPr>
            <w:r w:rsidRPr="00D81832">
              <w:rPr>
                <w:rFonts w:ascii="Times New Roman" w:hAnsi="Times New Roman" w:cs="Times New Roman"/>
                <w:b w:val="0"/>
                <w:bCs w:val="0"/>
              </w:rPr>
              <w:t>Proliferation.IO360</w:t>
            </w:r>
          </w:p>
        </w:tc>
        <w:tc>
          <w:tcPr>
            <w:tcW w:w="835" w:type="dxa"/>
            <w:hideMark/>
          </w:tcPr>
          <w:p w14:paraId="7E1C0A83"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-0.13</w:t>
            </w:r>
          </w:p>
        </w:tc>
        <w:tc>
          <w:tcPr>
            <w:tcW w:w="1089" w:type="dxa"/>
            <w:hideMark/>
          </w:tcPr>
          <w:p w14:paraId="14CC37BB"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6.52</w:t>
            </w:r>
          </w:p>
        </w:tc>
        <w:tc>
          <w:tcPr>
            <w:tcW w:w="845" w:type="dxa"/>
            <w:hideMark/>
          </w:tcPr>
          <w:p w14:paraId="7982C963"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-1.10</w:t>
            </w:r>
          </w:p>
        </w:tc>
        <w:tc>
          <w:tcPr>
            <w:tcW w:w="1128" w:type="dxa"/>
            <w:hideMark/>
          </w:tcPr>
          <w:p w14:paraId="2974CD9B"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0.272</w:t>
            </w:r>
          </w:p>
        </w:tc>
        <w:tc>
          <w:tcPr>
            <w:tcW w:w="1269" w:type="dxa"/>
            <w:hideMark/>
          </w:tcPr>
          <w:p w14:paraId="010089DB"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0.688</w:t>
            </w:r>
          </w:p>
        </w:tc>
        <w:tc>
          <w:tcPr>
            <w:tcW w:w="981" w:type="dxa"/>
            <w:hideMark/>
          </w:tcPr>
          <w:p w14:paraId="0CB5422C"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-4.63</w:t>
            </w:r>
          </w:p>
        </w:tc>
        <w:tc>
          <w:tcPr>
            <w:tcW w:w="2648" w:type="dxa"/>
            <w:hideMark/>
          </w:tcPr>
          <w:p w14:paraId="56A9EFEC"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D81832">
              <w:rPr>
                <w:rFonts w:ascii="Times New Roman" w:hAnsi="Times New Roman" w:cs="Times New Roman"/>
              </w:rPr>
              <w:t>Failure</w:t>
            </w:r>
            <w:proofErr w:type="spellEnd"/>
            <w:r w:rsidRPr="00D81832">
              <w:rPr>
                <w:rFonts w:ascii="Times New Roman" w:hAnsi="Times New Roman" w:cs="Times New Roman"/>
              </w:rPr>
              <w:t xml:space="preserve"> </w:t>
            </w:r>
            <w:proofErr w:type="spellStart"/>
            <w:r w:rsidRPr="00D81832">
              <w:rPr>
                <w:rFonts w:ascii="Times New Roman" w:hAnsi="Times New Roman" w:cs="Times New Roman"/>
              </w:rPr>
              <w:t>vs</w:t>
            </w:r>
            <w:proofErr w:type="spellEnd"/>
            <w:r w:rsidRPr="00D81832">
              <w:rPr>
                <w:rFonts w:ascii="Times New Roman" w:hAnsi="Times New Roman" w:cs="Times New Roman"/>
              </w:rPr>
              <w:t xml:space="preserve"> </w:t>
            </w:r>
            <w:proofErr w:type="spellStart"/>
            <w:r w:rsidRPr="00D81832">
              <w:rPr>
                <w:rFonts w:ascii="Times New Roman" w:hAnsi="Times New Roman" w:cs="Times New Roman"/>
              </w:rPr>
              <w:t>Sustained</w:t>
            </w:r>
            <w:proofErr w:type="spellEnd"/>
          </w:p>
        </w:tc>
        <w:tc>
          <w:tcPr>
            <w:tcW w:w="1978" w:type="dxa"/>
            <w:hideMark/>
          </w:tcPr>
          <w:p w14:paraId="50660CA2"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D81832">
              <w:rPr>
                <w:rFonts w:ascii="Times New Roman" w:hAnsi="Times New Roman" w:cs="Times New Roman"/>
              </w:rPr>
              <w:t>Not</w:t>
            </w:r>
            <w:proofErr w:type="spellEnd"/>
            <w:r w:rsidRPr="00D81832">
              <w:rPr>
                <w:rFonts w:ascii="Times New Roman" w:hAnsi="Times New Roman" w:cs="Times New Roman"/>
              </w:rPr>
              <w:t xml:space="preserve"> </w:t>
            </w:r>
            <w:proofErr w:type="spellStart"/>
            <w:r w:rsidRPr="00D81832">
              <w:rPr>
                <w:rFonts w:ascii="Times New Roman" w:hAnsi="Times New Roman" w:cs="Times New Roman"/>
              </w:rPr>
              <w:t>significant</w:t>
            </w:r>
            <w:proofErr w:type="spellEnd"/>
          </w:p>
        </w:tc>
      </w:tr>
      <w:tr w:rsidR="00D81832" w:rsidRPr="00D81832" w14:paraId="08EBDEC9" w14:textId="77777777" w:rsidTr="00D81832">
        <w:trPr>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67003138" w14:textId="77777777" w:rsidR="00D81832" w:rsidRPr="00D81832" w:rsidRDefault="00D81832" w:rsidP="00D81832">
            <w:pPr>
              <w:jc w:val="both"/>
              <w:rPr>
                <w:rFonts w:ascii="Times New Roman" w:hAnsi="Times New Roman" w:cs="Times New Roman"/>
                <w:b w:val="0"/>
                <w:bCs w:val="0"/>
              </w:rPr>
            </w:pPr>
            <w:r w:rsidRPr="00D81832">
              <w:rPr>
                <w:rFonts w:ascii="Times New Roman" w:hAnsi="Times New Roman" w:cs="Times New Roman"/>
                <w:b w:val="0"/>
                <w:bCs w:val="0"/>
              </w:rPr>
              <w:t>Lymphoid.IO360</w:t>
            </w:r>
          </w:p>
        </w:tc>
        <w:tc>
          <w:tcPr>
            <w:tcW w:w="835" w:type="dxa"/>
            <w:hideMark/>
          </w:tcPr>
          <w:p w14:paraId="0D6D1B12"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0.19</w:t>
            </w:r>
          </w:p>
        </w:tc>
        <w:tc>
          <w:tcPr>
            <w:tcW w:w="1089" w:type="dxa"/>
            <w:hideMark/>
          </w:tcPr>
          <w:p w14:paraId="2DB44055"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6.24</w:t>
            </w:r>
          </w:p>
        </w:tc>
        <w:tc>
          <w:tcPr>
            <w:tcW w:w="845" w:type="dxa"/>
            <w:hideMark/>
          </w:tcPr>
          <w:p w14:paraId="7714B898"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1.07</w:t>
            </w:r>
          </w:p>
        </w:tc>
        <w:tc>
          <w:tcPr>
            <w:tcW w:w="1128" w:type="dxa"/>
            <w:hideMark/>
          </w:tcPr>
          <w:p w14:paraId="70FA9680"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0.288</w:t>
            </w:r>
          </w:p>
        </w:tc>
        <w:tc>
          <w:tcPr>
            <w:tcW w:w="1269" w:type="dxa"/>
            <w:hideMark/>
          </w:tcPr>
          <w:p w14:paraId="586CB34B"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0.691</w:t>
            </w:r>
          </w:p>
        </w:tc>
        <w:tc>
          <w:tcPr>
            <w:tcW w:w="981" w:type="dxa"/>
            <w:hideMark/>
          </w:tcPr>
          <w:p w14:paraId="5D273BC1"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-4.65</w:t>
            </w:r>
          </w:p>
        </w:tc>
        <w:tc>
          <w:tcPr>
            <w:tcW w:w="2648" w:type="dxa"/>
            <w:hideMark/>
          </w:tcPr>
          <w:p w14:paraId="501736D9"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D81832">
              <w:rPr>
                <w:rFonts w:ascii="Times New Roman" w:hAnsi="Times New Roman" w:cs="Times New Roman"/>
              </w:rPr>
              <w:t>Failure</w:t>
            </w:r>
            <w:proofErr w:type="spellEnd"/>
            <w:r w:rsidRPr="00D81832">
              <w:rPr>
                <w:rFonts w:ascii="Times New Roman" w:hAnsi="Times New Roman" w:cs="Times New Roman"/>
              </w:rPr>
              <w:t xml:space="preserve"> </w:t>
            </w:r>
            <w:proofErr w:type="spellStart"/>
            <w:r w:rsidRPr="00D81832">
              <w:rPr>
                <w:rFonts w:ascii="Times New Roman" w:hAnsi="Times New Roman" w:cs="Times New Roman"/>
              </w:rPr>
              <w:t>vs</w:t>
            </w:r>
            <w:proofErr w:type="spellEnd"/>
            <w:r w:rsidRPr="00D81832">
              <w:rPr>
                <w:rFonts w:ascii="Times New Roman" w:hAnsi="Times New Roman" w:cs="Times New Roman"/>
              </w:rPr>
              <w:t xml:space="preserve"> </w:t>
            </w:r>
            <w:proofErr w:type="spellStart"/>
            <w:r w:rsidRPr="00D81832">
              <w:rPr>
                <w:rFonts w:ascii="Times New Roman" w:hAnsi="Times New Roman" w:cs="Times New Roman"/>
              </w:rPr>
              <w:t>Sustained</w:t>
            </w:r>
            <w:proofErr w:type="spellEnd"/>
          </w:p>
        </w:tc>
        <w:tc>
          <w:tcPr>
            <w:tcW w:w="1978" w:type="dxa"/>
            <w:hideMark/>
          </w:tcPr>
          <w:p w14:paraId="25A01254"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D81832">
              <w:rPr>
                <w:rFonts w:ascii="Times New Roman" w:hAnsi="Times New Roman" w:cs="Times New Roman"/>
              </w:rPr>
              <w:t>Not</w:t>
            </w:r>
            <w:proofErr w:type="spellEnd"/>
            <w:r w:rsidRPr="00D81832">
              <w:rPr>
                <w:rFonts w:ascii="Times New Roman" w:hAnsi="Times New Roman" w:cs="Times New Roman"/>
              </w:rPr>
              <w:t xml:space="preserve"> </w:t>
            </w:r>
            <w:proofErr w:type="spellStart"/>
            <w:r w:rsidRPr="00D81832">
              <w:rPr>
                <w:rFonts w:ascii="Times New Roman" w:hAnsi="Times New Roman" w:cs="Times New Roman"/>
              </w:rPr>
              <w:t>significant</w:t>
            </w:r>
            <w:proofErr w:type="spellEnd"/>
          </w:p>
        </w:tc>
      </w:tr>
      <w:tr w:rsidR="00D81832" w:rsidRPr="00D81832" w14:paraId="644A2EBF" w14:textId="77777777" w:rsidTr="00D81832">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5BCE7652" w14:textId="77777777" w:rsidR="00D81832" w:rsidRPr="00D81832" w:rsidRDefault="00D81832" w:rsidP="00D81832">
            <w:pPr>
              <w:jc w:val="both"/>
              <w:rPr>
                <w:rFonts w:ascii="Times New Roman" w:hAnsi="Times New Roman" w:cs="Times New Roman"/>
                <w:b w:val="0"/>
                <w:bCs w:val="0"/>
              </w:rPr>
            </w:pPr>
            <w:r w:rsidRPr="00D81832">
              <w:rPr>
                <w:rFonts w:ascii="Times New Roman" w:hAnsi="Times New Roman" w:cs="Times New Roman"/>
                <w:b w:val="0"/>
                <w:bCs w:val="0"/>
              </w:rPr>
              <w:t>TH1 Cells.IO360</w:t>
            </w:r>
          </w:p>
        </w:tc>
        <w:tc>
          <w:tcPr>
            <w:tcW w:w="835" w:type="dxa"/>
            <w:hideMark/>
          </w:tcPr>
          <w:p w14:paraId="1A9E1590"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0.20</w:t>
            </w:r>
          </w:p>
        </w:tc>
        <w:tc>
          <w:tcPr>
            <w:tcW w:w="1089" w:type="dxa"/>
            <w:hideMark/>
          </w:tcPr>
          <w:p w14:paraId="3DADECC3"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4.63</w:t>
            </w:r>
          </w:p>
        </w:tc>
        <w:tc>
          <w:tcPr>
            <w:tcW w:w="845" w:type="dxa"/>
            <w:hideMark/>
          </w:tcPr>
          <w:p w14:paraId="5460B833"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0.97</w:t>
            </w:r>
          </w:p>
        </w:tc>
        <w:tc>
          <w:tcPr>
            <w:tcW w:w="1128" w:type="dxa"/>
            <w:hideMark/>
          </w:tcPr>
          <w:p w14:paraId="1D8761AF"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0.332</w:t>
            </w:r>
          </w:p>
        </w:tc>
        <w:tc>
          <w:tcPr>
            <w:tcW w:w="1269" w:type="dxa"/>
            <w:hideMark/>
          </w:tcPr>
          <w:p w14:paraId="6DBB324A"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0.733</w:t>
            </w:r>
          </w:p>
        </w:tc>
        <w:tc>
          <w:tcPr>
            <w:tcW w:w="981" w:type="dxa"/>
            <w:hideMark/>
          </w:tcPr>
          <w:p w14:paraId="4185382B"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-4.69</w:t>
            </w:r>
          </w:p>
        </w:tc>
        <w:tc>
          <w:tcPr>
            <w:tcW w:w="2648" w:type="dxa"/>
            <w:hideMark/>
          </w:tcPr>
          <w:p w14:paraId="6330AC28"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D81832">
              <w:rPr>
                <w:rFonts w:ascii="Times New Roman" w:hAnsi="Times New Roman" w:cs="Times New Roman"/>
              </w:rPr>
              <w:t>Failure</w:t>
            </w:r>
            <w:proofErr w:type="spellEnd"/>
            <w:r w:rsidRPr="00D81832">
              <w:rPr>
                <w:rFonts w:ascii="Times New Roman" w:hAnsi="Times New Roman" w:cs="Times New Roman"/>
              </w:rPr>
              <w:t xml:space="preserve"> </w:t>
            </w:r>
            <w:proofErr w:type="spellStart"/>
            <w:r w:rsidRPr="00D81832">
              <w:rPr>
                <w:rFonts w:ascii="Times New Roman" w:hAnsi="Times New Roman" w:cs="Times New Roman"/>
              </w:rPr>
              <w:t>vs</w:t>
            </w:r>
            <w:proofErr w:type="spellEnd"/>
            <w:r w:rsidRPr="00D81832">
              <w:rPr>
                <w:rFonts w:ascii="Times New Roman" w:hAnsi="Times New Roman" w:cs="Times New Roman"/>
              </w:rPr>
              <w:t xml:space="preserve"> </w:t>
            </w:r>
            <w:proofErr w:type="spellStart"/>
            <w:r w:rsidRPr="00D81832">
              <w:rPr>
                <w:rFonts w:ascii="Times New Roman" w:hAnsi="Times New Roman" w:cs="Times New Roman"/>
              </w:rPr>
              <w:t>Sustained</w:t>
            </w:r>
            <w:proofErr w:type="spellEnd"/>
          </w:p>
        </w:tc>
        <w:tc>
          <w:tcPr>
            <w:tcW w:w="1978" w:type="dxa"/>
            <w:hideMark/>
          </w:tcPr>
          <w:p w14:paraId="5D4968E6"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D81832">
              <w:rPr>
                <w:rFonts w:ascii="Times New Roman" w:hAnsi="Times New Roman" w:cs="Times New Roman"/>
              </w:rPr>
              <w:t>Not</w:t>
            </w:r>
            <w:proofErr w:type="spellEnd"/>
            <w:r w:rsidRPr="00D81832">
              <w:rPr>
                <w:rFonts w:ascii="Times New Roman" w:hAnsi="Times New Roman" w:cs="Times New Roman"/>
              </w:rPr>
              <w:t xml:space="preserve"> </w:t>
            </w:r>
            <w:proofErr w:type="spellStart"/>
            <w:r w:rsidRPr="00D81832">
              <w:rPr>
                <w:rFonts w:ascii="Times New Roman" w:hAnsi="Times New Roman" w:cs="Times New Roman"/>
              </w:rPr>
              <w:t>significant</w:t>
            </w:r>
            <w:proofErr w:type="spellEnd"/>
          </w:p>
        </w:tc>
      </w:tr>
      <w:tr w:rsidR="00D81832" w:rsidRPr="00D81832" w14:paraId="7071225D" w14:textId="77777777" w:rsidTr="00D81832">
        <w:trPr>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0CF04482" w14:textId="77777777" w:rsidR="00D81832" w:rsidRPr="00D81832" w:rsidRDefault="00D81832" w:rsidP="00D81832">
            <w:pPr>
              <w:jc w:val="both"/>
              <w:rPr>
                <w:rFonts w:ascii="Times New Roman" w:hAnsi="Times New Roman" w:cs="Times New Roman"/>
                <w:b w:val="0"/>
                <w:bCs w:val="0"/>
              </w:rPr>
            </w:pPr>
            <w:r w:rsidRPr="00D81832">
              <w:rPr>
                <w:rFonts w:ascii="Times New Roman" w:hAnsi="Times New Roman" w:cs="Times New Roman"/>
                <w:b w:val="0"/>
                <w:bCs w:val="0"/>
              </w:rPr>
              <w:t>Cytotoxicity.IO360</w:t>
            </w:r>
          </w:p>
        </w:tc>
        <w:tc>
          <w:tcPr>
            <w:tcW w:w="835" w:type="dxa"/>
            <w:hideMark/>
          </w:tcPr>
          <w:p w14:paraId="7880F103"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0.25</w:t>
            </w:r>
          </w:p>
        </w:tc>
        <w:tc>
          <w:tcPr>
            <w:tcW w:w="1089" w:type="dxa"/>
            <w:hideMark/>
          </w:tcPr>
          <w:p w14:paraId="05AAEC5D"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6.13</w:t>
            </w:r>
          </w:p>
        </w:tc>
        <w:tc>
          <w:tcPr>
            <w:tcW w:w="845" w:type="dxa"/>
            <w:hideMark/>
          </w:tcPr>
          <w:p w14:paraId="093A7166"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0.97</w:t>
            </w:r>
          </w:p>
        </w:tc>
        <w:tc>
          <w:tcPr>
            <w:tcW w:w="1128" w:type="dxa"/>
            <w:hideMark/>
          </w:tcPr>
          <w:p w14:paraId="221CFFB8"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0.336</w:t>
            </w:r>
          </w:p>
        </w:tc>
        <w:tc>
          <w:tcPr>
            <w:tcW w:w="1269" w:type="dxa"/>
            <w:hideMark/>
          </w:tcPr>
          <w:p w14:paraId="4D8AE905"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0.733</w:t>
            </w:r>
          </w:p>
        </w:tc>
        <w:tc>
          <w:tcPr>
            <w:tcW w:w="981" w:type="dxa"/>
            <w:hideMark/>
          </w:tcPr>
          <w:p w14:paraId="651A40FA"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-4.70</w:t>
            </w:r>
          </w:p>
        </w:tc>
        <w:tc>
          <w:tcPr>
            <w:tcW w:w="2648" w:type="dxa"/>
            <w:hideMark/>
          </w:tcPr>
          <w:p w14:paraId="79909963"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D81832">
              <w:rPr>
                <w:rFonts w:ascii="Times New Roman" w:hAnsi="Times New Roman" w:cs="Times New Roman"/>
              </w:rPr>
              <w:t>Failure</w:t>
            </w:r>
            <w:proofErr w:type="spellEnd"/>
            <w:r w:rsidRPr="00D81832">
              <w:rPr>
                <w:rFonts w:ascii="Times New Roman" w:hAnsi="Times New Roman" w:cs="Times New Roman"/>
              </w:rPr>
              <w:t xml:space="preserve"> </w:t>
            </w:r>
            <w:proofErr w:type="spellStart"/>
            <w:r w:rsidRPr="00D81832">
              <w:rPr>
                <w:rFonts w:ascii="Times New Roman" w:hAnsi="Times New Roman" w:cs="Times New Roman"/>
              </w:rPr>
              <w:t>vs</w:t>
            </w:r>
            <w:proofErr w:type="spellEnd"/>
            <w:r w:rsidRPr="00D81832">
              <w:rPr>
                <w:rFonts w:ascii="Times New Roman" w:hAnsi="Times New Roman" w:cs="Times New Roman"/>
              </w:rPr>
              <w:t xml:space="preserve"> </w:t>
            </w:r>
            <w:proofErr w:type="spellStart"/>
            <w:r w:rsidRPr="00D81832">
              <w:rPr>
                <w:rFonts w:ascii="Times New Roman" w:hAnsi="Times New Roman" w:cs="Times New Roman"/>
              </w:rPr>
              <w:t>Sustained</w:t>
            </w:r>
            <w:proofErr w:type="spellEnd"/>
          </w:p>
        </w:tc>
        <w:tc>
          <w:tcPr>
            <w:tcW w:w="1978" w:type="dxa"/>
            <w:hideMark/>
          </w:tcPr>
          <w:p w14:paraId="3B596B2B"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D81832">
              <w:rPr>
                <w:rFonts w:ascii="Times New Roman" w:hAnsi="Times New Roman" w:cs="Times New Roman"/>
              </w:rPr>
              <w:t>Not</w:t>
            </w:r>
            <w:proofErr w:type="spellEnd"/>
            <w:r w:rsidRPr="00D81832">
              <w:rPr>
                <w:rFonts w:ascii="Times New Roman" w:hAnsi="Times New Roman" w:cs="Times New Roman"/>
              </w:rPr>
              <w:t xml:space="preserve"> </w:t>
            </w:r>
            <w:proofErr w:type="spellStart"/>
            <w:r w:rsidRPr="00D81832">
              <w:rPr>
                <w:rFonts w:ascii="Times New Roman" w:hAnsi="Times New Roman" w:cs="Times New Roman"/>
              </w:rPr>
              <w:t>significant</w:t>
            </w:r>
            <w:proofErr w:type="spellEnd"/>
          </w:p>
        </w:tc>
      </w:tr>
      <w:tr w:rsidR="00D81832" w:rsidRPr="00D81832" w14:paraId="379FA318" w14:textId="77777777" w:rsidTr="00D81832">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3F405082" w14:textId="77777777" w:rsidR="00D81832" w:rsidRPr="00D81832" w:rsidRDefault="00D81832" w:rsidP="00D81832">
            <w:pPr>
              <w:jc w:val="both"/>
              <w:rPr>
                <w:rFonts w:ascii="Times New Roman" w:hAnsi="Times New Roman" w:cs="Times New Roman"/>
                <w:b w:val="0"/>
                <w:bCs w:val="0"/>
              </w:rPr>
            </w:pPr>
            <w:r w:rsidRPr="00D81832">
              <w:rPr>
                <w:rFonts w:ascii="Times New Roman" w:hAnsi="Times New Roman" w:cs="Times New Roman"/>
                <w:b w:val="0"/>
                <w:bCs w:val="0"/>
              </w:rPr>
              <w:t>IDO1.IO360</w:t>
            </w:r>
          </w:p>
        </w:tc>
        <w:tc>
          <w:tcPr>
            <w:tcW w:w="835" w:type="dxa"/>
            <w:hideMark/>
          </w:tcPr>
          <w:p w14:paraId="215D557C"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0.27</w:t>
            </w:r>
          </w:p>
        </w:tc>
        <w:tc>
          <w:tcPr>
            <w:tcW w:w="1089" w:type="dxa"/>
            <w:hideMark/>
          </w:tcPr>
          <w:p w14:paraId="14A529C0"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4.72</w:t>
            </w:r>
          </w:p>
        </w:tc>
        <w:tc>
          <w:tcPr>
            <w:tcW w:w="845" w:type="dxa"/>
            <w:hideMark/>
          </w:tcPr>
          <w:p w14:paraId="1F3F6AF7"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0.85</w:t>
            </w:r>
          </w:p>
        </w:tc>
        <w:tc>
          <w:tcPr>
            <w:tcW w:w="1128" w:type="dxa"/>
            <w:hideMark/>
          </w:tcPr>
          <w:p w14:paraId="5EF752C1"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0.394</w:t>
            </w:r>
          </w:p>
        </w:tc>
        <w:tc>
          <w:tcPr>
            <w:tcW w:w="1269" w:type="dxa"/>
            <w:hideMark/>
          </w:tcPr>
          <w:p w14:paraId="512EABD3"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0.790</w:t>
            </w:r>
          </w:p>
        </w:tc>
        <w:tc>
          <w:tcPr>
            <w:tcW w:w="981" w:type="dxa"/>
            <w:hideMark/>
          </w:tcPr>
          <w:p w14:paraId="0682A535"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-4.74</w:t>
            </w:r>
          </w:p>
        </w:tc>
        <w:tc>
          <w:tcPr>
            <w:tcW w:w="2648" w:type="dxa"/>
            <w:hideMark/>
          </w:tcPr>
          <w:p w14:paraId="2D8D36CC"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D81832">
              <w:rPr>
                <w:rFonts w:ascii="Times New Roman" w:hAnsi="Times New Roman" w:cs="Times New Roman"/>
              </w:rPr>
              <w:t>Failure</w:t>
            </w:r>
            <w:proofErr w:type="spellEnd"/>
            <w:r w:rsidRPr="00D81832">
              <w:rPr>
                <w:rFonts w:ascii="Times New Roman" w:hAnsi="Times New Roman" w:cs="Times New Roman"/>
              </w:rPr>
              <w:t xml:space="preserve"> </w:t>
            </w:r>
            <w:proofErr w:type="spellStart"/>
            <w:r w:rsidRPr="00D81832">
              <w:rPr>
                <w:rFonts w:ascii="Times New Roman" w:hAnsi="Times New Roman" w:cs="Times New Roman"/>
              </w:rPr>
              <w:t>vs</w:t>
            </w:r>
            <w:proofErr w:type="spellEnd"/>
            <w:r w:rsidRPr="00D81832">
              <w:rPr>
                <w:rFonts w:ascii="Times New Roman" w:hAnsi="Times New Roman" w:cs="Times New Roman"/>
              </w:rPr>
              <w:t xml:space="preserve"> </w:t>
            </w:r>
            <w:proofErr w:type="spellStart"/>
            <w:r w:rsidRPr="00D81832">
              <w:rPr>
                <w:rFonts w:ascii="Times New Roman" w:hAnsi="Times New Roman" w:cs="Times New Roman"/>
              </w:rPr>
              <w:t>Sustained</w:t>
            </w:r>
            <w:proofErr w:type="spellEnd"/>
          </w:p>
        </w:tc>
        <w:tc>
          <w:tcPr>
            <w:tcW w:w="1978" w:type="dxa"/>
            <w:hideMark/>
          </w:tcPr>
          <w:p w14:paraId="1D7BF62B"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D81832">
              <w:rPr>
                <w:rFonts w:ascii="Times New Roman" w:hAnsi="Times New Roman" w:cs="Times New Roman"/>
              </w:rPr>
              <w:t>Not</w:t>
            </w:r>
            <w:proofErr w:type="spellEnd"/>
            <w:r w:rsidRPr="00D81832">
              <w:rPr>
                <w:rFonts w:ascii="Times New Roman" w:hAnsi="Times New Roman" w:cs="Times New Roman"/>
              </w:rPr>
              <w:t xml:space="preserve"> </w:t>
            </w:r>
            <w:proofErr w:type="spellStart"/>
            <w:r w:rsidRPr="00D81832">
              <w:rPr>
                <w:rFonts w:ascii="Times New Roman" w:hAnsi="Times New Roman" w:cs="Times New Roman"/>
              </w:rPr>
              <w:t>significant</w:t>
            </w:r>
            <w:proofErr w:type="spellEnd"/>
          </w:p>
        </w:tc>
      </w:tr>
      <w:tr w:rsidR="00D81832" w:rsidRPr="00D81832" w14:paraId="3B0CF3FF" w14:textId="77777777" w:rsidTr="00D81832">
        <w:trPr>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02409089" w14:textId="77777777" w:rsidR="00D81832" w:rsidRPr="00D81832" w:rsidRDefault="00D81832" w:rsidP="00D81832">
            <w:pPr>
              <w:jc w:val="both"/>
              <w:rPr>
                <w:rFonts w:ascii="Times New Roman" w:hAnsi="Times New Roman" w:cs="Times New Roman"/>
                <w:b w:val="0"/>
                <w:bCs w:val="0"/>
              </w:rPr>
            </w:pPr>
            <w:r w:rsidRPr="00D81832">
              <w:rPr>
                <w:rFonts w:ascii="Times New Roman" w:hAnsi="Times New Roman" w:cs="Times New Roman"/>
                <w:b w:val="0"/>
                <w:bCs w:val="0"/>
              </w:rPr>
              <w:t>TGF-Beta.IO360</w:t>
            </w:r>
          </w:p>
        </w:tc>
        <w:tc>
          <w:tcPr>
            <w:tcW w:w="835" w:type="dxa"/>
            <w:hideMark/>
          </w:tcPr>
          <w:p w14:paraId="01F58FD2"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0.09</w:t>
            </w:r>
          </w:p>
        </w:tc>
        <w:tc>
          <w:tcPr>
            <w:tcW w:w="1089" w:type="dxa"/>
            <w:hideMark/>
          </w:tcPr>
          <w:p w14:paraId="449B19AC"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5.13</w:t>
            </w:r>
          </w:p>
        </w:tc>
        <w:tc>
          <w:tcPr>
            <w:tcW w:w="845" w:type="dxa"/>
            <w:hideMark/>
          </w:tcPr>
          <w:p w14:paraId="0D34B6AC"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0.81</w:t>
            </w:r>
          </w:p>
        </w:tc>
        <w:tc>
          <w:tcPr>
            <w:tcW w:w="1128" w:type="dxa"/>
            <w:hideMark/>
          </w:tcPr>
          <w:p w14:paraId="3A50927E"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0.419</w:t>
            </w:r>
          </w:p>
        </w:tc>
        <w:tc>
          <w:tcPr>
            <w:tcW w:w="1269" w:type="dxa"/>
            <w:hideMark/>
          </w:tcPr>
          <w:p w14:paraId="4010B37B"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0.790</w:t>
            </w:r>
          </w:p>
        </w:tc>
        <w:tc>
          <w:tcPr>
            <w:tcW w:w="981" w:type="dxa"/>
            <w:hideMark/>
          </w:tcPr>
          <w:p w14:paraId="5BC24901"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-4.76</w:t>
            </w:r>
          </w:p>
        </w:tc>
        <w:tc>
          <w:tcPr>
            <w:tcW w:w="2648" w:type="dxa"/>
            <w:hideMark/>
          </w:tcPr>
          <w:p w14:paraId="4F26EE99"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D81832">
              <w:rPr>
                <w:rFonts w:ascii="Times New Roman" w:hAnsi="Times New Roman" w:cs="Times New Roman"/>
              </w:rPr>
              <w:t>Failure</w:t>
            </w:r>
            <w:proofErr w:type="spellEnd"/>
            <w:r w:rsidRPr="00D81832">
              <w:rPr>
                <w:rFonts w:ascii="Times New Roman" w:hAnsi="Times New Roman" w:cs="Times New Roman"/>
              </w:rPr>
              <w:t xml:space="preserve"> </w:t>
            </w:r>
            <w:proofErr w:type="spellStart"/>
            <w:r w:rsidRPr="00D81832">
              <w:rPr>
                <w:rFonts w:ascii="Times New Roman" w:hAnsi="Times New Roman" w:cs="Times New Roman"/>
              </w:rPr>
              <w:t>vs</w:t>
            </w:r>
            <w:proofErr w:type="spellEnd"/>
            <w:r w:rsidRPr="00D81832">
              <w:rPr>
                <w:rFonts w:ascii="Times New Roman" w:hAnsi="Times New Roman" w:cs="Times New Roman"/>
              </w:rPr>
              <w:t xml:space="preserve"> </w:t>
            </w:r>
            <w:proofErr w:type="spellStart"/>
            <w:r w:rsidRPr="00D81832">
              <w:rPr>
                <w:rFonts w:ascii="Times New Roman" w:hAnsi="Times New Roman" w:cs="Times New Roman"/>
              </w:rPr>
              <w:t>Sustained</w:t>
            </w:r>
            <w:proofErr w:type="spellEnd"/>
          </w:p>
        </w:tc>
        <w:tc>
          <w:tcPr>
            <w:tcW w:w="1978" w:type="dxa"/>
            <w:hideMark/>
          </w:tcPr>
          <w:p w14:paraId="239C3794"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D81832">
              <w:rPr>
                <w:rFonts w:ascii="Times New Roman" w:hAnsi="Times New Roman" w:cs="Times New Roman"/>
              </w:rPr>
              <w:t>Not</w:t>
            </w:r>
            <w:proofErr w:type="spellEnd"/>
            <w:r w:rsidRPr="00D81832">
              <w:rPr>
                <w:rFonts w:ascii="Times New Roman" w:hAnsi="Times New Roman" w:cs="Times New Roman"/>
              </w:rPr>
              <w:t xml:space="preserve"> </w:t>
            </w:r>
            <w:proofErr w:type="spellStart"/>
            <w:r w:rsidRPr="00D81832">
              <w:rPr>
                <w:rFonts w:ascii="Times New Roman" w:hAnsi="Times New Roman" w:cs="Times New Roman"/>
              </w:rPr>
              <w:t>significant</w:t>
            </w:r>
            <w:proofErr w:type="spellEnd"/>
          </w:p>
        </w:tc>
      </w:tr>
      <w:tr w:rsidR="00D81832" w:rsidRPr="00D81832" w14:paraId="351E1F7B" w14:textId="77777777" w:rsidTr="00D81832">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7AF93F32" w14:textId="77777777" w:rsidR="00D81832" w:rsidRPr="00D81832" w:rsidRDefault="00D81832" w:rsidP="00D81832">
            <w:pPr>
              <w:jc w:val="both"/>
              <w:rPr>
                <w:rFonts w:ascii="Times New Roman" w:hAnsi="Times New Roman" w:cs="Times New Roman"/>
                <w:b w:val="0"/>
                <w:bCs w:val="0"/>
              </w:rPr>
            </w:pPr>
            <w:proofErr w:type="spellStart"/>
            <w:r w:rsidRPr="00D81832">
              <w:rPr>
                <w:rFonts w:ascii="Times New Roman" w:hAnsi="Times New Roman" w:cs="Times New Roman"/>
                <w:b w:val="0"/>
                <w:bCs w:val="0"/>
              </w:rPr>
              <w:t>Inflammatory</w:t>
            </w:r>
            <w:proofErr w:type="spellEnd"/>
            <w:r w:rsidRPr="00D81832">
              <w:rPr>
                <w:rFonts w:ascii="Times New Roman" w:hAnsi="Times New Roman" w:cs="Times New Roman"/>
                <w:b w:val="0"/>
                <w:bCs w:val="0"/>
              </w:rPr>
              <w:t xml:space="preserve"> Chemokines.IO360</w:t>
            </w:r>
          </w:p>
        </w:tc>
        <w:tc>
          <w:tcPr>
            <w:tcW w:w="835" w:type="dxa"/>
            <w:hideMark/>
          </w:tcPr>
          <w:p w14:paraId="46FA5EE5"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0.14</w:t>
            </w:r>
          </w:p>
        </w:tc>
        <w:tc>
          <w:tcPr>
            <w:tcW w:w="1089" w:type="dxa"/>
            <w:hideMark/>
          </w:tcPr>
          <w:p w14:paraId="0E17493E"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4.55</w:t>
            </w:r>
          </w:p>
        </w:tc>
        <w:tc>
          <w:tcPr>
            <w:tcW w:w="845" w:type="dxa"/>
            <w:hideMark/>
          </w:tcPr>
          <w:p w14:paraId="2E617F08"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0.80</w:t>
            </w:r>
          </w:p>
        </w:tc>
        <w:tc>
          <w:tcPr>
            <w:tcW w:w="1128" w:type="dxa"/>
            <w:hideMark/>
          </w:tcPr>
          <w:p w14:paraId="6D530F86"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0.424</w:t>
            </w:r>
          </w:p>
        </w:tc>
        <w:tc>
          <w:tcPr>
            <w:tcW w:w="1269" w:type="dxa"/>
            <w:hideMark/>
          </w:tcPr>
          <w:p w14:paraId="26877BAC"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0.790</w:t>
            </w:r>
          </w:p>
        </w:tc>
        <w:tc>
          <w:tcPr>
            <w:tcW w:w="981" w:type="dxa"/>
            <w:hideMark/>
          </w:tcPr>
          <w:p w14:paraId="36A02FDB"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-4.77</w:t>
            </w:r>
          </w:p>
        </w:tc>
        <w:tc>
          <w:tcPr>
            <w:tcW w:w="2648" w:type="dxa"/>
            <w:hideMark/>
          </w:tcPr>
          <w:p w14:paraId="76AA61F6"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D81832">
              <w:rPr>
                <w:rFonts w:ascii="Times New Roman" w:hAnsi="Times New Roman" w:cs="Times New Roman"/>
              </w:rPr>
              <w:t>Failure</w:t>
            </w:r>
            <w:proofErr w:type="spellEnd"/>
            <w:r w:rsidRPr="00D81832">
              <w:rPr>
                <w:rFonts w:ascii="Times New Roman" w:hAnsi="Times New Roman" w:cs="Times New Roman"/>
              </w:rPr>
              <w:t xml:space="preserve"> </w:t>
            </w:r>
            <w:proofErr w:type="spellStart"/>
            <w:r w:rsidRPr="00D81832">
              <w:rPr>
                <w:rFonts w:ascii="Times New Roman" w:hAnsi="Times New Roman" w:cs="Times New Roman"/>
              </w:rPr>
              <w:t>vs</w:t>
            </w:r>
            <w:proofErr w:type="spellEnd"/>
            <w:r w:rsidRPr="00D81832">
              <w:rPr>
                <w:rFonts w:ascii="Times New Roman" w:hAnsi="Times New Roman" w:cs="Times New Roman"/>
              </w:rPr>
              <w:t xml:space="preserve"> </w:t>
            </w:r>
            <w:proofErr w:type="spellStart"/>
            <w:r w:rsidRPr="00D81832">
              <w:rPr>
                <w:rFonts w:ascii="Times New Roman" w:hAnsi="Times New Roman" w:cs="Times New Roman"/>
              </w:rPr>
              <w:t>Sustained</w:t>
            </w:r>
            <w:proofErr w:type="spellEnd"/>
          </w:p>
        </w:tc>
        <w:tc>
          <w:tcPr>
            <w:tcW w:w="1978" w:type="dxa"/>
            <w:hideMark/>
          </w:tcPr>
          <w:p w14:paraId="017D0B10"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D81832">
              <w:rPr>
                <w:rFonts w:ascii="Times New Roman" w:hAnsi="Times New Roman" w:cs="Times New Roman"/>
              </w:rPr>
              <w:t>Not</w:t>
            </w:r>
            <w:proofErr w:type="spellEnd"/>
            <w:r w:rsidRPr="00D81832">
              <w:rPr>
                <w:rFonts w:ascii="Times New Roman" w:hAnsi="Times New Roman" w:cs="Times New Roman"/>
              </w:rPr>
              <w:t xml:space="preserve"> </w:t>
            </w:r>
            <w:proofErr w:type="spellStart"/>
            <w:r w:rsidRPr="00D81832">
              <w:rPr>
                <w:rFonts w:ascii="Times New Roman" w:hAnsi="Times New Roman" w:cs="Times New Roman"/>
              </w:rPr>
              <w:t>significant</w:t>
            </w:r>
            <w:proofErr w:type="spellEnd"/>
          </w:p>
        </w:tc>
      </w:tr>
      <w:tr w:rsidR="00D81832" w:rsidRPr="00D81832" w14:paraId="06214062" w14:textId="77777777" w:rsidTr="00D81832">
        <w:trPr>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5FAA9424" w14:textId="77777777" w:rsidR="00D81832" w:rsidRPr="00D81832" w:rsidRDefault="00D81832" w:rsidP="00D81832">
            <w:pPr>
              <w:jc w:val="both"/>
              <w:rPr>
                <w:rFonts w:ascii="Times New Roman" w:hAnsi="Times New Roman" w:cs="Times New Roman"/>
                <w:b w:val="0"/>
                <w:bCs w:val="0"/>
              </w:rPr>
            </w:pPr>
            <w:r w:rsidRPr="00D81832">
              <w:rPr>
                <w:rFonts w:ascii="Times New Roman" w:hAnsi="Times New Roman" w:cs="Times New Roman"/>
                <w:b w:val="0"/>
                <w:bCs w:val="0"/>
              </w:rPr>
              <w:t>Treg.IO360</w:t>
            </w:r>
          </w:p>
        </w:tc>
        <w:tc>
          <w:tcPr>
            <w:tcW w:w="835" w:type="dxa"/>
            <w:hideMark/>
          </w:tcPr>
          <w:p w14:paraId="2E0201FB"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0.19</w:t>
            </w:r>
          </w:p>
        </w:tc>
        <w:tc>
          <w:tcPr>
            <w:tcW w:w="1089" w:type="dxa"/>
            <w:hideMark/>
          </w:tcPr>
          <w:p w14:paraId="1E12D4B3"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5.46</w:t>
            </w:r>
          </w:p>
        </w:tc>
        <w:tc>
          <w:tcPr>
            <w:tcW w:w="845" w:type="dxa"/>
            <w:hideMark/>
          </w:tcPr>
          <w:p w14:paraId="53769AB0"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0.72</w:t>
            </w:r>
          </w:p>
        </w:tc>
        <w:tc>
          <w:tcPr>
            <w:tcW w:w="1128" w:type="dxa"/>
            <w:hideMark/>
          </w:tcPr>
          <w:p w14:paraId="08192C9B"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0.475</w:t>
            </w:r>
          </w:p>
        </w:tc>
        <w:tc>
          <w:tcPr>
            <w:tcW w:w="1269" w:type="dxa"/>
            <w:hideMark/>
          </w:tcPr>
          <w:p w14:paraId="48D0E18B"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0.790</w:t>
            </w:r>
          </w:p>
        </w:tc>
        <w:tc>
          <w:tcPr>
            <w:tcW w:w="981" w:type="dxa"/>
            <w:hideMark/>
          </w:tcPr>
          <w:p w14:paraId="106963EC"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-4.80</w:t>
            </w:r>
          </w:p>
        </w:tc>
        <w:tc>
          <w:tcPr>
            <w:tcW w:w="2648" w:type="dxa"/>
            <w:hideMark/>
          </w:tcPr>
          <w:p w14:paraId="2AC75E39"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D81832">
              <w:rPr>
                <w:rFonts w:ascii="Times New Roman" w:hAnsi="Times New Roman" w:cs="Times New Roman"/>
              </w:rPr>
              <w:t>Failure</w:t>
            </w:r>
            <w:proofErr w:type="spellEnd"/>
            <w:r w:rsidRPr="00D81832">
              <w:rPr>
                <w:rFonts w:ascii="Times New Roman" w:hAnsi="Times New Roman" w:cs="Times New Roman"/>
              </w:rPr>
              <w:t xml:space="preserve"> </w:t>
            </w:r>
            <w:proofErr w:type="spellStart"/>
            <w:r w:rsidRPr="00D81832">
              <w:rPr>
                <w:rFonts w:ascii="Times New Roman" w:hAnsi="Times New Roman" w:cs="Times New Roman"/>
              </w:rPr>
              <w:t>vs</w:t>
            </w:r>
            <w:proofErr w:type="spellEnd"/>
            <w:r w:rsidRPr="00D81832">
              <w:rPr>
                <w:rFonts w:ascii="Times New Roman" w:hAnsi="Times New Roman" w:cs="Times New Roman"/>
              </w:rPr>
              <w:t xml:space="preserve"> </w:t>
            </w:r>
            <w:proofErr w:type="spellStart"/>
            <w:r w:rsidRPr="00D81832">
              <w:rPr>
                <w:rFonts w:ascii="Times New Roman" w:hAnsi="Times New Roman" w:cs="Times New Roman"/>
              </w:rPr>
              <w:t>Sustained</w:t>
            </w:r>
            <w:proofErr w:type="spellEnd"/>
          </w:p>
        </w:tc>
        <w:tc>
          <w:tcPr>
            <w:tcW w:w="1978" w:type="dxa"/>
            <w:hideMark/>
          </w:tcPr>
          <w:p w14:paraId="3D768035"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D81832">
              <w:rPr>
                <w:rFonts w:ascii="Times New Roman" w:hAnsi="Times New Roman" w:cs="Times New Roman"/>
              </w:rPr>
              <w:t>Not</w:t>
            </w:r>
            <w:proofErr w:type="spellEnd"/>
            <w:r w:rsidRPr="00D81832">
              <w:rPr>
                <w:rFonts w:ascii="Times New Roman" w:hAnsi="Times New Roman" w:cs="Times New Roman"/>
              </w:rPr>
              <w:t xml:space="preserve"> </w:t>
            </w:r>
            <w:proofErr w:type="spellStart"/>
            <w:r w:rsidRPr="00D81832">
              <w:rPr>
                <w:rFonts w:ascii="Times New Roman" w:hAnsi="Times New Roman" w:cs="Times New Roman"/>
              </w:rPr>
              <w:t>significant</w:t>
            </w:r>
            <w:proofErr w:type="spellEnd"/>
          </w:p>
        </w:tc>
      </w:tr>
      <w:tr w:rsidR="00D81832" w:rsidRPr="00D81832" w14:paraId="1FFA0FBC" w14:textId="77777777" w:rsidTr="00D81832">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44AF9BE2" w14:textId="77777777" w:rsidR="00D81832" w:rsidRPr="00D81832" w:rsidRDefault="00D81832" w:rsidP="00D81832">
            <w:pPr>
              <w:jc w:val="both"/>
              <w:rPr>
                <w:rFonts w:ascii="Times New Roman" w:hAnsi="Times New Roman" w:cs="Times New Roman"/>
                <w:b w:val="0"/>
                <w:bCs w:val="0"/>
              </w:rPr>
            </w:pPr>
            <w:proofErr w:type="spellStart"/>
            <w:r w:rsidRPr="00D81832">
              <w:rPr>
                <w:rFonts w:ascii="Times New Roman" w:hAnsi="Times New Roman" w:cs="Times New Roman"/>
                <w:b w:val="0"/>
                <w:bCs w:val="0"/>
              </w:rPr>
              <w:t>Exhausted</w:t>
            </w:r>
            <w:proofErr w:type="spellEnd"/>
            <w:r w:rsidRPr="00D81832">
              <w:rPr>
                <w:rFonts w:ascii="Times New Roman" w:hAnsi="Times New Roman" w:cs="Times New Roman"/>
                <w:b w:val="0"/>
                <w:bCs w:val="0"/>
              </w:rPr>
              <w:t xml:space="preserve"> CD8.IO360</w:t>
            </w:r>
          </w:p>
        </w:tc>
        <w:tc>
          <w:tcPr>
            <w:tcW w:w="835" w:type="dxa"/>
            <w:hideMark/>
          </w:tcPr>
          <w:p w14:paraId="1FFC145B"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0.15</w:t>
            </w:r>
          </w:p>
        </w:tc>
        <w:tc>
          <w:tcPr>
            <w:tcW w:w="1089" w:type="dxa"/>
            <w:hideMark/>
          </w:tcPr>
          <w:p w14:paraId="24A5A613"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6.28</w:t>
            </w:r>
          </w:p>
        </w:tc>
        <w:tc>
          <w:tcPr>
            <w:tcW w:w="845" w:type="dxa"/>
            <w:hideMark/>
          </w:tcPr>
          <w:p w14:paraId="01E0F788"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0.68</w:t>
            </w:r>
          </w:p>
        </w:tc>
        <w:tc>
          <w:tcPr>
            <w:tcW w:w="1128" w:type="dxa"/>
            <w:hideMark/>
          </w:tcPr>
          <w:p w14:paraId="2E84BA9B"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0.500</w:t>
            </w:r>
          </w:p>
        </w:tc>
        <w:tc>
          <w:tcPr>
            <w:tcW w:w="1269" w:type="dxa"/>
            <w:hideMark/>
          </w:tcPr>
          <w:p w14:paraId="34F78781"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0.790</w:t>
            </w:r>
          </w:p>
        </w:tc>
        <w:tc>
          <w:tcPr>
            <w:tcW w:w="981" w:type="dxa"/>
            <w:hideMark/>
          </w:tcPr>
          <w:p w14:paraId="17163D60"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-4.81</w:t>
            </w:r>
          </w:p>
        </w:tc>
        <w:tc>
          <w:tcPr>
            <w:tcW w:w="2648" w:type="dxa"/>
            <w:hideMark/>
          </w:tcPr>
          <w:p w14:paraId="0BA803D9"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D81832">
              <w:rPr>
                <w:rFonts w:ascii="Times New Roman" w:hAnsi="Times New Roman" w:cs="Times New Roman"/>
              </w:rPr>
              <w:t>Failure</w:t>
            </w:r>
            <w:proofErr w:type="spellEnd"/>
            <w:r w:rsidRPr="00D81832">
              <w:rPr>
                <w:rFonts w:ascii="Times New Roman" w:hAnsi="Times New Roman" w:cs="Times New Roman"/>
              </w:rPr>
              <w:t xml:space="preserve"> </w:t>
            </w:r>
            <w:proofErr w:type="spellStart"/>
            <w:r w:rsidRPr="00D81832">
              <w:rPr>
                <w:rFonts w:ascii="Times New Roman" w:hAnsi="Times New Roman" w:cs="Times New Roman"/>
              </w:rPr>
              <w:t>vs</w:t>
            </w:r>
            <w:proofErr w:type="spellEnd"/>
            <w:r w:rsidRPr="00D81832">
              <w:rPr>
                <w:rFonts w:ascii="Times New Roman" w:hAnsi="Times New Roman" w:cs="Times New Roman"/>
              </w:rPr>
              <w:t xml:space="preserve"> </w:t>
            </w:r>
            <w:proofErr w:type="spellStart"/>
            <w:r w:rsidRPr="00D81832">
              <w:rPr>
                <w:rFonts w:ascii="Times New Roman" w:hAnsi="Times New Roman" w:cs="Times New Roman"/>
              </w:rPr>
              <w:t>Sustained</w:t>
            </w:r>
            <w:proofErr w:type="spellEnd"/>
          </w:p>
        </w:tc>
        <w:tc>
          <w:tcPr>
            <w:tcW w:w="1978" w:type="dxa"/>
            <w:hideMark/>
          </w:tcPr>
          <w:p w14:paraId="47A8560D"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D81832">
              <w:rPr>
                <w:rFonts w:ascii="Times New Roman" w:hAnsi="Times New Roman" w:cs="Times New Roman"/>
              </w:rPr>
              <w:t>Not</w:t>
            </w:r>
            <w:proofErr w:type="spellEnd"/>
            <w:r w:rsidRPr="00D81832">
              <w:rPr>
                <w:rFonts w:ascii="Times New Roman" w:hAnsi="Times New Roman" w:cs="Times New Roman"/>
              </w:rPr>
              <w:t xml:space="preserve"> </w:t>
            </w:r>
            <w:proofErr w:type="spellStart"/>
            <w:r w:rsidRPr="00D81832">
              <w:rPr>
                <w:rFonts w:ascii="Times New Roman" w:hAnsi="Times New Roman" w:cs="Times New Roman"/>
              </w:rPr>
              <w:t>significant</w:t>
            </w:r>
            <w:proofErr w:type="spellEnd"/>
          </w:p>
        </w:tc>
      </w:tr>
      <w:tr w:rsidR="00D81832" w:rsidRPr="00D81832" w14:paraId="17A5E1FB" w14:textId="77777777" w:rsidTr="00D81832">
        <w:trPr>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573A5F0F" w14:textId="77777777" w:rsidR="00D81832" w:rsidRPr="00D81832" w:rsidRDefault="00D81832" w:rsidP="00D81832">
            <w:pPr>
              <w:jc w:val="both"/>
              <w:rPr>
                <w:rFonts w:ascii="Times New Roman" w:hAnsi="Times New Roman" w:cs="Times New Roman"/>
                <w:b w:val="0"/>
                <w:bCs w:val="0"/>
              </w:rPr>
            </w:pPr>
            <w:r w:rsidRPr="00D81832">
              <w:rPr>
                <w:rFonts w:ascii="Times New Roman" w:hAnsi="Times New Roman" w:cs="Times New Roman"/>
                <w:b w:val="0"/>
                <w:bCs w:val="0"/>
              </w:rPr>
              <w:t>JAKSTAT Loss.IO360</w:t>
            </w:r>
          </w:p>
        </w:tc>
        <w:tc>
          <w:tcPr>
            <w:tcW w:w="835" w:type="dxa"/>
            <w:hideMark/>
          </w:tcPr>
          <w:p w14:paraId="755DB264"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0.09</w:t>
            </w:r>
          </w:p>
        </w:tc>
        <w:tc>
          <w:tcPr>
            <w:tcW w:w="1089" w:type="dxa"/>
            <w:hideMark/>
          </w:tcPr>
          <w:p w14:paraId="26918E68"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1.50</w:t>
            </w:r>
          </w:p>
        </w:tc>
        <w:tc>
          <w:tcPr>
            <w:tcW w:w="845" w:type="dxa"/>
            <w:hideMark/>
          </w:tcPr>
          <w:p w14:paraId="3910EACC"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0.68</w:t>
            </w:r>
          </w:p>
        </w:tc>
        <w:tc>
          <w:tcPr>
            <w:tcW w:w="1128" w:type="dxa"/>
            <w:hideMark/>
          </w:tcPr>
          <w:p w14:paraId="590C64BB"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0.500</w:t>
            </w:r>
          </w:p>
        </w:tc>
        <w:tc>
          <w:tcPr>
            <w:tcW w:w="1269" w:type="dxa"/>
            <w:hideMark/>
          </w:tcPr>
          <w:p w14:paraId="4B8144DB"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0.790</w:t>
            </w:r>
          </w:p>
        </w:tc>
        <w:tc>
          <w:tcPr>
            <w:tcW w:w="981" w:type="dxa"/>
            <w:hideMark/>
          </w:tcPr>
          <w:p w14:paraId="393B671E"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-4.81</w:t>
            </w:r>
          </w:p>
        </w:tc>
        <w:tc>
          <w:tcPr>
            <w:tcW w:w="2648" w:type="dxa"/>
            <w:hideMark/>
          </w:tcPr>
          <w:p w14:paraId="244F5CB3"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D81832">
              <w:rPr>
                <w:rFonts w:ascii="Times New Roman" w:hAnsi="Times New Roman" w:cs="Times New Roman"/>
              </w:rPr>
              <w:t>Failure</w:t>
            </w:r>
            <w:proofErr w:type="spellEnd"/>
            <w:r w:rsidRPr="00D81832">
              <w:rPr>
                <w:rFonts w:ascii="Times New Roman" w:hAnsi="Times New Roman" w:cs="Times New Roman"/>
              </w:rPr>
              <w:t xml:space="preserve"> </w:t>
            </w:r>
            <w:proofErr w:type="spellStart"/>
            <w:r w:rsidRPr="00D81832">
              <w:rPr>
                <w:rFonts w:ascii="Times New Roman" w:hAnsi="Times New Roman" w:cs="Times New Roman"/>
              </w:rPr>
              <w:t>vs</w:t>
            </w:r>
            <w:proofErr w:type="spellEnd"/>
            <w:r w:rsidRPr="00D81832">
              <w:rPr>
                <w:rFonts w:ascii="Times New Roman" w:hAnsi="Times New Roman" w:cs="Times New Roman"/>
              </w:rPr>
              <w:t xml:space="preserve"> </w:t>
            </w:r>
            <w:proofErr w:type="spellStart"/>
            <w:r w:rsidRPr="00D81832">
              <w:rPr>
                <w:rFonts w:ascii="Times New Roman" w:hAnsi="Times New Roman" w:cs="Times New Roman"/>
              </w:rPr>
              <w:t>Sustained</w:t>
            </w:r>
            <w:proofErr w:type="spellEnd"/>
          </w:p>
        </w:tc>
        <w:tc>
          <w:tcPr>
            <w:tcW w:w="1978" w:type="dxa"/>
            <w:hideMark/>
          </w:tcPr>
          <w:p w14:paraId="13A40D7B"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D81832">
              <w:rPr>
                <w:rFonts w:ascii="Times New Roman" w:hAnsi="Times New Roman" w:cs="Times New Roman"/>
              </w:rPr>
              <w:t>Not</w:t>
            </w:r>
            <w:proofErr w:type="spellEnd"/>
            <w:r w:rsidRPr="00D81832">
              <w:rPr>
                <w:rFonts w:ascii="Times New Roman" w:hAnsi="Times New Roman" w:cs="Times New Roman"/>
              </w:rPr>
              <w:t xml:space="preserve"> </w:t>
            </w:r>
            <w:proofErr w:type="spellStart"/>
            <w:r w:rsidRPr="00D81832">
              <w:rPr>
                <w:rFonts w:ascii="Times New Roman" w:hAnsi="Times New Roman" w:cs="Times New Roman"/>
              </w:rPr>
              <w:t>significant</w:t>
            </w:r>
            <w:proofErr w:type="spellEnd"/>
          </w:p>
        </w:tc>
      </w:tr>
      <w:tr w:rsidR="00D81832" w:rsidRPr="00D81832" w14:paraId="1749A327" w14:textId="77777777" w:rsidTr="00D81832">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51DB19CC" w14:textId="77777777" w:rsidR="00D81832" w:rsidRPr="00D81832" w:rsidRDefault="00D81832" w:rsidP="00D81832">
            <w:pPr>
              <w:jc w:val="both"/>
              <w:rPr>
                <w:rFonts w:ascii="Times New Roman" w:hAnsi="Times New Roman" w:cs="Times New Roman"/>
                <w:b w:val="0"/>
                <w:bCs w:val="0"/>
              </w:rPr>
            </w:pPr>
            <w:r w:rsidRPr="00D81832">
              <w:rPr>
                <w:rFonts w:ascii="Times New Roman" w:hAnsi="Times New Roman" w:cs="Times New Roman"/>
                <w:b w:val="0"/>
                <w:bCs w:val="0"/>
              </w:rPr>
              <w:t>Stroma.IO360</w:t>
            </w:r>
          </w:p>
        </w:tc>
        <w:tc>
          <w:tcPr>
            <w:tcW w:w="835" w:type="dxa"/>
            <w:hideMark/>
          </w:tcPr>
          <w:p w14:paraId="5D79891D"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0.12</w:t>
            </w:r>
          </w:p>
        </w:tc>
        <w:tc>
          <w:tcPr>
            <w:tcW w:w="1089" w:type="dxa"/>
            <w:hideMark/>
          </w:tcPr>
          <w:p w14:paraId="1A8E0DDB"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4.28</w:t>
            </w:r>
          </w:p>
        </w:tc>
        <w:tc>
          <w:tcPr>
            <w:tcW w:w="845" w:type="dxa"/>
            <w:hideMark/>
          </w:tcPr>
          <w:p w14:paraId="56B648BF"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0.68</w:t>
            </w:r>
          </w:p>
        </w:tc>
        <w:tc>
          <w:tcPr>
            <w:tcW w:w="1128" w:type="dxa"/>
            <w:hideMark/>
          </w:tcPr>
          <w:p w14:paraId="2A11BE73"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0.500</w:t>
            </w:r>
          </w:p>
        </w:tc>
        <w:tc>
          <w:tcPr>
            <w:tcW w:w="1269" w:type="dxa"/>
            <w:hideMark/>
          </w:tcPr>
          <w:p w14:paraId="05C40D4F"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0.790</w:t>
            </w:r>
          </w:p>
        </w:tc>
        <w:tc>
          <w:tcPr>
            <w:tcW w:w="981" w:type="dxa"/>
            <w:hideMark/>
          </w:tcPr>
          <w:p w14:paraId="4D3F46C5"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-4.81</w:t>
            </w:r>
          </w:p>
        </w:tc>
        <w:tc>
          <w:tcPr>
            <w:tcW w:w="2648" w:type="dxa"/>
            <w:hideMark/>
          </w:tcPr>
          <w:p w14:paraId="5DDF5EF5"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D81832">
              <w:rPr>
                <w:rFonts w:ascii="Times New Roman" w:hAnsi="Times New Roman" w:cs="Times New Roman"/>
              </w:rPr>
              <w:t>Failure</w:t>
            </w:r>
            <w:proofErr w:type="spellEnd"/>
            <w:r w:rsidRPr="00D81832">
              <w:rPr>
                <w:rFonts w:ascii="Times New Roman" w:hAnsi="Times New Roman" w:cs="Times New Roman"/>
              </w:rPr>
              <w:t xml:space="preserve"> </w:t>
            </w:r>
            <w:proofErr w:type="spellStart"/>
            <w:r w:rsidRPr="00D81832">
              <w:rPr>
                <w:rFonts w:ascii="Times New Roman" w:hAnsi="Times New Roman" w:cs="Times New Roman"/>
              </w:rPr>
              <w:t>vs</w:t>
            </w:r>
            <w:proofErr w:type="spellEnd"/>
            <w:r w:rsidRPr="00D81832">
              <w:rPr>
                <w:rFonts w:ascii="Times New Roman" w:hAnsi="Times New Roman" w:cs="Times New Roman"/>
              </w:rPr>
              <w:t xml:space="preserve"> </w:t>
            </w:r>
            <w:proofErr w:type="spellStart"/>
            <w:r w:rsidRPr="00D81832">
              <w:rPr>
                <w:rFonts w:ascii="Times New Roman" w:hAnsi="Times New Roman" w:cs="Times New Roman"/>
              </w:rPr>
              <w:t>Sustained</w:t>
            </w:r>
            <w:proofErr w:type="spellEnd"/>
          </w:p>
        </w:tc>
        <w:tc>
          <w:tcPr>
            <w:tcW w:w="1978" w:type="dxa"/>
            <w:hideMark/>
          </w:tcPr>
          <w:p w14:paraId="5D4ABD36"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D81832">
              <w:rPr>
                <w:rFonts w:ascii="Times New Roman" w:hAnsi="Times New Roman" w:cs="Times New Roman"/>
              </w:rPr>
              <w:t>Not</w:t>
            </w:r>
            <w:proofErr w:type="spellEnd"/>
            <w:r w:rsidRPr="00D81832">
              <w:rPr>
                <w:rFonts w:ascii="Times New Roman" w:hAnsi="Times New Roman" w:cs="Times New Roman"/>
              </w:rPr>
              <w:t xml:space="preserve"> </w:t>
            </w:r>
            <w:proofErr w:type="spellStart"/>
            <w:r w:rsidRPr="00D81832">
              <w:rPr>
                <w:rFonts w:ascii="Times New Roman" w:hAnsi="Times New Roman" w:cs="Times New Roman"/>
              </w:rPr>
              <w:t>significant</w:t>
            </w:r>
            <w:proofErr w:type="spellEnd"/>
          </w:p>
        </w:tc>
      </w:tr>
      <w:tr w:rsidR="00D81832" w:rsidRPr="00D81832" w14:paraId="29F8FB15" w14:textId="77777777" w:rsidTr="00D81832">
        <w:trPr>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7F04BD2C" w14:textId="77777777" w:rsidR="00D81832" w:rsidRPr="00D81832" w:rsidRDefault="00D81832" w:rsidP="00D81832">
            <w:pPr>
              <w:jc w:val="both"/>
              <w:rPr>
                <w:rFonts w:ascii="Times New Roman" w:hAnsi="Times New Roman" w:cs="Times New Roman"/>
                <w:b w:val="0"/>
                <w:bCs w:val="0"/>
              </w:rPr>
            </w:pPr>
            <w:r w:rsidRPr="00D81832">
              <w:rPr>
                <w:rFonts w:ascii="Times New Roman" w:hAnsi="Times New Roman" w:cs="Times New Roman"/>
                <w:b w:val="0"/>
                <w:bCs w:val="0"/>
              </w:rPr>
              <w:t>Hypoxia.IO360</w:t>
            </w:r>
          </w:p>
        </w:tc>
        <w:tc>
          <w:tcPr>
            <w:tcW w:w="835" w:type="dxa"/>
            <w:hideMark/>
          </w:tcPr>
          <w:p w14:paraId="73DA2F0D"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0.06</w:t>
            </w:r>
          </w:p>
        </w:tc>
        <w:tc>
          <w:tcPr>
            <w:tcW w:w="1089" w:type="dxa"/>
            <w:hideMark/>
          </w:tcPr>
          <w:p w14:paraId="144BFF7C"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4.02</w:t>
            </w:r>
          </w:p>
        </w:tc>
        <w:tc>
          <w:tcPr>
            <w:tcW w:w="845" w:type="dxa"/>
            <w:hideMark/>
          </w:tcPr>
          <w:p w14:paraId="4294F1F7"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0.66</w:t>
            </w:r>
          </w:p>
        </w:tc>
        <w:tc>
          <w:tcPr>
            <w:tcW w:w="1128" w:type="dxa"/>
            <w:hideMark/>
          </w:tcPr>
          <w:p w14:paraId="67137A3A"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0.508</w:t>
            </w:r>
          </w:p>
        </w:tc>
        <w:tc>
          <w:tcPr>
            <w:tcW w:w="1269" w:type="dxa"/>
            <w:hideMark/>
          </w:tcPr>
          <w:p w14:paraId="7144F9AE"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0.790</w:t>
            </w:r>
          </w:p>
        </w:tc>
        <w:tc>
          <w:tcPr>
            <w:tcW w:w="981" w:type="dxa"/>
            <w:hideMark/>
          </w:tcPr>
          <w:p w14:paraId="7E2B76A7"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-4.81</w:t>
            </w:r>
          </w:p>
        </w:tc>
        <w:tc>
          <w:tcPr>
            <w:tcW w:w="2648" w:type="dxa"/>
            <w:hideMark/>
          </w:tcPr>
          <w:p w14:paraId="4BA4A1D4"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D81832">
              <w:rPr>
                <w:rFonts w:ascii="Times New Roman" w:hAnsi="Times New Roman" w:cs="Times New Roman"/>
              </w:rPr>
              <w:t>Failure</w:t>
            </w:r>
            <w:proofErr w:type="spellEnd"/>
            <w:r w:rsidRPr="00D81832">
              <w:rPr>
                <w:rFonts w:ascii="Times New Roman" w:hAnsi="Times New Roman" w:cs="Times New Roman"/>
              </w:rPr>
              <w:t xml:space="preserve"> </w:t>
            </w:r>
            <w:proofErr w:type="spellStart"/>
            <w:r w:rsidRPr="00D81832">
              <w:rPr>
                <w:rFonts w:ascii="Times New Roman" w:hAnsi="Times New Roman" w:cs="Times New Roman"/>
              </w:rPr>
              <w:t>vs</w:t>
            </w:r>
            <w:proofErr w:type="spellEnd"/>
            <w:r w:rsidRPr="00D81832">
              <w:rPr>
                <w:rFonts w:ascii="Times New Roman" w:hAnsi="Times New Roman" w:cs="Times New Roman"/>
              </w:rPr>
              <w:t xml:space="preserve"> </w:t>
            </w:r>
            <w:proofErr w:type="spellStart"/>
            <w:r w:rsidRPr="00D81832">
              <w:rPr>
                <w:rFonts w:ascii="Times New Roman" w:hAnsi="Times New Roman" w:cs="Times New Roman"/>
              </w:rPr>
              <w:t>Sustained</w:t>
            </w:r>
            <w:proofErr w:type="spellEnd"/>
          </w:p>
        </w:tc>
        <w:tc>
          <w:tcPr>
            <w:tcW w:w="1978" w:type="dxa"/>
            <w:hideMark/>
          </w:tcPr>
          <w:p w14:paraId="05E12945"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D81832">
              <w:rPr>
                <w:rFonts w:ascii="Times New Roman" w:hAnsi="Times New Roman" w:cs="Times New Roman"/>
              </w:rPr>
              <w:t>Not</w:t>
            </w:r>
            <w:proofErr w:type="spellEnd"/>
            <w:r w:rsidRPr="00D81832">
              <w:rPr>
                <w:rFonts w:ascii="Times New Roman" w:hAnsi="Times New Roman" w:cs="Times New Roman"/>
              </w:rPr>
              <w:t xml:space="preserve"> </w:t>
            </w:r>
            <w:proofErr w:type="spellStart"/>
            <w:r w:rsidRPr="00D81832">
              <w:rPr>
                <w:rFonts w:ascii="Times New Roman" w:hAnsi="Times New Roman" w:cs="Times New Roman"/>
              </w:rPr>
              <w:t>significant</w:t>
            </w:r>
            <w:proofErr w:type="spellEnd"/>
          </w:p>
        </w:tc>
      </w:tr>
      <w:tr w:rsidR="00D81832" w:rsidRPr="00D81832" w14:paraId="49337E60" w14:textId="77777777" w:rsidTr="00D81832">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4FC52540" w14:textId="77777777" w:rsidR="00D81832" w:rsidRPr="00D81832" w:rsidRDefault="00D81832" w:rsidP="00D81832">
            <w:pPr>
              <w:jc w:val="both"/>
              <w:rPr>
                <w:rFonts w:ascii="Times New Roman" w:hAnsi="Times New Roman" w:cs="Times New Roman"/>
                <w:b w:val="0"/>
                <w:bCs w:val="0"/>
              </w:rPr>
            </w:pPr>
            <w:r w:rsidRPr="00D81832">
              <w:rPr>
                <w:rFonts w:ascii="Times New Roman" w:hAnsi="Times New Roman" w:cs="Times New Roman"/>
                <w:b w:val="0"/>
                <w:bCs w:val="0"/>
              </w:rPr>
              <w:t>CTLA4.IO360</w:t>
            </w:r>
          </w:p>
        </w:tc>
        <w:tc>
          <w:tcPr>
            <w:tcW w:w="835" w:type="dxa"/>
            <w:hideMark/>
          </w:tcPr>
          <w:p w14:paraId="5932F32C"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0.21</w:t>
            </w:r>
          </w:p>
        </w:tc>
        <w:tc>
          <w:tcPr>
            <w:tcW w:w="1089" w:type="dxa"/>
            <w:hideMark/>
          </w:tcPr>
          <w:p w14:paraId="12A7C08B"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6.22</w:t>
            </w:r>
          </w:p>
        </w:tc>
        <w:tc>
          <w:tcPr>
            <w:tcW w:w="845" w:type="dxa"/>
            <w:hideMark/>
          </w:tcPr>
          <w:p w14:paraId="48925B01"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0.66</w:t>
            </w:r>
          </w:p>
        </w:tc>
        <w:tc>
          <w:tcPr>
            <w:tcW w:w="1128" w:type="dxa"/>
            <w:hideMark/>
          </w:tcPr>
          <w:p w14:paraId="31BA0C48"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0.510</w:t>
            </w:r>
          </w:p>
        </w:tc>
        <w:tc>
          <w:tcPr>
            <w:tcW w:w="1269" w:type="dxa"/>
            <w:hideMark/>
          </w:tcPr>
          <w:p w14:paraId="4975F49B"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0.790</w:t>
            </w:r>
          </w:p>
        </w:tc>
        <w:tc>
          <w:tcPr>
            <w:tcW w:w="981" w:type="dxa"/>
            <w:hideMark/>
          </w:tcPr>
          <w:p w14:paraId="4D35BEF7"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-4.81</w:t>
            </w:r>
          </w:p>
        </w:tc>
        <w:tc>
          <w:tcPr>
            <w:tcW w:w="2648" w:type="dxa"/>
            <w:hideMark/>
          </w:tcPr>
          <w:p w14:paraId="7357D4C2"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D81832">
              <w:rPr>
                <w:rFonts w:ascii="Times New Roman" w:hAnsi="Times New Roman" w:cs="Times New Roman"/>
              </w:rPr>
              <w:t>Failure</w:t>
            </w:r>
            <w:proofErr w:type="spellEnd"/>
            <w:r w:rsidRPr="00D81832">
              <w:rPr>
                <w:rFonts w:ascii="Times New Roman" w:hAnsi="Times New Roman" w:cs="Times New Roman"/>
              </w:rPr>
              <w:t xml:space="preserve"> </w:t>
            </w:r>
            <w:proofErr w:type="spellStart"/>
            <w:r w:rsidRPr="00D81832">
              <w:rPr>
                <w:rFonts w:ascii="Times New Roman" w:hAnsi="Times New Roman" w:cs="Times New Roman"/>
              </w:rPr>
              <w:t>vs</w:t>
            </w:r>
            <w:proofErr w:type="spellEnd"/>
            <w:r w:rsidRPr="00D81832">
              <w:rPr>
                <w:rFonts w:ascii="Times New Roman" w:hAnsi="Times New Roman" w:cs="Times New Roman"/>
              </w:rPr>
              <w:t xml:space="preserve"> </w:t>
            </w:r>
            <w:proofErr w:type="spellStart"/>
            <w:r w:rsidRPr="00D81832">
              <w:rPr>
                <w:rFonts w:ascii="Times New Roman" w:hAnsi="Times New Roman" w:cs="Times New Roman"/>
              </w:rPr>
              <w:t>Sustained</w:t>
            </w:r>
            <w:proofErr w:type="spellEnd"/>
          </w:p>
        </w:tc>
        <w:tc>
          <w:tcPr>
            <w:tcW w:w="1978" w:type="dxa"/>
            <w:hideMark/>
          </w:tcPr>
          <w:p w14:paraId="0B8A06CC"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D81832">
              <w:rPr>
                <w:rFonts w:ascii="Times New Roman" w:hAnsi="Times New Roman" w:cs="Times New Roman"/>
              </w:rPr>
              <w:t>Not</w:t>
            </w:r>
            <w:proofErr w:type="spellEnd"/>
            <w:r w:rsidRPr="00D81832">
              <w:rPr>
                <w:rFonts w:ascii="Times New Roman" w:hAnsi="Times New Roman" w:cs="Times New Roman"/>
              </w:rPr>
              <w:t xml:space="preserve"> </w:t>
            </w:r>
            <w:proofErr w:type="spellStart"/>
            <w:r w:rsidRPr="00D81832">
              <w:rPr>
                <w:rFonts w:ascii="Times New Roman" w:hAnsi="Times New Roman" w:cs="Times New Roman"/>
              </w:rPr>
              <w:t>significant</w:t>
            </w:r>
            <w:proofErr w:type="spellEnd"/>
          </w:p>
        </w:tc>
      </w:tr>
      <w:tr w:rsidR="00D81832" w:rsidRPr="00D81832" w14:paraId="0D38C776" w14:textId="77777777" w:rsidTr="00D81832">
        <w:trPr>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5784008A" w14:textId="77777777" w:rsidR="00D81832" w:rsidRPr="00D81832" w:rsidRDefault="00D81832" w:rsidP="00D81832">
            <w:pPr>
              <w:jc w:val="both"/>
              <w:rPr>
                <w:rFonts w:ascii="Times New Roman" w:hAnsi="Times New Roman" w:cs="Times New Roman"/>
                <w:b w:val="0"/>
                <w:bCs w:val="0"/>
              </w:rPr>
            </w:pPr>
            <w:r w:rsidRPr="00D81832">
              <w:rPr>
                <w:rFonts w:ascii="Times New Roman" w:hAnsi="Times New Roman" w:cs="Times New Roman"/>
                <w:b w:val="0"/>
                <w:bCs w:val="0"/>
              </w:rPr>
              <w:t>APM.IO360</w:t>
            </w:r>
          </w:p>
        </w:tc>
        <w:tc>
          <w:tcPr>
            <w:tcW w:w="835" w:type="dxa"/>
            <w:hideMark/>
          </w:tcPr>
          <w:p w14:paraId="7E159BE6"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-0.08</w:t>
            </w:r>
          </w:p>
        </w:tc>
        <w:tc>
          <w:tcPr>
            <w:tcW w:w="1089" w:type="dxa"/>
            <w:hideMark/>
          </w:tcPr>
          <w:p w14:paraId="1E0ACABB"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5.80</w:t>
            </w:r>
          </w:p>
        </w:tc>
        <w:tc>
          <w:tcPr>
            <w:tcW w:w="845" w:type="dxa"/>
            <w:hideMark/>
          </w:tcPr>
          <w:p w14:paraId="1F102B4C"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-0.62</w:t>
            </w:r>
          </w:p>
        </w:tc>
        <w:tc>
          <w:tcPr>
            <w:tcW w:w="1128" w:type="dxa"/>
            <w:hideMark/>
          </w:tcPr>
          <w:p w14:paraId="4A59C166"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0.539</w:t>
            </w:r>
          </w:p>
        </w:tc>
        <w:tc>
          <w:tcPr>
            <w:tcW w:w="1269" w:type="dxa"/>
            <w:hideMark/>
          </w:tcPr>
          <w:p w14:paraId="705D4822"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0.803</w:t>
            </w:r>
          </w:p>
        </w:tc>
        <w:tc>
          <w:tcPr>
            <w:tcW w:w="981" w:type="dxa"/>
            <w:hideMark/>
          </w:tcPr>
          <w:p w14:paraId="45A537A3"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-4.83</w:t>
            </w:r>
          </w:p>
        </w:tc>
        <w:tc>
          <w:tcPr>
            <w:tcW w:w="2648" w:type="dxa"/>
            <w:hideMark/>
          </w:tcPr>
          <w:p w14:paraId="3273D961"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D81832">
              <w:rPr>
                <w:rFonts w:ascii="Times New Roman" w:hAnsi="Times New Roman" w:cs="Times New Roman"/>
              </w:rPr>
              <w:t>Failure</w:t>
            </w:r>
            <w:proofErr w:type="spellEnd"/>
            <w:r w:rsidRPr="00D81832">
              <w:rPr>
                <w:rFonts w:ascii="Times New Roman" w:hAnsi="Times New Roman" w:cs="Times New Roman"/>
              </w:rPr>
              <w:t xml:space="preserve"> </w:t>
            </w:r>
            <w:proofErr w:type="spellStart"/>
            <w:r w:rsidRPr="00D81832">
              <w:rPr>
                <w:rFonts w:ascii="Times New Roman" w:hAnsi="Times New Roman" w:cs="Times New Roman"/>
              </w:rPr>
              <w:t>vs</w:t>
            </w:r>
            <w:proofErr w:type="spellEnd"/>
            <w:r w:rsidRPr="00D81832">
              <w:rPr>
                <w:rFonts w:ascii="Times New Roman" w:hAnsi="Times New Roman" w:cs="Times New Roman"/>
              </w:rPr>
              <w:t xml:space="preserve"> </w:t>
            </w:r>
            <w:proofErr w:type="spellStart"/>
            <w:r w:rsidRPr="00D81832">
              <w:rPr>
                <w:rFonts w:ascii="Times New Roman" w:hAnsi="Times New Roman" w:cs="Times New Roman"/>
              </w:rPr>
              <w:t>Sustained</w:t>
            </w:r>
            <w:proofErr w:type="spellEnd"/>
          </w:p>
        </w:tc>
        <w:tc>
          <w:tcPr>
            <w:tcW w:w="1978" w:type="dxa"/>
            <w:hideMark/>
          </w:tcPr>
          <w:p w14:paraId="21672665"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D81832">
              <w:rPr>
                <w:rFonts w:ascii="Times New Roman" w:hAnsi="Times New Roman" w:cs="Times New Roman"/>
              </w:rPr>
              <w:t>Not</w:t>
            </w:r>
            <w:proofErr w:type="spellEnd"/>
            <w:r w:rsidRPr="00D81832">
              <w:rPr>
                <w:rFonts w:ascii="Times New Roman" w:hAnsi="Times New Roman" w:cs="Times New Roman"/>
              </w:rPr>
              <w:t xml:space="preserve"> </w:t>
            </w:r>
            <w:proofErr w:type="spellStart"/>
            <w:r w:rsidRPr="00D81832">
              <w:rPr>
                <w:rFonts w:ascii="Times New Roman" w:hAnsi="Times New Roman" w:cs="Times New Roman"/>
              </w:rPr>
              <w:t>significant</w:t>
            </w:r>
            <w:proofErr w:type="spellEnd"/>
          </w:p>
        </w:tc>
      </w:tr>
      <w:tr w:rsidR="00D81832" w:rsidRPr="00D81832" w14:paraId="27B6253E" w14:textId="77777777" w:rsidTr="00D81832">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5648BA61" w14:textId="77777777" w:rsidR="00D81832" w:rsidRPr="00D81832" w:rsidRDefault="00D81832" w:rsidP="00D81832">
            <w:pPr>
              <w:jc w:val="both"/>
              <w:rPr>
                <w:rFonts w:ascii="Times New Roman" w:hAnsi="Times New Roman" w:cs="Times New Roman"/>
                <w:b w:val="0"/>
                <w:bCs w:val="0"/>
              </w:rPr>
            </w:pPr>
            <w:r w:rsidRPr="00D81832">
              <w:rPr>
                <w:rFonts w:ascii="Times New Roman" w:hAnsi="Times New Roman" w:cs="Times New Roman"/>
                <w:b w:val="0"/>
                <w:bCs w:val="0"/>
              </w:rPr>
              <w:t>IL10.IO360</w:t>
            </w:r>
          </w:p>
        </w:tc>
        <w:tc>
          <w:tcPr>
            <w:tcW w:w="835" w:type="dxa"/>
            <w:hideMark/>
          </w:tcPr>
          <w:p w14:paraId="3F230423"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0.16</w:t>
            </w:r>
          </w:p>
        </w:tc>
        <w:tc>
          <w:tcPr>
            <w:tcW w:w="1089" w:type="dxa"/>
            <w:hideMark/>
          </w:tcPr>
          <w:p w14:paraId="3D6297F2"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6.66</w:t>
            </w:r>
          </w:p>
        </w:tc>
        <w:tc>
          <w:tcPr>
            <w:tcW w:w="845" w:type="dxa"/>
            <w:hideMark/>
          </w:tcPr>
          <w:p w14:paraId="0A6BE19B"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0.60</w:t>
            </w:r>
          </w:p>
        </w:tc>
        <w:tc>
          <w:tcPr>
            <w:tcW w:w="1128" w:type="dxa"/>
            <w:hideMark/>
          </w:tcPr>
          <w:p w14:paraId="67BA9DBF"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0.552</w:t>
            </w:r>
          </w:p>
        </w:tc>
        <w:tc>
          <w:tcPr>
            <w:tcW w:w="1269" w:type="dxa"/>
            <w:hideMark/>
          </w:tcPr>
          <w:p w14:paraId="7D428931"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0.803</w:t>
            </w:r>
          </w:p>
        </w:tc>
        <w:tc>
          <w:tcPr>
            <w:tcW w:w="981" w:type="dxa"/>
            <w:hideMark/>
          </w:tcPr>
          <w:p w14:paraId="7C9610B6"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-4.83</w:t>
            </w:r>
          </w:p>
        </w:tc>
        <w:tc>
          <w:tcPr>
            <w:tcW w:w="2648" w:type="dxa"/>
            <w:hideMark/>
          </w:tcPr>
          <w:p w14:paraId="7EC11988"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D81832">
              <w:rPr>
                <w:rFonts w:ascii="Times New Roman" w:hAnsi="Times New Roman" w:cs="Times New Roman"/>
              </w:rPr>
              <w:t>Failure</w:t>
            </w:r>
            <w:proofErr w:type="spellEnd"/>
            <w:r w:rsidRPr="00D81832">
              <w:rPr>
                <w:rFonts w:ascii="Times New Roman" w:hAnsi="Times New Roman" w:cs="Times New Roman"/>
              </w:rPr>
              <w:t xml:space="preserve"> </w:t>
            </w:r>
            <w:proofErr w:type="spellStart"/>
            <w:r w:rsidRPr="00D81832">
              <w:rPr>
                <w:rFonts w:ascii="Times New Roman" w:hAnsi="Times New Roman" w:cs="Times New Roman"/>
              </w:rPr>
              <w:t>vs</w:t>
            </w:r>
            <w:proofErr w:type="spellEnd"/>
            <w:r w:rsidRPr="00D81832">
              <w:rPr>
                <w:rFonts w:ascii="Times New Roman" w:hAnsi="Times New Roman" w:cs="Times New Roman"/>
              </w:rPr>
              <w:t xml:space="preserve"> </w:t>
            </w:r>
            <w:proofErr w:type="spellStart"/>
            <w:r w:rsidRPr="00D81832">
              <w:rPr>
                <w:rFonts w:ascii="Times New Roman" w:hAnsi="Times New Roman" w:cs="Times New Roman"/>
              </w:rPr>
              <w:t>Sustained</w:t>
            </w:r>
            <w:proofErr w:type="spellEnd"/>
          </w:p>
        </w:tc>
        <w:tc>
          <w:tcPr>
            <w:tcW w:w="1978" w:type="dxa"/>
            <w:hideMark/>
          </w:tcPr>
          <w:p w14:paraId="50FD7D20"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D81832">
              <w:rPr>
                <w:rFonts w:ascii="Times New Roman" w:hAnsi="Times New Roman" w:cs="Times New Roman"/>
              </w:rPr>
              <w:t>Not</w:t>
            </w:r>
            <w:proofErr w:type="spellEnd"/>
            <w:r w:rsidRPr="00D81832">
              <w:rPr>
                <w:rFonts w:ascii="Times New Roman" w:hAnsi="Times New Roman" w:cs="Times New Roman"/>
              </w:rPr>
              <w:t xml:space="preserve"> </w:t>
            </w:r>
            <w:proofErr w:type="spellStart"/>
            <w:r w:rsidRPr="00D81832">
              <w:rPr>
                <w:rFonts w:ascii="Times New Roman" w:hAnsi="Times New Roman" w:cs="Times New Roman"/>
              </w:rPr>
              <w:t>significant</w:t>
            </w:r>
            <w:proofErr w:type="spellEnd"/>
          </w:p>
        </w:tc>
      </w:tr>
      <w:tr w:rsidR="00D81832" w:rsidRPr="00D81832" w14:paraId="1ED0E000" w14:textId="77777777" w:rsidTr="00D81832">
        <w:trPr>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11BF9597" w14:textId="77777777" w:rsidR="00D81832" w:rsidRPr="00D81832" w:rsidRDefault="00D81832" w:rsidP="00D81832">
            <w:pPr>
              <w:jc w:val="both"/>
              <w:rPr>
                <w:rFonts w:ascii="Times New Roman" w:hAnsi="Times New Roman" w:cs="Times New Roman"/>
                <w:b w:val="0"/>
                <w:bCs w:val="0"/>
              </w:rPr>
            </w:pPr>
            <w:r w:rsidRPr="00D81832">
              <w:rPr>
                <w:rFonts w:ascii="Times New Roman" w:hAnsi="Times New Roman" w:cs="Times New Roman"/>
                <w:b w:val="0"/>
                <w:bCs w:val="0"/>
              </w:rPr>
              <w:t>Immunoproteasome.IO360</w:t>
            </w:r>
          </w:p>
        </w:tc>
        <w:tc>
          <w:tcPr>
            <w:tcW w:w="835" w:type="dxa"/>
            <w:hideMark/>
          </w:tcPr>
          <w:p w14:paraId="7DDA8211"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-0.07</w:t>
            </w:r>
          </w:p>
        </w:tc>
        <w:tc>
          <w:tcPr>
            <w:tcW w:w="1089" w:type="dxa"/>
            <w:hideMark/>
          </w:tcPr>
          <w:p w14:paraId="42BCB991"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5.99</w:t>
            </w:r>
          </w:p>
        </w:tc>
        <w:tc>
          <w:tcPr>
            <w:tcW w:w="845" w:type="dxa"/>
            <w:hideMark/>
          </w:tcPr>
          <w:p w14:paraId="5D27BF06"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-0.56</w:t>
            </w:r>
          </w:p>
        </w:tc>
        <w:tc>
          <w:tcPr>
            <w:tcW w:w="1128" w:type="dxa"/>
            <w:hideMark/>
          </w:tcPr>
          <w:p w14:paraId="58D830BB"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0.579</w:t>
            </w:r>
          </w:p>
        </w:tc>
        <w:tc>
          <w:tcPr>
            <w:tcW w:w="1269" w:type="dxa"/>
            <w:hideMark/>
          </w:tcPr>
          <w:p w14:paraId="78D250D2"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0.817</w:t>
            </w:r>
          </w:p>
        </w:tc>
        <w:tc>
          <w:tcPr>
            <w:tcW w:w="981" w:type="dxa"/>
            <w:hideMark/>
          </w:tcPr>
          <w:p w14:paraId="37736ECB"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-4.84</w:t>
            </w:r>
          </w:p>
        </w:tc>
        <w:tc>
          <w:tcPr>
            <w:tcW w:w="2648" w:type="dxa"/>
            <w:hideMark/>
          </w:tcPr>
          <w:p w14:paraId="36F9DD4F"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D81832">
              <w:rPr>
                <w:rFonts w:ascii="Times New Roman" w:hAnsi="Times New Roman" w:cs="Times New Roman"/>
              </w:rPr>
              <w:t>Failure</w:t>
            </w:r>
            <w:proofErr w:type="spellEnd"/>
            <w:r w:rsidRPr="00D81832">
              <w:rPr>
                <w:rFonts w:ascii="Times New Roman" w:hAnsi="Times New Roman" w:cs="Times New Roman"/>
              </w:rPr>
              <w:t xml:space="preserve"> </w:t>
            </w:r>
            <w:proofErr w:type="spellStart"/>
            <w:r w:rsidRPr="00D81832">
              <w:rPr>
                <w:rFonts w:ascii="Times New Roman" w:hAnsi="Times New Roman" w:cs="Times New Roman"/>
              </w:rPr>
              <w:t>vs</w:t>
            </w:r>
            <w:proofErr w:type="spellEnd"/>
            <w:r w:rsidRPr="00D81832">
              <w:rPr>
                <w:rFonts w:ascii="Times New Roman" w:hAnsi="Times New Roman" w:cs="Times New Roman"/>
              </w:rPr>
              <w:t xml:space="preserve"> </w:t>
            </w:r>
            <w:proofErr w:type="spellStart"/>
            <w:r w:rsidRPr="00D81832">
              <w:rPr>
                <w:rFonts w:ascii="Times New Roman" w:hAnsi="Times New Roman" w:cs="Times New Roman"/>
              </w:rPr>
              <w:t>Sustained</w:t>
            </w:r>
            <w:proofErr w:type="spellEnd"/>
          </w:p>
        </w:tc>
        <w:tc>
          <w:tcPr>
            <w:tcW w:w="1978" w:type="dxa"/>
            <w:hideMark/>
          </w:tcPr>
          <w:p w14:paraId="2AABE084"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D81832">
              <w:rPr>
                <w:rFonts w:ascii="Times New Roman" w:hAnsi="Times New Roman" w:cs="Times New Roman"/>
              </w:rPr>
              <w:t>Not</w:t>
            </w:r>
            <w:proofErr w:type="spellEnd"/>
            <w:r w:rsidRPr="00D81832">
              <w:rPr>
                <w:rFonts w:ascii="Times New Roman" w:hAnsi="Times New Roman" w:cs="Times New Roman"/>
              </w:rPr>
              <w:t xml:space="preserve"> </w:t>
            </w:r>
            <w:proofErr w:type="spellStart"/>
            <w:r w:rsidRPr="00D81832">
              <w:rPr>
                <w:rFonts w:ascii="Times New Roman" w:hAnsi="Times New Roman" w:cs="Times New Roman"/>
              </w:rPr>
              <w:t>significant</w:t>
            </w:r>
            <w:proofErr w:type="spellEnd"/>
          </w:p>
        </w:tc>
      </w:tr>
      <w:tr w:rsidR="00D81832" w:rsidRPr="00D81832" w14:paraId="6D875479" w14:textId="77777777" w:rsidTr="00D81832">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4E2E34BE" w14:textId="77777777" w:rsidR="00D81832" w:rsidRPr="00D81832" w:rsidRDefault="00D81832" w:rsidP="00D81832">
            <w:pPr>
              <w:jc w:val="both"/>
              <w:rPr>
                <w:rFonts w:ascii="Times New Roman" w:hAnsi="Times New Roman" w:cs="Times New Roman"/>
                <w:b w:val="0"/>
                <w:bCs w:val="0"/>
              </w:rPr>
            </w:pPr>
            <w:r w:rsidRPr="00D81832">
              <w:rPr>
                <w:rFonts w:ascii="Times New Roman" w:hAnsi="Times New Roman" w:cs="Times New Roman"/>
                <w:b w:val="0"/>
                <w:bCs w:val="0"/>
              </w:rPr>
              <w:t>Hypermutation.IO360</w:t>
            </w:r>
          </w:p>
        </w:tc>
        <w:tc>
          <w:tcPr>
            <w:tcW w:w="835" w:type="dxa"/>
            <w:hideMark/>
          </w:tcPr>
          <w:p w14:paraId="5DAA4792"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0.04</w:t>
            </w:r>
          </w:p>
        </w:tc>
        <w:tc>
          <w:tcPr>
            <w:tcW w:w="1089" w:type="dxa"/>
            <w:hideMark/>
          </w:tcPr>
          <w:p w14:paraId="6888911D"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1.01</w:t>
            </w:r>
          </w:p>
        </w:tc>
        <w:tc>
          <w:tcPr>
            <w:tcW w:w="845" w:type="dxa"/>
            <w:hideMark/>
          </w:tcPr>
          <w:p w14:paraId="5A340703"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0.47</w:t>
            </w:r>
          </w:p>
        </w:tc>
        <w:tc>
          <w:tcPr>
            <w:tcW w:w="1128" w:type="dxa"/>
            <w:hideMark/>
          </w:tcPr>
          <w:p w14:paraId="18FDD323"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0.641</w:t>
            </w:r>
          </w:p>
        </w:tc>
        <w:tc>
          <w:tcPr>
            <w:tcW w:w="1269" w:type="dxa"/>
            <w:hideMark/>
          </w:tcPr>
          <w:p w14:paraId="5C999F69"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0.853</w:t>
            </w:r>
          </w:p>
        </w:tc>
        <w:tc>
          <w:tcPr>
            <w:tcW w:w="981" w:type="dxa"/>
            <w:hideMark/>
          </w:tcPr>
          <w:p w14:paraId="0C8553BE"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-4.87</w:t>
            </w:r>
          </w:p>
        </w:tc>
        <w:tc>
          <w:tcPr>
            <w:tcW w:w="2648" w:type="dxa"/>
            <w:hideMark/>
          </w:tcPr>
          <w:p w14:paraId="45FC8263"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D81832">
              <w:rPr>
                <w:rFonts w:ascii="Times New Roman" w:hAnsi="Times New Roman" w:cs="Times New Roman"/>
              </w:rPr>
              <w:t>Failure</w:t>
            </w:r>
            <w:proofErr w:type="spellEnd"/>
            <w:r w:rsidRPr="00D81832">
              <w:rPr>
                <w:rFonts w:ascii="Times New Roman" w:hAnsi="Times New Roman" w:cs="Times New Roman"/>
              </w:rPr>
              <w:t xml:space="preserve"> </w:t>
            </w:r>
            <w:proofErr w:type="spellStart"/>
            <w:r w:rsidRPr="00D81832">
              <w:rPr>
                <w:rFonts w:ascii="Times New Roman" w:hAnsi="Times New Roman" w:cs="Times New Roman"/>
              </w:rPr>
              <w:t>vs</w:t>
            </w:r>
            <w:proofErr w:type="spellEnd"/>
            <w:r w:rsidRPr="00D81832">
              <w:rPr>
                <w:rFonts w:ascii="Times New Roman" w:hAnsi="Times New Roman" w:cs="Times New Roman"/>
              </w:rPr>
              <w:t xml:space="preserve"> </w:t>
            </w:r>
            <w:proofErr w:type="spellStart"/>
            <w:r w:rsidRPr="00D81832">
              <w:rPr>
                <w:rFonts w:ascii="Times New Roman" w:hAnsi="Times New Roman" w:cs="Times New Roman"/>
              </w:rPr>
              <w:t>Sustained</w:t>
            </w:r>
            <w:proofErr w:type="spellEnd"/>
          </w:p>
        </w:tc>
        <w:tc>
          <w:tcPr>
            <w:tcW w:w="1978" w:type="dxa"/>
            <w:hideMark/>
          </w:tcPr>
          <w:p w14:paraId="0322EA68"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D81832">
              <w:rPr>
                <w:rFonts w:ascii="Times New Roman" w:hAnsi="Times New Roman" w:cs="Times New Roman"/>
              </w:rPr>
              <w:t>Not</w:t>
            </w:r>
            <w:proofErr w:type="spellEnd"/>
            <w:r w:rsidRPr="00D81832">
              <w:rPr>
                <w:rFonts w:ascii="Times New Roman" w:hAnsi="Times New Roman" w:cs="Times New Roman"/>
              </w:rPr>
              <w:t xml:space="preserve"> </w:t>
            </w:r>
            <w:proofErr w:type="spellStart"/>
            <w:r w:rsidRPr="00D81832">
              <w:rPr>
                <w:rFonts w:ascii="Times New Roman" w:hAnsi="Times New Roman" w:cs="Times New Roman"/>
              </w:rPr>
              <w:t>significant</w:t>
            </w:r>
            <w:proofErr w:type="spellEnd"/>
          </w:p>
        </w:tc>
      </w:tr>
      <w:tr w:rsidR="00D81832" w:rsidRPr="00D81832" w14:paraId="413667AA" w14:textId="77777777" w:rsidTr="00D81832">
        <w:trPr>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7BC084BE" w14:textId="77777777" w:rsidR="00D81832" w:rsidRPr="00D81832" w:rsidRDefault="00D81832" w:rsidP="00D81832">
            <w:pPr>
              <w:jc w:val="both"/>
              <w:rPr>
                <w:rFonts w:ascii="Times New Roman" w:hAnsi="Times New Roman" w:cs="Times New Roman"/>
                <w:b w:val="0"/>
                <w:bCs w:val="0"/>
              </w:rPr>
            </w:pPr>
            <w:r w:rsidRPr="00D81832">
              <w:rPr>
                <w:rFonts w:ascii="Times New Roman" w:hAnsi="Times New Roman" w:cs="Times New Roman"/>
                <w:b w:val="0"/>
                <w:bCs w:val="0"/>
              </w:rPr>
              <w:t>B7-H3.IO360</w:t>
            </w:r>
          </w:p>
        </w:tc>
        <w:tc>
          <w:tcPr>
            <w:tcW w:w="835" w:type="dxa"/>
            <w:hideMark/>
          </w:tcPr>
          <w:p w14:paraId="23B15540"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0.07</w:t>
            </w:r>
          </w:p>
        </w:tc>
        <w:tc>
          <w:tcPr>
            <w:tcW w:w="1089" w:type="dxa"/>
            <w:hideMark/>
          </w:tcPr>
          <w:p w14:paraId="65204533"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2.83</w:t>
            </w:r>
          </w:p>
        </w:tc>
        <w:tc>
          <w:tcPr>
            <w:tcW w:w="845" w:type="dxa"/>
            <w:hideMark/>
          </w:tcPr>
          <w:p w14:paraId="220BA446"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0.46</w:t>
            </w:r>
          </w:p>
        </w:tc>
        <w:tc>
          <w:tcPr>
            <w:tcW w:w="1128" w:type="dxa"/>
            <w:hideMark/>
          </w:tcPr>
          <w:p w14:paraId="33A9D6BD"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0.643</w:t>
            </w:r>
          </w:p>
        </w:tc>
        <w:tc>
          <w:tcPr>
            <w:tcW w:w="1269" w:type="dxa"/>
            <w:hideMark/>
          </w:tcPr>
          <w:p w14:paraId="159FEB2D"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0.853</w:t>
            </w:r>
          </w:p>
        </w:tc>
        <w:tc>
          <w:tcPr>
            <w:tcW w:w="981" w:type="dxa"/>
            <w:hideMark/>
          </w:tcPr>
          <w:p w14:paraId="330DE102"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-4.87</w:t>
            </w:r>
          </w:p>
        </w:tc>
        <w:tc>
          <w:tcPr>
            <w:tcW w:w="2648" w:type="dxa"/>
            <w:hideMark/>
          </w:tcPr>
          <w:p w14:paraId="16AFA1EE"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D81832">
              <w:rPr>
                <w:rFonts w:ascii="Times New Roman" w:hAnsi="Times New Roman" w:cs="Times New Roman"/>
              </w:rPr>
              <w:t>Failure</w:t>
            </w:r>
            <w:proofErr w:type="spellEnd"/>
            <w:r w:rsidRPr="00D81832">
              <w:rPr>
                <w:rFonts w:ascii="Times New Roman" w:hAnsi="Times New Roman" w:cs="Times New Roman"/>
              </w:rPr>
              <w:t xml:space="preserve"> </w:t>
            </w:r>
            <w:proofErr w:type="spellStart"/>
            <w:r w:rsidRPr="00D81832">
              <w:rPr>
                <w:rFonts w:ascii="Times New Roman" w:hAnsi="Times New Roman" w:cs="Times New Roman"/>
              </w:rPr>
              <w:t>vs</w:t>
            </w:r>
            <w:proofErr w:type="spellEnd"/>
            <w:r w:rsidRPr="00D81832">
              <w:rPr>
                <w:rFonts w:ascii="Times New Roman" w:hAnsi="Times New Roman" w:cs="Times New Roman"/>
              </w:rPr>
              <w:t xml:space="preserve"> </w:t>
            </w:r>
            <w:proofErr w:type="spellStart"/>
            <w:r w:rsidRPr="00D81832">
              <w:rPr>
                <w:rFonts w:ascii="Times New Roman" w:hAnsi="Times New Roman" w:cs="Times New Roman"/>
              </w:rPr>
              <w:t>Sustained</w:t>
            </w:r>
            <w:proofErr w:type="spellEnd"/>
          </w:p>
        </w:tc>
        <w:tc>
          <w:tcPr>
            <w:tcW w:w="1978" w:type="dxa"/>
            <w:hideMark/>
          </w:tcPr>
          <w:p w14:paraId="6AE3D384"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D81832">
              <w:rPr>
                <w:rFonts w:ascii="Times New Roman" w:hAnsi="Times New Roman" w:cs="Times New Roman"/>
              </w:rPr>
              <w:t>Not</w:t>
            </w:r>
            <w:proofErr w:type="spellEnd"/>
            <w:r w:rsidRPr="00D81832">
              <w:rPr>
                <w:rFonts w:ascii="Times New Roman" w:hAnsi="Times New Roman" w:cs="Times New Roman"/>
              </w:rPr>
              <w:t xml:space="preserve"> </w:t>
            </w:r>
            <w:proofErr w:type="spellStart"/>
            <w:r w:rsidRPr="00D81832">
              <w:rPr>
                <w:rFonts w:ascii="Times New Roman" w:hAnsi="Times New Roman" w:cs="Times New Roman"/>
              </w:rPr>
              <w:t>significant</w:t>
            </w:r>
            <w:proofErr w:type="spellEnd"/>
          </w:p>
        </w:tc>
      </w:tr>
      <w:tr w:rsidR="00D81832" w:rsidRPr="00D81832" w14:paraId="2A1CF190" w14:textId="77777777" w:rsidTr="00D81832">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5F33B036" w14:textId="77777777" w:rsidR="00D81832" w:rsidRPr="00D81832" w:rsidRDefault="00D81832" w:rsidP="00D81832">
            <w:pPr>
              <w:jc w:val="both"/>
              <w:rPr>
                <w:rFonts w:ascii="Times New Roman" w:hAnsi="Times New Roman" w:cs="Times New Roman"/>
                <w:b w:val="0"/>
                <w:bCs w:val="0"/>
              </w:rPr>
            </w:pPr>
            <w:r w:rsidRPr="00D81832">
              <w:rPr>
                <w:rFonts w:ascii="Times New Roman" w:hAnsi="Times New Roman" w:cs="Times New Roman"/>
                <w:b w:val="0"/>
                <w:bCs w:val="0"/>
              </w:rPr>
              <w:t>MMR Loss.IO360</w:t>
            </w:r>
          </w:p>
        </w:tc>
        <w:tc>
          <w:tcPr>
            <w:tcW w:w="835" w:type="dxa"/>
            <w:hideMark/>
          </w:tcPr>
          <w:p w14:paraId="5CFBDE15"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0.02</w:t>
            </w:r>
          </w:p>
        </w:tc>
        <w:tc>
          <w:tcPr>
            <w:tcW w:w="1089" w:type="dxa"/>
            <w:hideMark/>
          </w:tcPr>
          <w:p w14:paraId="4583BCFF"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1.35</w:t>
            </w:r>
          </w:p>
        </w:tc>
        <w:tc>
          <w:tcPr>
            <w:tcW w:w="845" w:type="dxa"/>
            <w:hideMark/>
          </w:tcPr>
          <w:p w14:paraId="69F655A8"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0.42</w:t>
            </w:r>
          </w:p>
        </w:tc>
        <w:tc>
          <w:tcPr>
            <w:tcW w:w="1128" w:type="dxa"/>
            <w:hideMark/>
          </w:tcPr>
          <w:p w14:paraId="2A40F1C3"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0.676</w:t>
            </w:r>
          </w:p>
        </w:tc>
        <w:tc>
          <w:tcPr>
            <w:tcW w:w="1269" w:type="dxa"/>
            <w:hideMark/>
          </w:tcPr>
          <w:p w14:paraId="1887969E"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0.853</w:t>
            </w:r>
          </w:p>
        </w:tc>
        <w:tc>
          <w:tcPr>
            <w:tcW w:w="981" w:type="dxa"/>
            <w:hideMark/>
          </w:tcPr>
          <w:p w14:paraId="24A9D788"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-4.88</w:t>
            </w:r>
          </w:p>
        </w:tc>
        <w:tc>
          <w:tcPr>
            <w:tcW w:w="2648" w:type="dxa"/>
            <w:hideMark/>
          </w:tcPr>
          <w:p w14:paraId="7AEB6176"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D81832">
              <w:rPr>
                <w:rFonts w:ascii="Times New Roman" w:hAnsi="Times New Roman" w:cs="Times New Roman"/>
              </w:rPr>
              <w:t>Failure</w:t>
            </w:r>
            <w:proofErr w:type="spellEnd"/>
            <w:r w:rsidRPr="00D81832">
              <w:rPr>
                <w:rFonts w:ascii="Times New Roman" w:hAnsi="Times New Roman" w:cs="Times New Roman"/>
              </w:rPr>
              <w:t xml:space="preserve"> </w:t>
            </w:r>
            <w:proofErr w:type="spellStart"/>
            <w:r w:rsidRPr="00D81832">
              <w:rPr>
                <w:rFonts w:ascii="Times New Roman" w:hAnsi="Times New Roman" w:cs="Times New Roman"/>
              </w:rPr>
              <w:t>vs</w:t>
            </w:r>
            <w:proofErr w:type="spellEnd"/>
            <w:r w:rsidRPr="00D81832">
              <w:rPr>
                <w:rFonts w:ascii="Times New Roman" w:hAnsi="Times New Roman" w:cs="Times New Roman"/>
              </w:rPr>
              <w:t xml:space="preserve"> </w:t>
            </w:r>
            <w:proofErr w:type="spellStart"/>
            <w:r w:rsidRPr="00D81832">
              <w:rPr>
                <w:rFonts w:ascii="Times New Roman" w:hAnsi="Times New Roman" w:cs="Times New Roman"/>
              </w:rPr>
              <w:t>Sustained</w:t>
            </w:r>
            <w:proofErr w:type="spellEnd"/>
          </w:p>
        </w:tc>
        <w:tc>
          <w:tcPr>
            <w:tcW w:w="1978" w:type="dxa"/>
            <w:hideMark/>
          </w:tcPr>
          <w:p w14:paraId="3306E21B"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D81832">
              <w:rPr>
                <w:rFonts w:ascii="Times New Roman" w:hAnsi="Times New Roman" w:cs="Times New Roman"/>
              </w:rPr>
              <w:t>Not</w:t>
            </w:r>
            <w:proofErr w:type="spellEnd"/>
            <w:r w:rsidRPr="00D81832">
              <w:rPr>
                <w:rFonts w:ascii="Times New Roman" w:hAnsi="Times New Roman" w:cs="Times New Roman"/>
              </w:rPr>
              <w:t xml:space="preserve"> </w:t>
            </w:r>
            <w:proofErr w:type="spellStart"/>
            <w:r w:rsidRPr="00D81832">
              <w:rPr>
                <w:rFonts w:ascii="Times New Roman" w:hAnsi="Times New Roman" w:cs="Times New Roman"/>
              </w:rPr>
              <w:t>significant</w:t>
            </w:r>
            <w:proofErr w:type="spellEnd"/>
          </w:p>
        </w:tc>
      </w:tr>
      <w:tr w:rsidR="00D81832" w:rsidRPr="00D81832" w14:paraId="1F65C071" w14:textId="77777777" w:rsidTr="00D81832">
        <w:trPr>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336BED4A" w14:textId="77777777" w:rsidR="00D81832" w:rsidRPr="00D81832" w:rsidRDefault="00D81832" w:rsidP="00D81832">
            <w:pPr>
              <w:jc w:val="both"/>
              <w:rPr>
                <w:rFonts w:ascii="Times New Roman" w:hAnsi="Times New Roman" w:cs="Times New Roman"/>
                <w:b w:val="0"/>
                <w:bCs w:val="0"/>
              </w:rPr>
            </w:pPr>
            <w:r w:rsidRPr="00D81832">
              <w:rPr>
                <w:rFonts w:ascii="Times New Roman" w:hAnsi="Times New Roman" w:cs="Times New Roman"/>
                <w:b w:val="0"/>
                <w:bCs w:val="0"/>
              </w:rPr>
              <w:t>PD-L1.IO360</w:t>
            </w:r>
          </w:p>
        </w:tc>
        <w:tc>
          <w:tcPr>
            <w:tcW w:w="835" w:type="dxa"/>
            <w:hideMark/>
          </w:tcPr>
          <w:p w14:paraId="4E7B10C4"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0.10</w:t>
            </w:r>
          </w:p>
        </w:tc>
        <w:tc>
          <w:tcPr>
            <w:tcW w:w="1089" w:type="dxa"/>
            <w:hideMark/>
          </w:tcPr>
          <w:p w14:paraId="623F03B8"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5.52</w:t>
            </w:r>
          </w:p>
        </w:tc>
        <w:tc>
          <w:tcPr>
            <w:tcW w:w="845" w:type="dxa"/>
            <w:hideMark/>
          </w:tcPr>
          <w:p w14:paraId="267EA5DA"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0.38</w:t>
            </w:r>
          </w:p>
        </w:tc>
        <w:tc>
          <w:tcPr>
            <w:tcW w:w="1128" w:type="dxa"/>
            <w:hideMark/>
          </w:tcPr>
          <w:p w14:paraId="63AD6746"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0.703</w:t>
            </w:r>
          </w:p>
        </w:tc>
        <w:tc>
          <w:tcPr>
            <w:tcW w:w="1269" w:type="dxa"/>
            <w:hideMark/>
          </w:tcPr>
          <w:p w14:paraId="0E5FC26C"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0.853</w:t>
            </w:r>
          </w:p>
        </w:tc>
        <w:tc>
          <w:tcPr>
            <w:tcW w:w="981" w:type="dxa"/>
            <w:hideMark/>
          </w:tcPr>
          <w:p w14:paraId="0AB2627C"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-4.88</w:t>
            </w:r>
          </w:p>
        </w:tc>
        <w:tc>
          <w:tcPr>
            <w:tcW w:w="2648" w:type="dxa"/>
            <w:hideMark/>
          </w:tcPr>
          <w:p w14:paraId="4F498F5A"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D81832">
              <w:rPr>
                <w:rFonts w:ascii="Times New Roman" w:hAnsi="Times New Roman" w:cs="Times New Roman"/>
              </w:rPr>
              <w:t>Failure</w:t>
            </w:r>
            <w:proofErr w:type="spellEnd"/>
            <w:r w:rsidRPr="00D81832">
              <w:rPr>
                <w:rFonts w:ascii="Times New Roman" w:hAnsi="Times New Roman" w:cs="Times New Roman"/>
              </w:rPr>
              <w:t xml:space="preserve"> </w:t>
            </w:r>
            <w:proofErr w:type="spellStart"/>
            <w:r w:rsidRPr="00D81832">
              <w:rPr>
                <w:rFonts w:ascii="Times New Roman" w:hAnsi="Times New Roman" w:cs="Times New Roman"/>
              </w:rPr>
              <w:t>vs</w:t>
            </w:r>
            <w:proofErr w:type="spellEnd"/>
            <w:r w:rsidRPr="00D81832">
              <w:rPr>
                <w:rFonts w:ascii="Times New Roman" w:hAnsi="Times New Roman" w:cs="Times New Roman"/>
              </w:rPr>
              <w:t xml:space="preserve"> </w:t>
            </w:r>
            <w:proofErr w:type="spellStart"/>
            <w:r w:rsidRPr="00D81832">
              <w:rPr>
                <w:rFonts w:ascii="Times New Roman" w:hAnsi="Times New Roman" w:cs="Times New Roman"/>
              </w:rPr>
              <w:t>Sustained</w:t>
            </w:r>
            <w:proofErr w:type="spellEnd"/>
          </w:p>
        </w:tc>
        <w:tc>
          <w:tcPr>
            <w:tcW w:w="1978" w:type="dxa"/>
            <w:hideMark/>
          </w:tcPr>
          <w:p w14:paraId="540D5AEB"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D81832">
              <w:rPr>
                <w:rFonts w:ascii="Times New Roman" w:hAnsi="Times New Roman" w:cs="Times New Roman"/>
              </w:rPr>
              <w:t>Not</w:t>
            </w:r>
            <w:proofErr w:type="spellEnd"/>
            <w:r w:rsidRPr="00D81832">
              <w:rPr>
                <w:rFonts w:ascii="Times New Roman" w:hAnsi="Times New Roman" w:cs="Times New Roman"/>
              </w:rPr>
              <w:t xml:space="preserve"> </w:t>
            </w:r>
            <w:proofErr w:type="spellStart"/>
            <w:r w:rsidRPr="00D81832">
              <w:rPr>
                <w:rFonts w:ascii="Times New Roman" w:hAnsi="Times New Roman" w:cs="Times New Roman"/>
              </w:rPr>
              <w:t>significant</w:t>
            </w:r>
            <w:proofErr w:type="spellEnd"/>
          </w:p>
        </w:tc>
      </w:tr>
      <w:tr w:rsidR="00D81832" w:rsidRPr="00D81832" w14:paraId="0E028B4A" w14:textId="77777777" w:rsidTr="00D81832">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1D946514" w14:textId="77777777" w:rsidR="00D81832" w:rsidRPr="00D81832" w:rsidRDefault="00D81832" w:rsidP="00D81832">
            <w:pPr>
              <w:jc w:val="both"/>
              <w:rPr>
                <w:rFonts w:ascii="Times New Roman" w:hAnsi="Times New Roman" w:cs="Times New Roman"/>
                <w:b w:val="0"/>
                <w:bCs w:val="0"/>
              </w:rPr>
            </w:pPr>
            <w:r w:rsidRPr="00D81832">
              <w:rPr>
                <w:rFonts w:ascii="Times New Roman" w:hAnsi="Times New Roman" w:cs="Times New Roman"/>
                <w:b w:val="0"/>
                <w:bCs w:val="0"/>
              </w:rPr>
              <w:t>TIS.IO360</w:t>
            </w:r>
          </w:p>
        </w:tc>
        <w:tc>
          <w:tcPr>
            <w:tcW w:w="835" w:type="dxa"/>
            <w:hideMark/>
          </w:tcPr>
          <w:p w14:paraId="60F66251"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0.09</w:t>
            </w:r>
          </w:p>
        </w:tc>
        <w:tc>
          <w:tcPr>
            <w:tcW w:w="1089" w:type="dxa"/>
            <w:hideMark/>
          </w:tcPr>
          <w:p w14:paraId="6726A427"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7.85</w:t>
            </w:r>
          </w:p>
        </w:tc>
        <w:tc>
          <w:tcPr>
            <w:tcW w:w="845" w:type="dxa"/>
            <w:hideMark/>
          </w:tcPr>
          <w:p w14:paraId="50744721"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0.37</w:t>
            </w:r>
          </w:p>
        </w:tc>
        <w:tc>
          <w:tcPr>
            <w:tcW w:w="1128" w:type="dxa"/>
            <w:hideMark/>
          </w:tcPr>
          <w:p w14:paraId="17D9AA76"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0.714</w:t>
            </w:r>
          </w:p>
        </w:tc>
        <w:tc>
          <w:tcPr>
            <w:tcW w:w="1269" w:type="dxa"/>
            <w:hideMark/>
          </w:tcPr>
          <w:p w14:paraId="146D32CF"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0.853</w:t>
            </w:r>
          </w:p>
        </w:tc>
        <w:tc>
          <w:tcPr>
            <w:tcW w:w="981" w:type="dxa"/>
            <w:hideMark/>
          </w:tcPr>
          <w:p w14:paraId="3C42DCAE"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-4.89</w:t>
            </w:r>
          </w:p>
        </w:tc>
        <w:tc>
          <w:tcPr>
            <w:tcW w:w="2648" w:type="dxa"/>
            <w:hideMark/>
          </w:tcPr>
          <w:p w14:paraId="11C42875"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D81832">
              <w:rPr>
                <w:rFonts w:ascii="Times New Roman" w:hAnsi="Times New Roman" w:cs="Times New Roman"/>
              </w:rPr>
              <w:t>Failure</w:t>
            </w:r>
            <w:proofErr w:type="spellEnd"/>
            <w:r w:rsidRPr="00D81832">
              <w:rPr>
                <w:rFonts w:ascii="Times New Roman" w:hAnsi="Times New Roman" w:cs="Times New Roman"/>
              </w:rPr>
              <w:t xml:space="preserve"> </w:t>
            </w:r>
            <w:proofErr w:type="spellStart"/>
            <w:r w:rsidRPr="00D81832">
              <w:rPr>
                <w:rFonts w:ascii="Times New Roman" w:hAnsi="Times New Roman" w:cs="Times New Roman"/>
              </w:rPr>
              <w:t>vs</w:t>
            </w:r>
            <w:proofErr w:type="spellEnd"/>
            <w:r w:rsidRPr="00D81832">
              <w:rPr>
                <w:rFonts w:ascii="Times New Roman" w:hAnsi="Times New Roman" w:cs="Times New Roman"/>
              </w:rPr>
              <w:t xml:space="preserve"> </w:t>
            </w:r>
            <w:proofErr w:type="spellStart"/>
            <w:r w:rsidRPr="00D81832">
              <w:rPr>
                <w:rFonts w:ascii="Times New Roman" w:hAnsi="Times New Roman" w:cs="Times New Roman"/>
              </w:rPr>
              <w:t>Sustained</w:t>
            </w:r>
            <w:proofErr w:type="spellEnd"/>
          </w:p>
        </w:tc>
        <w:tc>
          <w:tcPr>
            <w:tcW w:w="1978" w:type="dxa"/>
            <w:hideMark/>
          </w:tcPr>
          <w:p w14:paraId="2D50C0D6"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D81832">
              <w:rPr>
                <w:rFonts w:ascii="Times New Roman" w:hAnsi="Times New Roman" w:cs="Times New Roman"/>
              </w:rPr>
              <w:t>Not</w:t>
            </w:r>
            <w:proofErr w:type="spellEnd"/>
            <w:r w:rsidRPr="00D81832">
              <w:rPr>
                <w:rFonts w:ascii="Times New Roman" w:hAnsi="Times New Roman" w:cs="Times New Roman"/>
              </w:rPr>
              <w:t xml:space="preserve"> </w:t>
            </w:r>
            <w:proofErr w:type="spellStart"/>
            <w:r w:rsidRPr="00D81832">
              <w:rPr>
                <w:rFonts w:ascii="Times New Roman" w:hAnsi="Times New Roman" w:cs="Times New Roman"/>
              </w:rPr>
              <w:t>significant</w:t>
            </w:r>
            <w:proofErr w:type="spellEnd"/>
          </w:p>
        </w:tc>
      </w:tr>
      <w:tr w:rsidR="00D81832" w:rsidRPr="00D81832" w14:paraId="6072B74B" w14:textId="77777777" w:rsidTr="00D81832">
        <w:trPr>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12A65C8B" w14:textId="77777777" w:rsidR="00D81832" w:rsidRPr="00D81832" w:rsidRDefault="00D81832" w:rsidP="00D81832">
            <w:pPr>
              <w:jc w:val="both"/>
              <w:rPr>
                <w:rFonts w:ascii="Times New Roman" w:hAnsi="Times New Roman" w:cs="Times New Roman"/>
                <w:b w:val="0"/>
                <w:bCs w:val="0"/>
              </w:rPr>
            </w:pPr>
            <w:r w:rsidRPr="00D81832">
              <w:rPr>
                <w:rFonts w:ascii="Times New Roman" w:hAnsi="Times New Roman" w:cs="Times New Roman"/>
                <w:b w:val="0"/>
                <w:bCs w:val="0"/>
              </w:rPr>
              <w:t>Myeloid.IO360</w:t>
            </w:r>
          </w:p>
        </w:tc>
        <w:tc>
          <w:tcPr>
            <w:tcW w:w="835" w:type="dxa"/>
            <w:hideMark/>
          </w:tcPr>
          <w:p w14:paraId="1338FEFD"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0.06</w:t>
            </w:r>
          </w:p>
        </w:tc>
        <w:tc>
          <w:tcPr>
            <w:tcW w:w="1089" w:type="dxa"/>
            <w:hideMark/>
          </w:tcPr>
          <w:p w14:paraId="0C9AF61F"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4.89</w:t>
            </w:r>
          </w:p>
        </w:tc>
        <w:tc>
          <w:tcPr>
            <w:tcW w:w="845" w:type="dxa"/>
            <w:hideMark/>
          </w:tcPr>
          <w:p w14:paraId="2FE0BE4E"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0.35</w:t>
            </w:r>
          </w:p>
        </w:tc>
        <w:tc>
          <w:tcPr>
            <w:tcW w:w="1128" w:type="dxa"/>
            <w:hideMark/>
          </w:tcPr>
          <w:p w14:paraId="5BF19545"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0.728</w:t>
            </w:r>
          </w:p>
        </w:tc>
        <w:tc>
          <w:tcPr>
            <w:tcW w:w="1269" w:type="dxa"/>
            <w:hideMark/>
          </w:tcPr>
          <w:p w14:paraId="5DF85739"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0.853</w:t>
            </w:r>
          </w:p>
        </w:tc>
        <w:tc>
          <w:tcPr>
            <w:tcW w:w="981" w:type="dxa"/>
            <w:hideMark/>
          </w:tcPr>
          <w:p w14:paraId="1B3719C6"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-4.89</w:t>
            </w:r>
          </w:p>
        </w:tc>
        <w:tc>
          <w:tcPr>
            <w:tcW w:w="2648" w:type="dxa"/>
            <w:hideMark/>
          </w:tcPr>
          <w:p w14:paraId="78665386"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D81832">
              <w:rPr>
                <w:rFonts w:ascii="Times New Roman" w:hAnsi="Times New Roman" w:cs="Times New Roman"/>
              </w:rPr>
              <w:t>Failure</w:t>
            </w:r>
            <w:proofErr w:type="spellEnd"/>
            <w:r w:rsidRPr="00D81832">
              <w:rPr>
                <w:rFonts w:ascii="Times New Roman" w:hAnsi="Times New Roman" w:cs="Times New Roman"/>
              </w:rPr>
              <w:t xml:space="preserve"> </w:t>
            </w:r>
            <w:proofErr w:type="spellStart"/>
            <w:r w:rsidRPr="00D81832">
              <w:rPr>
                <w:rFonts w:ascii="Times New Roman" w:hAnsi="Times New Roman" w:cs="Times New Roman"/>
              </w:rPr>
              <w:t>vs</w:t>
            </w:r>
            <w:proofErr w:type="spellEnd"/>
            <w:r w:rsidRPr="00D81832">
              <w:rPr>
                <w:rFonts w:ascii="Times New Roman" w:hAnsi="Times New Roman" w:cs="Times New Roman"/>
              </w:rPr>
              <w:t xml:space="preserve"> </w:t>
            </w:r>
            <w:proofErr w:type="spellStart"/>
            <w:r w:rsidRPr="00D81832">
              <w:rPr>
                <w:rFonts w:ascii="Times New Roman" w:hAnsi="Times New Roman" w:cs="Times New Roman"/>
              </w:rPr>
              <w:t>Sustained</w:t>
            </w:r>
            <w:proofErr w:type="spellEnd"/>
          </w:p>
        </w:tc>
        <w:tc>
          <w:tcPr>
            <w:tcW w:w="1978" w:type="dxa"/>
            <w:hideMark/>
          </w:tcPr>
          <w:p w14:paraId="089F404E"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D81832">
              <w:rPr>
                <w:rFonts w:ascii="Times New Roman" w:hAnsi="Times New Roman" w:cs="Times New Roman"/>
              </w:rPr>
              <w:t>Not</w:t>
            </w:r>
            <w:proofErr w:type="spellEnd"/>
            <w:r w:rsidRPr="00D81832">
              <w:rPr>
                <w:rFonts w:ascii="Times New Roman" w:hAnsi="Times New Roman" w:cs="Times New Roman"/>
              </w:rPr>
              <w:t xml:space="preserve"> </w:t>
            </w:r>
            <w:proofErr w:type="spellStart"/>
            <w:r w:rsidRPr="00D81832">
              <w:rPr>
                <w:rFonts w:ascii="Times New Roman" w:hAnsi="Times New Roman" w:cs="Times New Roman"/>
              </w:rPr>
              <w:t>significant</w:t>
            </w:r>
            <w:proofErr w:type="spellEnd"/>
          </w:p>
        </w:tc>
      </w:tr>
      <w:tr w:rsidR="00D81832" w:rsidRPr="00D81832" w14:paraId="5F9F86FA" w14:textId="77777777" w:rsidTr="00D81832">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2BEE929C" w14:textId="77777777" w:rsidR="00D81832" w:rsidRPr="00D81832" w:rsidRDefault="00D81832" w:rsidP="00D81832">
            <w:pPr>
              <w:jc w:val="both"/>
              <w:rPr>
                <w:rFonts w:ascii="Times New Roman" w:hAnsi="Times New Roman" w:cs="Times New Roman"/>
                <w:b w:val="0"/>
                <w:bCs w:val="0"/>
              </w:rPr>
            </w:pPr>
            <w:r w:rsidRPr="00D81832">
              <w:rPr>
                <w:rFonts w:ascii="Times New Roman" w:hAnsi="Times New Roman" w:cs="Times New Roman"/>
                <w:b w:val="0"/>
                <w:bCs w:val="0"/>
              </w:rPr>
              <w:lastRenderedPageBreak/>
              <w:t>CD45.IO360</w:t>
            </w:r>
          </w:p>
        </w:tc>
        <w:tc>
          <w:tcPr>
            <w:tcW w:w="835" w:type="dxa"/>
            <w:hideMark/>
          </w:tcPr>
          <w:p w14:paraId="7A7B46C1"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0.04</w:t>
            </w:r>
          </w:p>
        </w:tc>
        <w:tc>
          <w:tcPr>
            <w:tcW w:w="1089" w:type="dxa"/>
            <w:hideMark/>
          </w:tcPr>
          <w:p w14:paraId="66566361"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7.65</w:t>
            </w:r>
          </w:p>
        </w:tc>
        <w:tc>
          <w:tcPr>
            <w:tcW w:w="845" w:type="dxa"/>
            <w:hideMark/>
          </w:tcPr>
          <w:p w14:paraId="1B2F7774"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0.35</w:t>
            </w:r>
          </w:p>
        </w:tc>
        <w:tc>
          <w:tcPr>
            <w:tcW w:w="1128" w:type="dxa"/>
            <w:hideMark/>
          </w:tcPr>
          <w:p w14:paraId="0706503F"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0.729</w:t>
            </w:r>
          </w:p>
        </w:tc>
        <w:tc>
          <w:tcPr>
            <w:tcW w:w="1269" w:type="dxa"/>
            <w:hideMark/>
          </w:tcPr>
          <w:p w14:paraId="18412FB8"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0.853</w:t>
            </w:r>
          </w:p>
        </w:tc>
        <w:tc>
          <w:tcPr>
            <w:tcW w:w="981" w:type="dxa"/>
            <w:hideMark/>
          </w:tcPr>
          <w:p w14:paraId="17D06D7A"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-4.89</w:t>
            </w:r>
          </w:p>
        </w:tc>
        <w:tc>
          <w:tcPr>
            <w:tcW w:w="2648" w:type="dxa"/>
            <w:hideMark/>
          </w:tcPr>
          <w:p w14:paraId="78877CD8"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D81832">
              <w:rPr>
                <w:rFonts w:ascii="Times New Roman" w:hAnsi="Times New Roman" w:cs="Times New Roman"/>
              </w:rPr>
              <w:t>Failure</w:t>
            </w:r>
            <w:proofErr w:type="spellEnd"/>
            <w:r w:rsidRPr="00D81832">
              <w:rPr>
                <w:rFonts w:ascii="Times New Roman" w:hAnsi="Times New Roman" w:cs="Times New Roman"/>
              </w:rPr>
              <w:t xml:space="preserve"> </w:t>
            </w:r>
            <w:proofErr w:type="spellStart"/>
            <w:r w:rsidRPr="00D81832">
              <w:rPr>
                <w:rFonts w:ascii="Times New Roman" w:hAnsi="Times New Roman" w:cs="Times New Roman"/>
              </w:rPr>
              <w:t>vs</w:t>
            </w:r>
            <w:proofErr w:type="spellEnd"/>
            <w:r w:rsidRPr="00D81832">
              <w:rPr>
                <w:rFonts w:ascii="Times New Roman" w:hAnsi="Times New Roman" w:cs="Times New Roman"/>
              </w:rPr>
              <w:t xml:space="preserve"> </w:t>
            </w:r>
            <w:proofErr w:type="spellStart"/>
            <w:r w:rsidRPr="00D81832">
              <w:rPr>
                <w:rFonts w:ascii="Times New Roman" w:hAnsi="Times New Roman" w:cs="Times New Roman"/>
              </w:rPr>
              <w:t>Sustained</w:t>
            </w:r>
            <w:proofErr w:type="spellEnd"/>
          </w:p>
        </w:tc>
        <w:tc>
          <w:tcPr>
            <w:tcW w:w="1978" w:type="dxa"/>
            <w:hideMark/>
          </w:tcPr>
          <w:p w14:paraId="00CD50C0"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D81832">
              <w:rPr>
                <w:rFonts w:ascii="Times New Roman" w:hAnsi="Times New Roman" w:cs="Times New Roman"/>
              </w:rPr>
              <w:t>Not</w:t>
            </w:r>
            <w:proofErr w:type="spellEnd"/>
            <w:r w:rsidRPr="00D81832">
              <w:rPr>
                <w:rFonts w:ascii="Times New Roman" w:hAnsi="Times New Roman" w:cs="Times New Roman"/>
              </w:rPr>
              <w:t xml:space="preserve"> </w:t>
            </w:r>
            <w:proofErr w:type="spellStart"/>
            <w:r w:rsidRPr="00D81832">
              <w:rPr>
                <w:rFonts w:ascii="Times New Roman" w:hAnsi="Times New Roman" w:cs="Times New Roman"/>
              </w:rPr>
              <w:t>significant</w:t>
            </w:r>
            <w:proofErr w:type="spellEnd"/>
          </w:p>
        </w:tc>
      </w:tr>
      <w:tr w:rsidR="00D81832" w:rsidRPr="00D81832" w14:paraId="42DF83F4" w14:textId="77777777" w:rsidTr="00D81832">
        <w:trPr>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060A0BA1" w14:textId="77777777" w:rsidR="00D81832" w:rsidRPr="00D81832" w:rsidRDefault="00D81832" w:rsidP="00D81832">
            <w:pPr>
              <w:jc w:val="both"/>
              <w:rPr>
                <w:rFonts w:ascii="Times New Roman" w:hAnsi="Times New Roman" w:cs="Times New Roman"/>
                <w:b w:val="0"/>
                <w:bCs w:val="0"/>
              </w:rPr>
            </w:pPr>
            <w:r w:rsidRPr="00D81832">
              <w:rPr>
                <w:rFonts w:ascii="Times New Roman" w:hAnsi="Times New Roman" w:cs="Times New Roman"/>
                <w:b w:val="0"/>
                <w:bCs w:val="0"/>
              </w:rPr>
              <w:t>Neutrophils.IO360</w:t>
            </w:r>
          </w:p>
        </w:tc>
        <w:tc>
          <w:tcPr>
            <w:tcW w:w="835" w:type="dxa"/>
            <w:hideMark/>
          </w:tcPr>
          <w:p w14:paraId="4A6CC028"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0.07</w:t>
            </w:r>
          </w:p>
        </w:tc>
        <w:tc>
          <w:tcPr>
            <w:tcW w:w="1089" w:type="dxa"/>
            <w:hideMark/>
          </w:tcPr>
          <w:p w14:paraId="49149FDD"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4.04</w:t>
            </w:r>
          </w:p>
        </w:tc>
        <w:tc>
          <w:tcPr>
            <w:tcW w:w="845" w:type="dxa"/>
            <w:hideMark/>
          </w:tcPr>
          <w:p w14:paraId="3745B940"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0.30</w:t>
            </w:r>
          </w:p>
        </w:tc>
        <w:tc>
          <w:tcPr>
            <w:tcW w:w="1128" w:type="dxa"/>
            <w:hideMark/>
          </w:tcPr>
          <w:p w14:paraId="08E0AF89"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0.765</w:t>
            </w:r>
          </w:p>
        </w:tc>
        <w:tc>
          <w:tcPr>
            <w:tcW w:w="1269" w:type="dxa"/>
            <w:hideMark/>
          </w:tcPr>
          <w:p w14:paraId="2EBAC1BC"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0.874</w:t>
            </w:r>
          </w:p>
        </w:tc>
        <w:tc>
          <w:tcPr>
            <w:tcW w:w="981" w:type="dxa"/>
            <w:hideMark/>
          </w:tcPr>
          <w:p w14:paraId="4DA70E28"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-4.90</w:t>
            </w:r>
          </w:p>
        </w:tc>
        <w:tc>
          <w:tcPr>
            <w:tcW w:w="2648" w:type="dxa"/>
            <w:hideMark/>
          </w:tcPr>
          <w:p w14:paraId="7C1928F7"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D81832">
              <w:rPr>
                <w:rFonts w:ascii="Times New Roman" w:hAnsi="Times New Roman" w:cs="Times New Roman"/>
              </w:rPr>
              <w:t>Failure</w:t>
            </w:r>
            <w:proofErr w:type="spellEnd"/>
            <w:r w:rsidRPr="00D81832">
              <w:rPr>
                <w:rFonts w:ascii="Times New Roman" w:hAnsi="Times New Roman" w:cs="Times New Roman"/>
              </w:rPr>
              <w:t xml:space="preserve"> </w:t>
            </w:r>
            <w:proofErr w:type="spellStart"/>
            <w:r w:rsidRPr="00D81832">
              <w:rPr>
                <w:rFonts w:ascii="Times New Roman" w:hAnsi="Times New Roman" w:cs="Times New Roman"/>
              </w:rPr>
              <w:t>vs</w:t>
            </w:r>
            <w:proofErr w:type="spellEnd"/>
            <w:r w:rsidRPr="00D81832">
              <w:rPr>
                <w:rFonts w:ascii="Times New Roman" w:hAnsi="Times New Roman" w:cs="Times New Roman"/>
              </w:rPr>
              <w:t xml:space="preserve"> </w:t>
            </w:r>
            <w:proofErr w:type="spellStart"/>
            <w:r w:rsidRPr="00D81832">
              <w:rPr>
                <w:rFonts w:ascii="Times New Roman" w:hAnsi="Times New Roman" w:cs="Times New Roman"/>
              </w:rPr>
              <w:t>Sustained</w:t>
            </w:r>
            <w:proofErr w:type="spellEnd"/>
          </w:p>
        </w:tc>
        <w:tc>
          <w:tcPr>
            <w:tcW w:w="1978" w:type="dxa"/>
            <w:hideMark/>
          </w:tcPr>
          <w:p w14:paraId="6C458A82"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D81832">
              <w:rPr>
                <w:rFonts w:ascii="Times New Roman" w:hAnsi="Times New Roman" w:cs="Times New Roman"/>
              </w:rPr>
              <w:t>Not</w:t>
            </w:r>
            <w:proofErr w:type="spellEnd"/>
            <w:r w:rsidRPr="00D81832">
              <w:rPr>
                <w:rFonts w:ascii="Times New Roman" w:hAnsi="Times New Roman" w:cs="Times New Roman"/>
              </w:rPr>
              <w:t xml:space="preserve"> </w:t>
            </w:r>
            <w:proofErr w:type="spellStart"/>
            <w:r w:rsidRPr="00D81832">
              <w:rPr>
                <w:rFonts w:ascii="Times New Roman" w:hAnsi="Times New Roman" w:cs="Times New Roman"/>
              </w:rPr>
              <w:t>significant</w:t>
            </w:r>
            <w:proofErr w:type="spellEnd"/>
          </w:p>
        </w:tc>
      </w:tr>
      <w:tr w:rsidR="00D81832" w:rsidRPr="00D81832" w14:paraId="640F3762" w14:textId="77777777" w:rsidTr="00D81832">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13D602AE" w14:textId="77777777" w:rsidR="00D81832" w:rsidRPr="00D81832" w:rsidRDefault="00D81832" w:rsidP="00D81832">
            <w:pPr>
              <w:jc w:val="both"/>
              <w:rPr>
                <w:rFonts w:ascii="Times New Roman" w:hAnsi="Times New Roman" w:cs="Times New Roman"/>
                <w:b w:val="0"/>
                <w:bCs w:val="0"/>
              </w:rPr>
            </w:pPr>
            <w:r w:rsidRPr="00D81832">
              <w:rPr>
                <w:rFonts w:ascii="Times New Roman" w:hAnsi="Times New Roman" w:cs="Times New Roman"/>
                <w:b w:val="0"/>
                <w:bCs w:val="0"/>
              </w:rPr>
              <w:t>IFN Gamma.IO360</w:t>
            </w:r>
          </w:p>
        </w:tc>
        <w:tc>
          <w:tcPr>
            <w:tcW w:w="835" w:type="dxa"/>
            <w:hideMark/>
          </w:tcPr>
          <w:p w14:paraId="14319B4A"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0.07</w:t>
            </w:r>
          </w:p>
        </w:tc>
        <w:tc>
          <w:tcPr>
            <w:tcW w:w="1089" w:type="dxa"/>
            <w:hideMark/>
          </w:tcPr>
          <w:p w14:paraId="4E1F23B3"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6.21</w:t>
            </w:r>
          </w:p>
        </w:tc>
        <w:tc>
          <w:tcPr>
            <w:tcW w:w="845" w:type="dxa"/>
            <w:hideMark/>
          </w:tcPr>
          <w:p w14:paraId="1BA95E40"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0.23</w:t>
            </w:r>
          </w:p>
        </w:tc>
        <w:tc>
          <w:tcPr>
            <w:tcW w:w="1128" w:type="dxa"/>
            <w:hideMark/>
          </w:tcPr>
          <w:p w14:paraId="4B917705"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0.819</w:t>
            </w:r>
          </w:p>
        </w:tc>
        <w:tc>
          <w:tcPr>
            <w:tcW w:w="1269" w:type="dxa"/>
            <w:hideMark/>
          </w:tcPr>
          <w:p w14:paraId="268FD661"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0.915</w:t>
            </w:r>
          </w:p>
        </w:tc>
        <w:tc>
          <w:tcPr>
            <w:tcW w:w="981" w:type="dxa"/>
            <w:hideMark/>
          </w:tcPr>
          <w:p w14:paraId="77201FBA"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-4.91</w:t>
            </w:r>
          </w:p>
        </w:tc>
        <w:tc>
          <w:tcPr>
            <w:tcW w:w="2648" w:type="dxa"/>
            <w:hideMark/>
          </w:tcPr>
          <w:p w14:paraId="6772D78B"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D81832">
              <w:rPr>
                <w:rFonts w:ascii="Times New Roman" w:hAnsi="Times New Roman" w:cs="Times New Roman"/>
              </w:rPr>
              <w:t>Failure</w:t>
            </w:r>
            <w:proofErr w:type="spellEnd"/>
            <w:r w:rsidRPr="00D81832">
              <w:rPr>
                <w:rFonts w:ascii="Times New Roman" w:hAnsi="Times New Roman" w:cs="Times New Roman"/>
              </w:rPr>
              <w:t xml:space="preserve"> </w:t>
            </w:r>
            <w:proofErr w:type="spellStart"/>
            <w:r w:rsidRPr="00D81832">
              <w:rPr>
                <w:rFonts w:ascii="Times New Roman" w:hAnsi="Times New Roman" w:cs="Times New Roman"/>
              </w:rPr>
              <w:t>vs</w:t>
            </w:r>
            <w:proofErr w:type="spellEnd"/>
            <w:r w:rsidRPr="00D81832">
              <w:rPr>
                <w:rFonts w:ascii="Times New Roman" w:hAnsi="Times New Roman" w:cs="Times New Roman"/>
              </w:rPr>
              <w:t xml:space="preserve"> </w:t>
            </w:r>
            <w:proofErr w:type="spellStart"/>
            <w:r w:rsidRPr="00D81832">
              <w:rPr>
                <w:rFonts w:ascii="Times New Roman" w:hAnsi="Times New Roman" w:cs="Times New Roman"/>
              </w:rPr>
              <w:t>Sustained</w:t>
            </w:r>
            <w:proofErr w:type="spellEnd"/>
          </w:p>
        </w:tc>
        <w:tc>
          <w:tcPr>
            <w:tcW w:w="1978" w:type="dxa"/>
            <w:hideMark/>
          </w:tcPr>
          <w:p w14:paraId="3BC3DD57"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D81832">
              <w:rPr>
                <w:rFonts w:ascii="Times New Roman" w:hAnsi="Times New Roman" w:cs="Times New Roman"/>
              </w:rPr>
              <w:t>Not</w:t>
            </w:r>
            <w:proofErr w:type="spellEnd"/>
            <w:r w:rsidRPr="00D81832">
              <w:rPr>
                <w:rFonts w:ascii="Times New Roman" w:hAnsi="Times New Roman" w:cs="Times New Roman"/>
              </w:rPr>
              <w:t xml:space="preserve"> </w:t>
            </w:r>
            <w:proofErr w:type="spellStart"/>
            <w:r w:rsidRPr="00D81832">
              <w:rPr>
                <w:rFonts w:ascii="Times New Roman" w:hAnsi="Times New Roman" w:cs="Times New Roman"/>
              </w:rPr>
              <w:t>significant</w:t>
            </w:r>
            <w:proofErr w:type="spellEnd"/>
          </w:p>
        </w:tc>
      </w:tr>
      <w:tr w:rsidR="00D81832" w:rsidRPr="00D81832" w14:paraId="14804C0F" w14:textId="77777777" w:rsidTr="00D81832">
        <w:trPr>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36CC9035" w14:textId="77777777" w:rsidR="00D81832" w:rsidRPr="00D81832" w:rsidRDefault="00D81832" w:rsidP="00D81832">
            <w:pPr>
              <w:jc w:val="both"/>
              <w:rPr>
                <w:rFonts w:ascii="Times New Roman" w:hAnsi="Times New Roman" w:cs="Times New Roman"/>
                <w:b w:val="0"/>
                <w:bCs w:val="0"/>
              </w:rPr>
            </w:pPr>
            <w:r w:rsidRPr="00D81832">
              <w:rPr>
                <w:rFonts w:ascii="Times New Roman" w:hAnsi="Times New Roman" w:cs="Times New Roman"/>
                <w:b w:val="0"/>
                <w:bCs w:val="0"/>
              </w:rPr>
              <w:t>TIGIT.IO360</w:t>
            </w:r>
          </w:p>
        </w:tc>
        <w:tc>
          <w:tcPr>
            <w:tcW w:w="835" w:type="dxa"/>
            <w:hideMark/>
          </w:tcPr>
          <w:p w14:paraId="60C5006B"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0.05</w:t>
            </w:r>
          </w:p>
        </w:tc>
        <w:tc>
          <w:tcPr>
            <w:tcW w:w="1089" w:type="dxa"/>
            <w:hideMark/>
          </w:tcPr>
          <w:p w14:paraId="00ADE76F"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6.75</w:t>
            </w:r>
          </w:p>
        </w:tc>
        <w:tc>
          <w:tcPr>
            <w:tcW w:w="845" w:type="dxa"/>
            <w:hideMark/>
          </w:tcPr>
          <w:p w14:paraId="2A9449A5"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0.16</w:t>
            </w:r>
          </w:p>
        </w:tc>
        <w:tc>
          <w:tcPr>
            <w:tcW w:w="1128" w:type="dxa"/>
            <w:hideMark/>
          </w:tcPr>
          <w:p w14:paraId="15D9FAE3"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0.870</w:t>
            </w:r>
          </w:p>
        </w:tc>
        <w:tc>
          <w:tcPr>
            <w:tcW w:w="1269" w:type="dxa"/>
            <w:hideMark/>
          </w:tcPr>
          <w:p w14:paraId="667AA16E"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0.949</w:t>
            </w:r>
          </w:p>
        </w:tc>
        <w:tc>
          <w:tcPr>
            <w:tcW w:w="981" w:type="dxa"/>
            <w:hideMark/>
          </w:tcPr>
          <w:p w14:paraId="098FDBAF"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-4.91</w:t>
            </w:r>
          </w:p>
        </w:tc>
        <w:tc>
          <w:tcPr>
            <w:tcW w:w="2648" w:type="dxa"/>
            <w:hideMark/>
          </w:tcPr>
          <w:p w14:paraId="59EBFCF0"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D81832">
              <w:rPr>
                <w:rFonts w:ascii="Times New Roman" w:hAnsi="Times New Roman" w:cs="Times New Roman"/>
              </w:rPr>
              <w:t>Failure</w:t>
            </w:r>
            <w:proofErr w:type="spellEnd"/>
            <w:r w:rsidRPr="00D81832">
              <w:rPr>
                <w:rFonts w:ascii="Times New Roman" w:hAnsi="Times New Roman" w:cs="Times New Roman"/>
              </w:rPr>
              <w:t xml:space="preserve"> </w:t>
            </w:r>
            <w:proofErr w:type="spellStart"/>
            <w:r w:rsidRPr="00D81832">
              <w:rPr>
                <w:rFonts w:ascii="Times New Roman" w:hAnsi="Times New Roman" w:cs="Times New Roman"/>
              </w:rPr>
              <w:t>vs</w:t>
            </w:r>
            <w:proofErr w:type="spellEnd"/>
            <w:r w:rsidRPr="00D81832">
              <w:rPr>
                <w:rFonts w:ascii="Times New Roman" w:hAnsi="Times New Roman" w:cs="Times New Roman"/>
              </w:rPr>
              <w:t xml:space="preserve"> </w:t>
            </w:r>
            <w:proofErr w:type="spellStart"/>
            <w:r w:rsidRPr="00D81832">
              <w:rPr>
                <w:rFonts w:ascii="Times New Roman" w:hAnsi="Times New Roman" w:cs="Times New Roman"/>
              </w:rPr>
              <w:t>Sustained</w:t>
            </w:r>
            <w:proofErr w:type="spellEnd"/>
          </w:p>
        </w:tc>
        <w:tc>
          <w:tcPr>
            <w:tcW w:w="1978" w:type="dxa"/>
            <w:hideMark/>
          </w:tcPr>
          <w:p w14:paraId="4D536CC3"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D81832">
              <w:rPr>
                <w:rFonts w:ascii="Times New Roman" w:hAnsi="Times New Roman" w:cs="Times New Roman"/>
              </w:rPr>
              <w:t>Not</w:t>
            </w:r>
            <w:proofErr w:type="spellEnd"/>
            <w:r w:rsidRPr="00D81832">
              <w:rPr>
                <w:rFonts w:ascii="Times New Roman" w:hAnsi="Times New Roman" w:cs="Times New Roman"/>
              </w:rPr>
              <w:t xml:space="preserve"> </w:t>
            </w:r>
            <w:proofErr w:type="spellStart"/>
            <w:r w:rsidRPr="00D81832">
              <w:rPr>
                <w:rFonts w:ascii="Times New Roman" w:hAnsi="Times New Roman" w:cs="Times New Roman"/>
              </w:rPr>
              <w:t>significant</w:t>
            </w:r>
            <w:proofErr w:type="spellEnd"/>
          </w:p>
        </w:tc>
      </w:tr>
      <w:tr w:rsidR="00D81832" w:rsidRPr="00D81832" w14:paraId="4DA35E65" w14:textId="77777777" w:rsidTr="00D81832">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18F29F69" w14:textId="77777777" w:rsidR="00D81832" w:rsidRPr="00D81832" w:rsidRDefault="00D81832" w:rsidP="00D81832">
            <w:pPr>
              <w:jc w:val="both"/>
              <w:rPr>
                <w:rFonts w:ascii="Times New Roman" w:hAnsi="Times New Roman" w:cs="Times New Roman"/>
                <w:b w:val="0"/>
                <w:bCs w:val="0"/>
              </w:rPr>
            </w:pPr>
            <w:r w:rsidRPr="00D81832">
              <w:rPr>
                <w:rFonts w:ascii="Times New Roman" w:hAnsi="Times New Roman" w:cs="Times New Roman"/>
                <w:b w:val="0"/>
                <w:bCs w:val="0"/>
              </w:rPr>
              <w:t>MSI Predictor.IO360</w:t>
            </w:r>
          </w:p>
        </w:tc>
        <w:tc>
          <w:tcPr>
            <w:tcW w:w="835" w:type="dxa"/>
            <w:hideMark/>
          </w:tcPr>
          <w:p w14:paraId="2EDA4F52"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0.00</w:t>
            </w:r>
          </w:p>
        </w:tc>
        <w:tc>
          <w:tcPr>
            <w:tcW w:w="1089" w:type="dxa"/>
            <w:hideMark/>
          </w:tcPr>
          <w:p w14:paraId="0821BDE8"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0.22</w:t>
            </w:r>
          </w:p>
        </w:tc>
        <w:tc>
          <w:tcPr>
            <w:tcW w:w="845" w:type="dxa"/>
            <w:hideMark/>
          </w:tcPr>
          <w:p w14:paraId="117F1AD7"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-0.10</w:t>
            </w:r>
          </w:p>
        </w:tc>
        <w:tc>
          <w:tcPr>
            <w:tcW w:w="1128" w:type="dxa"/>
            <w:hideMark/>
          </w:tcPr>
          <w:p w14:paraId="54356E5D"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0.923</w:t>
            </w:r>
          </w:p>
        </w:tc>
        <w:tc>
          <w:tcPr>
            <w:tcW w:w="1269" w:type="dxa"/>
            <w:hideMark/>
          </w:tcPr>
          <w:p w14:paraId="20D7D1D5"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0.985</w:t>
            </w:r>
          </w:p>
        </w:tc>
        <w:tc>
          <w:tcPr>
            <w:tcW w:w="981" w:type="dxa"/>
            <w:hideMark/>
          </w:tcPr>
          <w:p w14:paraId="1299AF60"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-4.92</w:t>
            </w:r>
          </w:p>
        </w:tc>
        <w:tc>
          <w:tcPr>
            <w:tcW w:w="2648" w:type="dxa"/>
            <w:hideMark/>
          </w:tcPr>
          <w:p w14:paraId="1A691B00"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D81832">
              <w:rPr>
                <w:rFonts w:ascii="Times New Roman" w:hAnsi="Times New Roman" w:cs="Times New Roman"/>
              </w:rPr>
              <w:t>Failure</w:t>
            </w:r>
            <w:proofErr w:type="spellEnd"/>
            <w:r w:rsidRPr="00D81832">
              <w:rPr>
                <w:rFonts w:ascii="Times New Roman" w:hAnsi="Times New Roman" w:cs="Times New Roman"/>
              </w:rPr>
              <w:t xml:space="preserve"> </w:t>
            </w:r>
            <w:proofErr w:type="spellStart"/>
            <w:r w:rsidRPr="00D81832">
              <w:rPr>
                <w:rFonts w:ascii="Times New Roman" w:hAnsi="Times New Roman" w:cs="Times New Roman"/>
              </w:rPr>
              <w:t>vs</w:t>
            </w:r>
            <w:proofErr w:type="spellEnd"/>
            <w:r w:rsidRPr="00D81832">
              <w:rPr>
                <w:rFonts w:ascii="Times New Roman" w:hAnsi="Times New Roman" w:cs="Times New Roman"/>
              </w:rPr>
              <w:t xml:space="preserve"> </w:t>
            </w:r>
            <w:proofErr w:type="spellStart"/>
            <w:r w:rsidRPr="00D81832">
              <w:rPr>
                <w:rFonts w:ascii="Times New Roman" w:hAnsi="Times New Roman" w:cs="Times New Roman"/>
              </w:rPr>
              <w:t>Sustained</w:t>
            </w:r>
            <w:proofErr w:type="spellEnd"/>
          </w:p>
        </w:tc>
        <w:tc>
          <w:tcPr>
            <w:tcW w:w="1978" w:type="dxa"/>
            <w:hideMark/>
          </w:tcPr>
          <w:p w14:paraId="4D3D8EFD"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D81832">
              <w:rPr>
                <w:rFonts w:ascii="Times New Roman" w:hAnsi="Times New Roman" w:cs="Times New Roman"/>
              </w:rPr>
              <w:t>Not</w:t>
            </w:r>
            <w:proofErr w:type="spellEnd"/>
            <w:r w:rsidRPr="00D81832">
              <w:rPr>
                <w:rFonts w:ascii="Times New Roman" w:hAnsi="Times New Roman" w:cs="Times New Roman"/>
              </w:rPr>
              <w:t xml:space="preserve"> </w:t>
            </w:r>
            <w:proofErr w:type="spellStart"/>
            <w:r w:rsidRPr="00D81832">
              <w:rPr>
                <w:rFonts w:ascii="Times New Roman" w:hAnsi="Times New Roman" w:cs="Times New Roman"/>
              </w:rPr>
              <w:t>significant</w:t>
            </w:r>
            <w:proofErr w:type="spellEnd"/>
          </w:p>
        </w:tc>
      </w:tr>
      <w:tr w:rsidR="00D81832" w:rsidRPr="00D81832" w14:paraId="6A7DC8CA" w14:textId="77777777" w:rsidTr="00D81832">
        <w:trPr>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0F692468" w14:textId="77777777" w:rsidR="00D81832" w:rsidRPr="00D81832" w:rsidRDefault="00D81832" w:rsidP="00D81832">
            <w:pPr>
              <w:jc w:val="both"/>
              <w:rPr>
                <w:rFonts w:ascii="Times New Roman" w:hAnsi="Times New Roman" w:cs="Times New Roman"/>
                <w:b w:val="0"/>
                <w:bCs w:val="0"/>
              </w:rPr>
            </w:pPr>
            <w:r w:rsidRPr="00D81832">
              <w:rPr>
                <w:rFonts w:ascii="Times New Roman" w:hAnsi="Times New Roman" w:cs="Times New Roman"/>
                <w:b w:val="0"/>
                <w:bCs w:val="0"/>
              </w:rPr>
              <w:t>Macrophages.IO360</w:t>
            </w:r>
          </w:p>
        </w:tc>
        <w:tc>
          <w:tcPr>
            <w:tcW w:w="835" w:type="dxa"/>
            <w:hideMark/>
          </w:tcPr>
          <w:p w14:paraId="4FA669D8"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0.00</w:t>
            </w:r>
          </w:p>
        </w:tc>
        <w:tc>
          <w:tcPr>
            <w:tcW w:w="1089" w:type="dxa"/>
            <w:hideMark/>
          </w:tcPr>
          <w:p w14:paraId="3E3768EC"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5.68</w:t>
            </w:r>
          </w:p>
        </w:tc>
        <w:tc>
          <w:tcPr>
            <w:tcW w:w="845" w:type="dxa"/>
            <w:hideMark/>
          </w:tcPr>
          <w:p w14:paraId="6EC0FD53"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0.03</w:t>
            </w:r>
          </w:p>
        </w:tc>
        <w:tc>
          <w:tcPr>
            <w:tcW w:w="1128" w:type="dxa"/>
            <w:hideMark/>
          </w:tcPr>
          <w:p w14:paraId="7CC33FF3"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0.979</w:t>
            </w:r>
          </w:p>
        </w:tc>
        <w:tc>
          <w:tcPr>
            <w:tcW w:w="1269" w:type="dxa"/>
            <w:hideMark/>
          </w:tcPr>
          <w:p w14:paraId="69795592"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0.990</w:t>
            </w:r>
          </w:p>
        </w:tc>
        <w:tc>
          <w:tcPr>
            <w:tcW w:w="981" w:type="dxa"/>
            <w:hideMark/>
          </w:tcPr>
          <w:p w14:paraId="6ED4AB76"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-4.92</w:t>
            </w:r>
          </w:p>
        </w:tc>
        <w:tc>
          <w:tcPr>
            <w:tcW w:w="2648" w:type="dxa"/>
            <w:hideMark/>
          </w:tcPr>
          <w:p w14:paraId="1CED16F2"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D81832">
              <w:rPr>
                <w:rFonts w:ascii="Times New Roman" w:hAnsi="Times New Roman" w:cs="Times New Roman"/>
              </w:rPr>
              <w:t>Failure</w:t>
            </w:r>
            <w:proofErr w:type="spellEnd"/>
            <w:r w:rsidRPr="00D81832">
              <w:rPr>
                <w:rFonts w:ascii="Times New Roman" w:hAnsi="Times New Roman" w:cs="Times New Roman"/>
              </w:rPr>
              <w:t xml:space="preserve"> </w:t>
            </w:r>
            <w:proofErr w:type="spellStart"/>
            <w:r w:rsidRPr="00D81832">
              <w:rPr>
                <w:rFonts w:ascii="Times New Roman" w:hAnsi="Times New Roman" w:cs="Times New Roman"/>
              </w:rPr>
              <w:t>vs</w:t>
            </w:r>
            <w:proofErr w:type="spellEnd"/>
            <w:r w:rsidRPr="00D81832">
              <w:rPr>
                <w:rFonts w:ascii="Times New Roman" w:hAnsi="Times New Roman" w:cs="Times New Roman"/>
              </w:rPr>
              <w:t xml:space="preserve"> </w:t>
            </w:r>
            <w:proofErr w:type="spellStart"/>
            <w:r w:rsidRPr="00D81832">
              <w:rPr>
                <w:rFonts w:ascii="Times New Roman" w:hAnsi="Times New Roman" w:cs="Times New Roman"/>
              </w:rPr>
              <w:t>Sustained</w:t>
            </w:r>
            <w:proofErr w:type="spellEnd"/>
          </w:p>
        </w:tc>
        <w:tc>
          <w:tcPr>
            <w:tcW w:w="1978" w:type="dxa"/>
            <w:hideMark/>
          </w:tcPr>
          <w:p w14:paraId="4E95F8FC"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D81832">
              <w:rPr>
                <w:rFonts w:ascii="Times New Roman" w:hAnsi="Times New Roman" w:cs="Times New Roman"/>
              </w:rPr>
              <w:t>Not</w:t>
            </w:r>
            <w:proofErr w:type="spellEnd"/>
            <w:r w:rsidRPr="00D81832">
              <w:rPr>
                <w:rFonts w:ascii="Times New Roman" w:hAnsi="Times New Roman" w:cs="Times New Roman"/>
              </w:rPr>
              <w:t xml:space="preserve"> </w:t>
            </w:r>
            <w:proofErr w:type="spellStart"/>
            <w:r w:rsidRPr="00D81832">
              <w:rPr>
                <w:rFonts w:ascii="Times New Roman" w:hAnsi="Times New Roman" w:cs="Times New Roman"/>
              </w:rPr>
              <w:t>significant</w:t>
            </w:r>
            <w:proofErr w:type="spellEnd"/>
          </w:p>
        </w:tc>
      </w:tr>
      <w:tr w:rsidR="00D81832" w:rsidRPr="00D81832" w14:paraId="30CD531C" w14:textId="77777777" w:rsidTr="00D81832">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253" w:type="dxa"/>
            <w:hideMark/>
          </w:tcPr>
          <w:p w14:paraId="768CE723" w14:textId="77777777" w:rsidR="00D81832" w:rsidRPr="00D81832" w:rsidRDefault="00D81832" w:rsidP="00D81832">
            <w:pPr>
              <w:jc w:val="both"/>
              <w:rPr>
                <w:rFonts w:ascii="Times New Roman" w:hAnsi="Times New Roman" w:cs="Times New Roman"/>
                <w:b w:val="0"/>
                <w:bCs w:val="0"/>
              </w:rPr>
            </w:pPr>
            <w:r w:rsidRPr="00D81832">
              <w:rPr>
                <w:rFonts w:ascii="Times New Roman" w:hAnsi="Times New Roman" w:cs="Times New Roman"/>
                <w:b w:val="0"/>
                <w:bCs w:val="0"/>
              </w:rPr>
              <w:t>MHC2.IO360</w:t>
            </w:r>
          </w:p>
        </w:tc>
        <w:tc>
          <w:tcPr>
            <w:tcW w:w="835" w:type="dxa"/>
            <w:hideMark/>
          </w:tcPr>
          <w:p w14:paraId="168C304A"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0.00</w:t>
            </w:r>
          </w:p>
        </w:tc>
        <w:tc>
          <w:tcPr>
            <w:tcW w:w="1089" w:type="dxa"/>
            <w:hideMark/>
          </w:tcPr>
          <w:p w14:paraId="1B25430E"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6.37</w:t>
            </w:r>
          </w:p>
        </w:tc>
        <w:tc>
          <w:tcPr>
            <w:tcW w:w="845" w:type="dxa"/>
            <w:hideMark/>
          </w:tcPr>
          <w:p w14:paraId="7F8A1E17"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0.03</w:t>
            </w:r>
          </w:p>
        </w:tc>
        <w:tc>
          <w:tcPr>
            <w:tcW w:w="1128" w:type="dxa"/>
            <w:hideMark/>
          </w:tcPr>
          <w:p w14:paraId="70B1466C"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0.980</w:t>
            </w:r>
          </w:p>
        </w:tc>
        <w:tc>
          <w:tcPr>
            <w:tcW w:w="1269" w:type="dxa"/>
            <w:hideMark/>
          </w:tcPr>
          <w:p w14:paraId="5BE796FE"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0.990</w:t>
            </w:r>
          </w:p>
        </w:tc>
        <w:tc>
          <w:tcPr>
            <w:tcW w:w="981" w:type="dxa"/>
            <w:hideMark/>
          </w:tcPr>
          <w:p w14:paraId="5E986E8E"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-4.92</w:t>
            </w:r>
          </w:p>
        </w:tc>
        <w:tc>
          <w:tcPr>
            <w:tcW w:w="2648" w:type="dxa"/>
            <w:hideMark/>
          </w:tcPr>
          <w:p w14:paraId="6AA6473D"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D81832">
              <w:rPr>
                <w:rFonts w:ascii="Times New Roman" w:hAnsi="Times New Roman" w:cs="Times New Roman"/>
              </w:rPr>
              <w:t>Failure</w:t>
            </w:r>
            <w:proofErr w:type="spellEnd"/>
            <w:r w:rsidRPr="00D81832">
              <w:rPr>
                <w:rFonts w:ascii="Times New Roman" w:hAnsi="Times New Roman" w:cs="Times New Roman"/>
              </w:rPr>
              <w:t xml:space="preserve"> </w:t>
            </w:r>
            <w:proofErr w:type="spellStart"/>
            <w:r w:rsidRPr="00D81832">
              <w:rPr>
                <w:rFonts w:ascii="Times New Roman" w:hAnsi="Times New Roman" w:cs="Times New Roman"/>
              </w:rPr>
              <w:t>vs</w:t>
            </w:r>
            <w:proofErr w:type="spellEnd"/>
            <w:r w:rsidRPr="00D81832">
              <w:rPr>
                <w:rFonts w:ascii="Times New Roman" w:hAnsi="Times New Roman" w:cs="Times New Roman"/>
              </w:rPr>
              <w:t xml:space="preserve"> </w:t>
            </w:r>
            <w:proofErr w:type="spellStart"/>
            <w:r w:rsidRPr="00D81832">
              <w:rPr>
                <w:rFonts w:ascii="Times New Roman" w:hAnsi="Times New Roman" w:cs="Times New Roman"/>
              </w:rPr>
              <w:t>Sustained</w:t>
            </w:r>
            <w:proofErr w:type="spellEnd"/>
          </w:p>
        </w:tc>
        <w:tc>
          <w:tcPr>
            <w:tcW w:w="1978" w:type="dxa"/>
            <w:hideMark/>
          </w:tcPr>
          <w:p w14:paraId="0807DD9C" w14:textId="77777777" w:rsidR="00D81832" w:rsidRPr="00D81832" w:rsidRDefault="00D81832" w:rsidP="00D818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D81832">
              <w:rPr>
                <w:rFonts w:ascii="Times New Roman" w:hAnsi="Times New Roman" w:cs="Times New Roman"/>
              </w:rPr>
              <w:t>Not</w:t>
            </w:r>
            <w:proofErr w:type="spellEnd"/>
            <w:r w:rsidRPr="00D81832">
              <w:rPr>
                <w:rFonts w:ascii="Times New Roman" w:hAnsi="Times New Roman" w:cs="Times New Roman"/>
              </w:rPr>
              <w:t xml:space="preserve"> </w:t>
            </w:r>
            <w:proofErr w:type="spellStart"/>
            <w:r w:rsidRPr="00D81832">
              <w:rPr>
                <w:rFonts w:ascii="Times New Roman" w:hAnsi="Times New Roman" w:cs="Times New Roman"/>
              </w:rPr>
              <w:t>significant</w:t>
            </w:r>
            <w:proofErr w:type="spellEnd"/>
          </w:p>
        </w:tc>
      </w:tr>
      <w:tr w:rsidR="00D81832" w:rsidRPr="00D81832" w14:paraId="485382B3" w14:textId="77777777" w:rsidTr="00D81832">
        <w:trPr>
          <w:trHeight w:val="315"/>
        </w:trPr>
        <w:tc>
          <w:tcPr>
            <w:cnfStyle w:val="001000000000" w:firstRow="0" w:lastRow="0" w:firstColumn="1" w:lastColumn="0" w:oddVBand="0" w:evenVBand="0" w:oddHBand="0" w:evenHBand="0" w:firstRowFirstColumn="0" w:firstRowLastColumn="0" w:lastRowFirstColumn="0" w:lastRowLastColumn="0"/>
            <w:tcW w:w="3253" w:type="dxa"/>
            <w:tcBorders>
              <w:bottom w:val="single" w:sz="4" w:space="0" w:color="auto"/>
            </w:tcBorders>
            <w:hideMark/>
          </w:tcPr>
          <w:p w14:paraId="4FFA1DCE" w14:textId="77777777" w:rsidR="00D81832" w:rsidRPr="00D81832" w:rsidRDefault="00D81832" w:rsidP="00D81832">
            <w:pPr>
              <w:jc w:val="both"/>
              <w:rPr>
                <w:rFonts w:ascii="Times New Roman" w:hAnsi="Times New Roman" w:cs="Times New Roman"/>
                <w:b w:val="0"/>
                <w:bCs w:val="0"/>
              </w:rPr>
            </w:pPr>
            <w:r w:rsidRPr="00D81832">
              <w:rPr>
                <w:rFonts w:ascii="Times New Roman" w:hAnsi="Times New Roman" w:cs="Times New Roman"/>
                <w:b w:val="0"/>
                <w:bCs w:val="0"/>
              </w:rPr>
              <w:t>ARG1.IO360</w:t>
            </w:r>
          </w:p>
        </w:tc>
        <w:tc>
          <w:tcPr>
            <w:tcW w:w="835" w:type="dxa"/>
            <w:tcBorders>
              <w:bottom w:val="single" w:sz="4" w:space="0" w:color="auto"/>
            </w:tcBorders>
            <w:hideMark/>
          </w:tcPr>
          <w:p w14:paraId="4956505C"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0.00</w:t>
            </w:r>
          </w:p>
        </w:tc>
        <w:tc>
          <w:tcPr>
            <w:tcW w:w="1089" w:type="dxa"/>
            <w:tcBorders>
              <w:bottom w:val="single" w:sz="4" w:space="0" w:color="auto"/>
            </w:tcBorders>
            <w:hideMark/>
          </w:tcPr>
          <w:p w14:paraId="0F55C22D"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1.72</w:t>
            </w:r>
          </w:p>
        </w:tc>
        <w:tc>
          <w:tcPr>
            <w:tcW w:w="845" w:type="dxa"/>
            <w:tcBorders>
              <w:bottom w:val="single" w:sz="4" w:space="0" w:color="auto"/>
            </w:tcBorders>
            <w:hideMark/>
          </w:tcPr>
          <w:p w14:paraId="6806E946"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-0.01</w:t>
            </w:r>
          </w:p>
        </w:tc>
        <w:tc>
          <w:tcPr>
            <w:tcW w:w="1128" w:type="dxa"/>
            <w:tcBorders>
              <w:bottom w:val="single" w:sz="4" w:space="0" w:color="auto"/>
            </w:tcBorders>
            <w:hideMark/>
          </w:tcPr>
          <w:p w14:paraId="6C3013B8"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0.990</w:t>
            </w:r>
          </w:p>
        </w:tc>
        <w:tc>
          <w:tcPr>
            <w:tcW w:w="1269" w:type="dxa"/>
            <w:tcBorders>
              <w:bottom w:val="single" w:sz="4" w:space="0" w:color="auto"/>
            </w:tcBorders>
            <w:hideMark/>
          </w:tcPr>
          <w:p w14:paraId="0B716C43"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0.990</w:t>
            </w:r>
          </w:p>
        </w:tc>
        <w:tc>
          <w:tcPr>
            <w:tcW w:w="981" w:type="dxa"/>
            <w:tcBorders>
              <w:bottom w:val="single" w:sz="4" w:space="0" w:color="auto"/>
            </w:tcBorders>
            <w:hideMark/>
          </w:tcPr>
          <w:p w14:paraId="195307E8"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832">
              <w:rPr>
                <w:rFonts w:ascii="Times New Roman" w:hAnsi="Times New Roman" w:cs="Times New Roman"/>
              </w:rPr>
              <w:t>-4.92</w:t>
            </w:r>
          </w:p>
        </w:tc>
        <w:tc>
          <w:tcPr>
            <w:tcW w:w="2648" w:type="dxa"/>
            <w:tcBorders>
              <w:bottom w:val="single" w:sz="4" w:space="0" w:color="auto"/>
            </w:tcBorders>
            <w:hideMark/>
          </w:tcPr>
          <w:p w14:paraId="6E0EC26A"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D81832">
              <w:rPr>
                <w:rFonts w:ascii="Times New Roman" w:hAnsi="Times New Roman" w:cs="Times New Roman"/>
              </w:rPr>
              <w:t>Failure</w:t>
            </w:r>
            <w:proofErr w:type="spellEnd"/>
            <w:r w:rsidRPr="00D81832">
              <w:rPr>
                <w:rFonts w:ascii="Times New Roman" w:hAnsi="Times New Roman" w:cs="Times New Roman"/>
              </w:rPr>
              <w:t xml:space="preserve"> </w:t>
            </w:r>
            <w:proofErr w:type="spellStart"/>
            <w:r w:rsidRPr="00D81832">
              <w:rPr>
                <w:rFonts w:ascii="Times New Roman" w:hAnsi="Times New Roman" w:cs="Times New Roman"/>
              </w:rPr>
              <w:t>vs</w:t>
            </w:r>
            <w:proofErr w:type="spellEnd"/>
            <w:r w:rsidRPr="00D81832">
              <w:rPr>
                <w:rFonts w:ascii="Times New Roman" w:hAnsi="Times New Roman" w:cs="Times New Roman"/>
              </w:rPr>
              <w:t xml:space="preserve"> </w:t>
            </w:r>
            <w:proofErr w:type="spellStart"/>
            <w:r w:rsidRPr="00D81832">
              <w:rPr>
                <w:rFonts w:ascii="Times New Roman" w:hAnsi="Times New Roman" w:cs="Times New Roman"/>
              </w:rPr>
              <w:t>Sustained</w:t>
            </w:r>
            <w:proofErr w:type="spellEnd"/>
          </w:p>
        </w:tc>
        <w:tc>
          <w:tcPr>
            <w:tcW w:w="1978" w:type="dxa"/>
            <w:tcBorders>
              <w:bottom w:val="single" w:sz="4" w:space="0" w:color="auto"/>
            </w:tcBorders>
            <w:hideMark/>
          </w:tcPr>
          <w:p w14:paraId="47454ACD" w14:textId="77777777" w:rsidR="00D81832" w:rsidRPr="00D81832" w:rsidRDefault="00D81832" w:rsidP="00D8183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D81832">
              <w:rPr>
                <w:rFonts w:ascii="Times New Roman" w:hAnsi="Times New Roman" w:cs="Times New Roman"/>
              </w:rPr>
              <w:t>Not</w:t>
            </w:r>
            <w:proofErr w:type="spellEnd"/>
            <w:r w:rsidRPr="00D81832">
              <w:rPr>
                <w:rFonts w:ascii="Times New Roman" w:hAnsi="Times New Roman" w:cs="Times New Roman"/>
              </w:rPr>
              <w:t xml:space="preserve"> </w:t>
            </w:r>
            <w:proofErr w:type="spellStart"/>
            <w:r w:rsidRPr="00D81832">
              <w:rPr>
                <w:rFonts w:ascii="Times New Roman" w:hAnsi="Times New Roman" w:cs="Times New Roman"/>
              </w:rPr>
              <w:t>significant</w:t>
            </w:r>
            <w:proofErr w:type="spellEnd"/>
          </w:p>
        </w:tc>
      </w:tr>
    </w:tbl>
    <w:p w14:paraId="65725053" w14:textId="77777777" w:rsidR="0094675C" w:rsidRDefault="0094675C" w:rsidP="00D81832">
      <w:pPr>
        <w:spacing w:line="480" w:lineRule="auto"/>
        <w:jc w:val="both"/>
        <w:rPr>
          <w:rFonts w:ascii="Times New Roman" w:hAnsi="Times New Roman" w:cs="Times New Roman"/>
          <w:lang w:val="en-US"/>
        </w:rPr>
        <w:sectPr w:rsidR="0094675C" w:rsidSect="00756E06">
          <w:pgSz w:w="16838" w:h="11906" w:orient="landscape"/>
          <w:pgMar w:top="1701" w:right="1417" w:bottom="1701" w:left="1417" w:header="708" w:footer="708" w:gutter="0"/>
          <w:lnNumType w:countBy="1" w:restart="continuous"/>
          <w:cols w:space="708"/>
          <w:docGrid w:linePitch="360"/>
        </w:sectPr>
      </w:pPr>
    </w:p>
    <w:p w14:paraId="6A783A78" w14:textId="53269F7A" w:rsidR="0094675C" w:rsidRDefault="0094675C" w:rsidP="0094675C">
      <w:pPr>
        <w:spacing w:line="480" w:lineRule="auto"/>
        <w:jc w:val="center"/>
        <w:rPr>
          <w:rFonts w:ascii="Times New Roman" w:hAnsi="Times New Roman" w:cs="Times New Roman"/>
          <w:b/>
          <w:bCs/>
          <w:lang w:val="en-US"/>
        </w:rPr>
      </w:pPr>
      <w:r>
        <w:rPr>
          <w:rFonts w:ascii="Times New Roman" w:hAnsi="Times New Roman" w:cs="Times New Roman"/>
          <w:b/>
          <w:bCs/>
          <w:noProof/>
          <w:lang w:val="en-US"/>
        </w:rPr>
        <w:lastRenderedPageBreak/>
        <w:drawing>
          <wp:inline distT="0" distB="0" distL="0" distR="0" wp14:anchorId="0BC0FF3D" wp14:editId="50EA0055">
            <wp:extent cx="5479383" cy="2578262"/>
            <wp:effectExtent l="0" t="0" r="7620" b="0"/>
            <wp:docPr id="520646491"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646491" name="Imagem 52064649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500452" cy="2588176"/>
                    </a:xfrm>
                    <a:prstGeom prst="rect">
                      <a:avLst/>
                    </a:prstGeom>
                  </pic:spPr>
                </pic:pic>
              </a:graphicData>
            </a:graphic>
          </wp:inline>
        </w:drawing>
      </w:r>
    </w:p>
    <w:p w14:paraId="6AE428B1" w14:textId="77777777" w:rsidR="0094675C" w:rsidRDefault="0094675C" w:rsidP="00D81832">
      <w:pPr>
        <w:spacing w:line="480" w:lineRule="auto"/>
        <w:jc w:val="both"/>
        <w:rPr>
          <w:rFonts w:ascii="Times New Roman" w:hAnsi="Times New Roman" w:cs="Times New Roman"/>
          <w:lang w:val="en-US"/>
        </w:rPr>
        <w:sectPr w:rsidR="0094675C" w:rsidSect="0094675C">
          <w:pgSz w:w="11906" w:h="16838"/>
          <w:pgMar w:top="1417" w:right="1701" w:bottom="1417" w:left="1701" w:header="708" w:footer="708" w:gutter="0"/>
          <w:lnNumType w:countBy="1" w:restart="continuous"/>
          <w:cols w:space="708"/>
          <w:docGrid w:linePitch="360"/>
        </w:sectPr>
      </w:pPr>
      <w:r w:rsidRPr="0094675C">
        <w:rPr>
          <w:rFonts w:ascii="Times New Roman" w:hAnsi="Times New Roman" w:cs="Times New Roman"/>
          <w:b/>
          <w:bCs/>
          <w:lang w:val="en-US"/>
        </w:rPr>
        <w:t>Supplementary Figure 2. Longitudinal transcriptomic evolution and mechanisms of acquired resistance following Axi-cel therapy in the ZUMA-1 study. (A)</w:t>
      </w:r>
      <w:r w:rsidRPr="0094675C">
        <w:rPr>
          <w:rFonts w:ascii="Times New Roman" w:hAnsi="Times New Roman" w:cs="Times New Roman"/>
          <w:lang w:val="en-US"/>
        </w:rPr>
        <w:t xml:space="preserve"> Volcano plot illustrating the paired analysis of differential gene expression between post-CAR T and baseline samples. Significance is highlighted based on an unadjusted p-value &lt; 0.05 and an absolute log2 fold change &gt; 0.5 (dashed lines). Genes with increased expression following CAR T infusion are represented in red, while those with reduced expression are shown in blue. </w:t>
      </w:r>
      <w:r w:rsidRPr="0094675C">
        <w:rPr>
          <w:rFonts w:ascii="Times New Roman" w:hAnsi="Times New Roman" w:cs="Times New Roman"/>
          <w:b/>
          <w:bCs/>
          <w:lang w:val="en-US"/>
        </w:rPr>
        <w:t>(B)</w:t>
      </w:r>
      <w:r w:rsidRPr="0094675C">
        <w:rPr>
          <w:rFonts w:ascii="Times New Roman" w:hAnsi="Times New Roman" w:cs="Times New Roman"/>
          <w:lang w:val="en-US"/>
        </w:rPr>
        <w:t xml:space="preserve"> Standard Gene Set Enrichment Analysis (GSEA) plots for key </w:t>
      </w:r>
      <w:proofErr w:type="spellStart"/>
      <w:r w:rsidRPr="0094675C">
        <w:rPr>
          <w:rFonts w:ascii="Times New Roman" w:hAnsi="Times New Roman" w:cs="Times New Roman"/>
          <w:lang w:val="en-US"/>
        </w:rPr>
        <w:t>MSigDB</w:t>
      </w:r>
      <w:proofErr w:type="spellEnd"/>
      <w:r w:rsidRPr="0094675C">
        <w:rPr>
          <w:rFonts w:ascii="Times New Roman" w:hAnsi="Times New Roman" w:cs="Times New Roman"/>
          <w:lang w:val="en-US"/>
        </w:rPr>
        <w:t xml:space="preserve"> Hallmark pathways with significantly increased expression in post-CAR T samples. The residual tumor microenvironment demonstrates marked induction of inflammatory signaling (IL6/JAK/STAT3, Complement, Coagulation) and tissue remodeling programs (Epithelial-Mesenchymal Transition).</w:t>
      </w:r>
    </w:p>
    <w:p w14:paraId="0A3F822C" w14:textId="03DCC401" w:rsidR="0094675C" w:rsidRDefault="0094675C" w:rsidP="00D81832">
      <w:pPr>
        <w:spacing w:line="480" w:lineRule="auto"/>
        <w:jc w:val="both"/>
        <w:rPr>
          <w:rFonts w:ascii="Times New Roman" w:hAnsi="Times New Roman" w:cs="Times New Roman"/>
          <w:lang w:val="en-US"/>
        </w:rPr>
      </w:pPr>
    </w:p>
    <w:p w14:paraId="672BAC08" w14:textId="77777777" w:rsidR="0094675C" w:rsidRDefault="0094675C" w:rsidP="00D81832">
      <w:pPr>
        <w:spacing w:line="480" w:lineRule="auto"/>
        <w:jc w:val="both"/>
        <w:rPr>
          <w:rFonts w:ascii="Times New Roman" w:hAnsi="Times New Roman" w:cs="Times New Roman"/>
          <w:b/>
          <w:bCs/>
          <w:lang w:val="en-US"/>
        </w:rPr>
      </w:pPr>
    </w:p>
    <w:p w14:paraId="39E9996A" w14:textId="4BFBC740" w:rsidR="000C069A" w:rsidRDefault="004B3329" w:rsidP="00D81832">
      <w:pPr>
        <w:spacing w:line="480" w:lineRule="auto"/>
        <w:jc w:val="both"/>
        <w:rPr>
          <w:rFonts w:ascii="Times New Roman" w:hAnsi="Times New Roman" w:cs="Times New Roman"/>
          <w:lang w:val="en-US"/>
        </w:rPr>
      </w:pPr>
      <w:r w:rsidRPr="004B3329">
        <w:rPr>
          <w:rFonts w:ascii="Times New Roman" w:hAnsi="Times New Roman" w:cs="Times New Roman"/>
          <w:b/>
          <w:bCs/>
          <w:lang w:val="en-US"/>
        </w:rPr>
        <w:t>Supplementary Table 5. Prognostic evaluation of differentially expressed genes (DEGs) identified as candidate predictive biomarkers.</w:t>
      </w:r>
      <w:r w:rsidRPr="004B3329">
        <w:rPr>
          <w:rFonts w:ascii="Times New Roman" w:hAnsi="Times New Roman" w:cs="Times New Roman"/>
          <w:lang w:val="en-US"/>
        </w:rPr>
        <w:t xml:space="preserve"> Survival analyses were employed to determine the clinical impact of candidate genes on EFS in patients undergoing anti-CD19 CAR T-cell therapy. For each DEG derived from baseline and paired longitudinal time points in the ZUMA-1 study, as well as the Axi-cel arm of the ZUMA-7 study, the table details the statistical significance derived from the log-rank test of Kaplan-Meier estimates (</w:t>
      </w:r>
      <w:proofErr w:type="spellStart"/>
      <w:r w:rsidRPr="004B3329">
        <w:rPr>
          <w:rFonts w:ascii="Times New Roman" w:hAnsi="Times New Roman" w:cs="Times New Roman"/>
          <w:lang w:val="en-US"/>
        </w:rPr>
        <w:t>KM_PValue</w:t>
      </w:r>
      <w:proofErr w:type="spellEnd"/>
      <w:r w:rsidRPr="004B3329">
        <w:rPr>
          <w:rFonts w:ascii="Times New Roman" w:hAnsi="Times New Roman" w:cs="Times New Roman"/>
          <w:lang w:val="en-US"/>
        </w:rPr>
        <w:t>) alongside the initial univariate Cox proportional hazards regression metrics (</w:t>
      </w:r>
      <w:proofErr w:type="spellStart"/>
      <w:r w:rsidRPr="004B3329">
        <w:rPr>
          <w:rFonts w:ascii="Times New Roman" w:hAnsi="Times New Roman" w:cs="Times New Roman"/>
          <w:lang w:val="en-US"/>
        </w:rPr>
        <w:t>UniCox_PValue</w:t>
      </w:r>
      <w:proofErr w:type="spellEnd"/>
      <w:r w:rsidRPr="004B3329">
        <w:rPr>
          <w:rFonts w:ascii="Times New Roman" w:hAnsi="Times New Roman" w:cs="Times New Roman"/>
          <w:lang w:val="en-US"/>
        </w:rPr>
        <w:t xml:space="preserve"> and </w:t>
      </w:r>
      <w:proofErr w:type="spellStart"/>
      <w:r w:rsidRPr="004B3329">
        <w:rPr>
          <w:rFonts w:ascii="Times New Roman" w:hAnsi="Times New Roman" w:cs="Times New Roman"/>
          <w:lang w:val="en-US"/>
        </w:rPr>
        <w:t>UniCox_HR</w:t>
      </w:r>
      <w:proofErr w:type="spellEnd"/>
      <w:r w:rsidRPr="004B3329">
        <w:rPr>
          <w:rFonts w:ascii="Times New Roman" w:hAnsi="Times New Roman" w:cs="Times New Roman"/>
          <w:lang w:val="en-US"/>
        </w:rPr>
        <w:t>). For biomarkers subjected to independent validation, multivariable Cox model metrics are presented, encompassing the Hazard Ratio adjusted for clinical covariates (</w:t>
      </w:r>
      <w:proofErr w:type="spellStart"/>
      <w:r w:rsidRPr="004B3329">
        <w:rPr>
          <w:rFonts w:ascii="Times New Roman" w:hAnsi="Times New Roman" w:cs="Times New Roman"/>
          <w:lang w:val="en-US"/>
        </w:rPr>
        <w:t>MultiCox_HR</w:t>
      </w:r>
      <w:proofErr w:type="spellEnd"/>
      <w:r w:rsidRPr="004B3329">
        <w:rPr>
          <w:rFonts w:ascii="Times New Roman" w:hAnsi="Times New Roman" w:cs="Times New Roman"/>
          <w:lang w:val="en-US"/>
        </w:rPr>
        <w:t>), the corresponding 95% confidence intervals (</w:t>
      </w:r>
      <w:proofErr w:type="spellStart"/>
      <w:r w:rsidRPr="004B3329">
        <w:rPr>
          <w:rFonts w:ascii="Times New Roman" w:hAnsi="Times New Roman" w:cs="Times New Roman"/>
          <w:lang w:val="en-US"/>
        </w:rPr>
        <w:t>CI_lower</w:t>
      </w:r>
      <w:proofErr w:type="spellEnd"/>
      <w:r w:rsidRPr="004B3329">
        <w:rPr>
          <w:rFonts w:ascii="Times New Roman" w:hAnsi="Times New Roman" w:cs="Times New Roman"/>
          <w:lang w:val="en-US"/>
        </w:rPr>
        <w:t xml:space="preserve"> and </w:t>
      </w:r>
      <w:proofErr w:type="spellStart"/>
      <w:r w:rsidRPr="004B3329">
        <w:rPr>
          <w:rFonts w:ascii="Times New Roman" w:hAnsi="Times New Roman" w:cs="Times New Roman"/>
          <w:lang w:val="en-US"/>
        </w:rPr>
        <w:t>CI_upper</w:t>
      </w:r>
      <w:proofErr w:type="spellEnd"/>
      <w:r w:rsidRPr="004B3329">
        <w:rPr>
          <w:rFonts w:ascii="Times New Roman" w:hAnsi="Times New Roman" w:cs="Times New Roman"/>
          <w:lang w:val="en-US"/>
        </w:rPr>
        <w:t>), and the final adjusted statistical significance (</w:t>
      </w:r>
      <w:proofErr w:type="spellStart"/>
      <w:r w:rsidRPr="004B3329">
        <w:rPr>
          <w:rFonts w:ascii="Times New Roman" w:hAnsi="Times New Roman" w:cs="Times New Roman"/>
          <w:lang w:val="en-US"/>
        </w:rPr>
        <w:t>MultiCox_PValue</w:t>
      </w:r>
      <w:proofErr w:type="spellEnd"/>
      <w:r w:rsidRPr="004B3329">
        <w:rPr>
          <w:rFonts w:ascii="Times New Roman" w:hAnsi="Times New Roman" w:cs="Times New Roman"/>
          <w:lang w:val="en-US"/>
        </w:rPr>
        <w:t xml:space="preserve">). </w:t>
      </w:r>
    </w:p>
    <w:tbl>
      <w:tblPr>
        <w:tblStyle w:val="TabelaSimples4"/>
        <w:tblW w:w="12246" w:type="dxa"/>
        <w:tblLook w:val="04A0" w:firstRow="1" w:lastRow="0" w:firstColumn="1" w:lastColumn="0" w:noHBand="0" w:noVBand="1"/>
      </w:tblPr>
      <w:tblGrid>
        <w:gridCol w:w="1390"/>
        <w:gridCol w:w="1474"/>
        <w:gridCol w:w="1848"/>
        <w:gridCol w:w="1483"/>
        <w:gridCol w:w="1683"/>
        <w:gridCol w:w="1176"/>
        <w:gridCol w:w="1217"/>
        <w:gridCol w:w="2048"/>
      </w:tblGrid>
      <w:tr w:rsidR="004B3329" w:rsidRPr="004B3329" w14:paraId="74BC15FD" w14:textId="77777777" w:rsidTr="004B3329">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bottom w:val="single" w:sz="4" w:space="0" w:color="auto"/>
            </w:tcBorders>
            <w:hideMark/>
          </w:tcPr>
          <w:p w14:paraId="3F6A4A24" w14:textId="77777777" w:rsidR="004B3329" w:rsidRPr="004B3329" w:rsidRDefault="004B3329" w:rsidP="004B3329">
            <w:pPr>
              <w:jc w:val="both"/>
              <w:rPr>
                <w:rFonts w:ascii="Times New Roman" w:hAnsi="Times New Roman" w:cs="Times New Roman"/>
              </w:rPr>
            </w:pPr>
            <w:r w:rsidRPr="004B3329">
              <w:rPr>
                <w:rFonts w:ascii="Times New Roman" w:hAnsi="Times New Roman" w:cs="Times New Roman"/>
              </w:rPr>
              <w:t>Gene</w:t>
            </w:r>
          </w:p>
        </w:tc>
        <w:tc>
          <w:tcPr>
            <w:tcW w:w="1459" w:type="dxa"/>
            <w:tcBorders>
              <w:top w:val="single" w:sz="4" w:space="0" w:color="auto"/>
              <w:bottom w:val="single" w:sz="4" w:space="0" w:color="auto"/>
            </w:tcBorders>
            <w:hideMark/>
          </w:tcPr>
          <w:p w14:paraId="6BAB2ABB" w14:textId="77777777" w:rsidR="004B3329" w:rsidRPr="004B3329" w:rsidRDefault="004B3329" w:rsidP="004B3329">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4B3329">
              <w:rPr>
                <w:rFonts w:ascii="Times New Roman" w:hAnsi="Times New Roman" w:cs="Times New Roman"/>
              </w:rPr>
              <w:t>KM_PValue</w:t>
            </w:r>
            <w:proofErr w:type="spellEnd"/>
          </w:p>
        </w:tc>
        <w:tc>
          <w:tcPr>
            <w:tcW w:w="1829" w:type="dxa"/>
            <w:tcBorders>
              <w:top w:val="single" w:sz="4" w:space="0" w:color="auto"/>
              <w:bottom w:val="single" w:sz="4" w:space="0" w:color="auto"/>
            </w:tcBorders>
            <w:hideMark/>
          </w:tcPr>
          <w:p w14:paraId="2093381A" w14:textId="77777777" w:rsidR="004B3329" w:rsidRPr="004B3329" w:rsidRDefault="004B3329" w:rsidP="004B3329">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4B3329">
              <w:rPr>
                <w:rFonts w:ascii="Times New Roman" w:hAnsi="Times New Roman" w:cs="Times New Roman"/>
              </w:rPr>
              <w:t>UniCox_PValue</w:t>
            </w:r>
            <w:proofErr w:type="spellEnd"/>
          </w:p>
        </w:tc>
        <w:tc>
          <w:tcPr>
            <w:tcW w:w="0" w:type="auto"/>
            <w:tcBorders>
              <w:top w:val="single" w:sz="4" w:space="0" w:color="auto"/>
              <w:bottom w:val="single" w:sz="4" w:space="0" w:color="auto"/>
            </w:tcBorders>
            <w:hideMark/>
          </w:tcPr>
          <w:p w14:paraId="4ADC1423" w14:textId="77777777" w:rsidR="004B3329" w:rsidRPr="004B3329" w:rsidRDefault="004B3329" w:rsidP="004B3329">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4B3329">
              <w:rPr>
                <w:rFonts w:ascii="Times New Roman" w:hAnsi="Times New Roman" w:cs="Times New Roman"/>
              </w:rPr>
              <w:t>UniCox_HR</w:t>
            </w:r>
            <w:proofErr w:type="spellEnd"/>
          </w:p>
        </w:tc>
        <w:tc>
          <w:tcPr>
            <w:tcW w:w="0" w:type="auto"/>
            <w:tcBorders>
              <w:top w:val="single" w:sz="4" w:space="0" w:color="auto"/>
              <w:bottom w:val="single" w:sz="4" w:space="0" w:color="auto"/>
            </w:tcBorders>
            <w:hideMark/>
          </w:tcPr>
          <w:p w14:paraId="77FD629F" w14:textId="77777777" w:rsidR="004B3329" w:rsidRPr="004B3329" w:rsidRDefault="004B3329" w:rsidP="004B3329">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4B3329">
              <w:rPr>
                <w:rFonts w:ascii="Times New Roman" w:hAnsi="Times New Roman" w:cs="Times New Roman"/>
              </w:rPr>
              <w:t>MultiCox_HR</w:t>
            </w:r>
            <w:proofErr w:type="spellEnd"/>
          </w:p>
        </w:tc>
        <w:tc>
          <w:tcPr>
            <w:tcW w:w="0" w:type="auto"/>
            <w:tcBorders>
              <w:top w:val="single" w:sz="4" w:space="0" w:color="auto"/>
              <w:bottom w:val="single" w:sz="4" w:space="0" w:color="auto"/>
            </w:tcBorders>
            <w:hideMark/>
          </w:tcPr>
          <w:p w14:paraId="4EBD5AC8" w14:textId="77777777" w:rsidR="004B3329" w:rsidRPr="004B3329" w:rsidRDefault="004B3329" w:rsidP="004B3329">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4B3329">
              <w:rPr>
                <w:rFonts w:ascii="Times New Roman" w:hAnsi="Times New Roman" w:cs="Times New Roman"/>
              </w:rPr>
              <w:t>CI_lower</w:t>
            </w:r>
            <w:proofErr w:type="spellEnd"/>
          </w:p>
        </w:tc>
        <w:tc>
          <w:tcPr>
            <w:tcW w:w="0" w:type="auto"/>
            <w:tcBorders>
              <w:top w:val="single" w:sz="4" w:space="0" w:color="auto"/>
              <w:bottom w:val="single" w:sz="4" w:space="0" w:color="auto"/>
            </w:tcBorders>
            <w:hideMark/>
          </w:tcPr>
          <w:p w14:paraId="51508F95" w14:textId="77777777" w:rsidR="004B3329" w:rsidRPr="004B3329" w:rsidRDefault="004B3329" w:rsidP="004B3329">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4B3329">
              <w:rPr>
                <w:rFonts w:ascii="Times New Roman" w:hAnsi="Times New Roman" w:cs="Times New Roman"/>
              </w:rPr>
              <w:t>CI_upper</w:t>
            </w:r>
            <w:proofErr w:type="spellEnd"/>
          </w:p>
        </w:tc>
        <w:tc>
          <w:tcPr>
            <w:tcW w:w="0" w:type="auto"/>
            <w:tcBorders>
              <w:top w:val="single" w:sz="4" w:space="0" w:color="auto"/>
              <w:bottom w:val="single" w:sz="4" w:space="0" w:color="auto"/>
            </w:tcBorders>
            <w:hideMark/>
          </w:tcPr>
          <w:p w14:paraId="1AA13AAC" w14:textId="77777777" w:rsidR="004B3329" w:rsidRPr="004B3329" w:rsidRDefault="004B3329" w:rsidP="004B3329">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4B3329">
              <w:rPr>
                <w:rFonts w:ascii="Times New Roman" w:hAnsi="Times New Roman" w:cs="Times New Roman"/>
              </w:rPr>
              <w:t>MultiCox_PValue</w:t>
            </w:r>
            <w:proofErr w:type="spellEnd"/>
          </w:p>
        </w:tc>
      </w:tr>
      <w:tr w:rsidR="004B3329" w:rsidRPr="004B3329" w14:paraId="1E8472F1"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tcBorders>
            <w:hideMark/>
          </w:tcPr>
          <w:p w14:paraId="6EA490BB"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CCL20</w:t>
            </w:r>
          </w:p>
        </w:tc>
        <w:tc>
          <w:tcPr>
            <w:tcW w:w="1459" w:type="dxa"/>
            <w:tcBorders>
              <w:top w:val="single" w:sz="4" w:space="0" w:color="auto"/>
            </w:tcBorders>
            <w:hideMark/>
          </w:tcPr>
          <w:p w14:paraId="3A513FA8"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0.00091</w:t>
            </w:r>
          </w:p>
        </w:tc>
        <w:tc>
          <w:tcPr>
            <w:tcW w:w="1829" w:type="dxa"/>
            <w:tcBorders>
              <w:top w:val="single" w:sz="4" w:space="0" w:color="auto"/>
            </w:tcBorders>
            <w:hideMark/>
          </w:tcPr>
          <w:p w14:paraId="5A03F542"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0.00485</w:t>
            </w:r>
          </w:p>
        </w:tc>
        <w:tc>
          <w:tcPr>
            <w:tcW w:w="0" w:type="auto"/>
            <w:tcBorders>
              <w:top w:val="single" w:sz="4" w:space="0" w:color="auto"/>
            </w:tcBorders>
            <w:hideMark/>
          </w:tcPr>
          <w:p w14:paraId="64E4CE06"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1.27</w:t>
            </w:r>
          </w:p>
        </w:tc>
        <w:tc>
          <w:tcPr>
            <w:tcW w:w="0" w:type="auto"/>
            <w:tcBorders>
              <w:top w:val="single" w:sz="4" w:space="0" w:color="auto"/>
            </w:tcBorders>
            <w:hideMark/>
          </w:tcPr>
          <w:p w14:paraId="38C0AF58"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1.26</w:t>
            </w:r>
          </w:p>
        </w:tc>
        <w:tc>
          <w:tcPr>
            <w:tcW w:w="0" w:type="auto"/>
            <w:tcBorders>
              <w:top w:val="single" w:sz="4" w:space="0" w:color="auto"/>
            </w:tcBorders>
            <w:hideMark/>
          </w:tcPr>
          <w:p w14:paraId="5313A3C6"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1.05</w:t>
            </w:r>
          </w:p>
        </w:tc>
        <w:tc>
          <w:tcPr>
            <w:tcW w:w="0" w:type="auto"/>
            <w:tcBorders>
              <w:top w:val="single" w:sz="4" w:space="0" w:color="auto"/>
            </w:tcBorders>
            <w:hideMark/>
          </w:tcPr>
          <w:p w14:paraId="337ED6D8"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1.51</w:t>
            </w:r>
          </w:p>
        </w:tc>
        <w:tc>
          <w:tcPr>
            <w:tcW w:w="0" w:type="auto"/>
            <w:tcBorders>
              <w:top w:val="single" w:sz="4" w:space="0" w:color="auto"/>
            </w:tcBorders>
            <w:hideMark/>
          </w:tcPr>
          <w:p w14:paraId="2404F63C"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0.01496</w:t>
            </w:r>
          </w:p>
        </w:tc>
      </w:tr>
      <w:tr w:rsidR="004B3329" w:rsidRPr="004B3329" w14:paraId="011F2311"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5A3A56D3"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MAGEA12</w:t>
            </w:r>
          </w:p>
        </w:tc>
        <w:tc>
          <w:tcPr>
            <w:tcW w:w="1459" w:type="dxa"/>
            <w:hideMark/>
          </w:tcPr>
          <w:p w14:paraId="0B21BD3D"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0.47997</w:t>
            </w:r>
          </w:p>
        </w:tc>
        <w:tc>
          <w:tcPr>
            <w:tcW w:w="1829" w:type="dxa"/>
            <w:hideMark/>
          </w:tcPr>
          <w:p w14:paraId="286585CF"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0.58232</w:t>
            </w:r>
          </w:p>
        </w:tc>
        <w:tc>
          <w:tcPr>
            <w:tcW w:w="0" w:type="auto"/>
            <w:hideMark/>
          </w:tcPr>
          <w:p w14:paraId="59CB15F6"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1.06</w:t>
            </w:r>
          </w:p>
        </w:tc>
        <w:tc>
          <w:tcPr>
            <w:tcW w:w="0" w:type="auto"/>
            <w:hideMark/>
          </w:tcPr>
          <w:p w14:paraId="5F166E4F"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7A92B4C5"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692DF53B"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2325C874"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46FF4468"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2290E8F1"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TSLP</w:t>
            </w:r>
          </w:p>
        </w:tc>
        <w:tc>
          <w:tcPr>
            <w:tcW w:w="1459" w:type="dxa"/>
            <w:hideMark/>
          </w:tcPr>
          <w:p w14:paraId="2C452E02"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0.28853</w:t>
            </w:r>
          </w:p>
        </w:tc>
        <w:tc>
          <w:tcPr>
            <w:tcW w:w="1829" w:type="dxa"/>
            <w:hideMark/>
          </w:tcPr>
          <w:p w14:paraId="7502DA81"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0.15390</w:t>
            </w:r>
          </w:p>
        </w:tc>
        <w:tc>
          <w:tcPr>
            <w:tcW w:w="0" w:type="auto"/>
            <w:hideMark/>
          </w:tcPr>
          <w:p w14:paraId="09856BE8"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1.15</w:t>
            </w:r>
          </w:p>
        </w:tc>
        <w:tc>
          <w:tcPr>
            <w:tcW w:w="0" w:type="auto"/>
            <w:hideMark/>
          </w:tcPr>
          <w:p w14:paraId="5E8967D7"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586184A9"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302B3444"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0480EBA0"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496A12BA"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49F02BDD"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ULBP2</w:t>
            </w:r>
          </w:p>
        </w:tc>
        <w:tc>
          <w:tcPr>
            <w:tcW w:w="1459" w:type="dxa"/>
            <w:hideMark/>
          </w:tcPr>
          <w:p w14:paraId="1DCF8E36"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0.38568</w:t>
            </w:r>
          </w:p>
        </w:tc>
        <w:tc>
          <w:tcPr>
            <w:tcW w:w="1829" w:type="dxa"/>
            <w:hideMark/>
          </w:tcPr>
          <w:p w14:paraId="3E8F67B0"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0.68895</w:t>
            </w:r>
          </w:p>
        </w:tc>
        <w:tc>
          <w:tcPr>
            <w:tcW w:w="0" w:type="auto"/>
            <w:hideMark/>
          </w:tcPr>
          <w:p w14:paraId="1E899C03"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0.95</w:t>
            </w:r>
          </w:p>
        </w:tc>
        <w:tc>
          <w:tcPr>
            <w:tcW w:w="0" w:type="auto"/>
            <w:hideMark/>
          </w:tcPr>
          <w:p w14:paraId="2032E719"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5BD872E9"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19BD43C4"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0CDD77FE"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0A44016A"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055D474F"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MX1</w:t>
            </w:r>
          </w:p>
        </w:tc>
        <w:tc>
          <w:tcPr>
            <w:tcW w:w="1459" w:type="dxa"/>
            <w:hideMark/>
          </w:tcPr>
          <w:p w14:paraId="66855E17"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0.47882</w:t>
            </w:r>
          </w:p>
        </w:tc>
        <w:tc>
          <w:tcPr>
            <w:tcW w:w="1829" w:type="dxa"/>
            <w:hideMark/>
          </w:tcPr>
          <w:p w14:paraId="257781A2"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0.57439</w:t>
            </w:r>
          </w:p>
        </w:tc>
        <w:tc>
          <w:tcPr>
            <w:tcW w:w="0" w:type="auto"/>
            <w:hideMark/>
          </w:tcPr>
          <w:p w14:paraId="74B4DF31"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1.05</w:t>
            </w:r>
          </w:p>
        </w:tc>
        <w:tc>
          <w:tcPr>
            <w:tcW w:w="0" w:type="auto"/>
            <w:hideMark/>
          </w:tcPr>
          <w:p w14:paraId="59E3559B"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0158106D"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2A7AD567"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4559A5EA"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258FCB07"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6DF6F35B"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IL24</w:t>
            </w:r>
          </w:p>
        </w:tc>
        <w:tc>
          <w:tcPr>
            <w:tcW w:w="1459" w:type="dxa"/>
            <w:hideMark/>
          </w:tcPr>
          <w:p w14:paraId="35E2DE93"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0.11270</w:t>
            </w:r>
          </w:p>
        </w:tc>
        <w:tc>
          <w:tcPr>
            <w:tcW w:w="1829" w:type="dxa"/>
            <w:hideMark/>
          </w:tcPr>
          <w:p w14:paraId="5B817243"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0.06224</w:t>
            </w:r>
          </w:p>
        </w:tc>
        <w:tc>
          <w:tcPr>
            <w:tcW w:w="0" w:type="auto"/>
            <w:hideMark/>
          </w:tcPr>
          <w:p w14:paraId="10094B69"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1.18</w:t>
            </w:r>
          </w:p>
        </w:tc>
        <w:tc>
          <w:tcPr>
            <w:tcW w:w="0" w:type="auto"/>
            <w:hideMark/>
          </w:tcPr>
          <w:p w14:paraId="4F9EB12B"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15FF970A"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09521B00"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2DE2839A"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71948635"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186C88D6"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EPCAM</w:t>
            </w:r>
          </w:p>
        </w:tc>
        <w:tc>
          <w:tcPr>
            <w:tcW w:w="1459" w:type="dxa"/>
            <w:hideMark/>
          </w:tcPr>
          <w:p w14:paraId="16CA438D"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0.59865</w:t>
            </w:r>
          </w:p>
        </w:tc>
        <w:tc>
          <w:tcPr>
            <w:tcW w:w="1829" w:type="dxa"/>
            <w:hideMark/>
          </w:tcPr>
          <w:p w14:paraId="688E2879"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0.00397</w:t>
            </w:r>
          </w:p>
        </w:tc>
        <w:tc>
          <w:tcPr>
            <w:tcW w:w="0" w:type="auto"/>
            <w:hideMark/>
          </w:tcPr>
          <w:p w14:paraId="30B3A943"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1.23</w:t>
            </w:r>
          </w:p>
        </w:tc>
        <w:tc>
          <w:tcPr>
            <w:tcW w:w="0" w:type="auto"/>
            <w:hideMark/>
          </w:tcPr>
          <w:p w14:paraId="77713A1D"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4DCF7560"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2AD6D40B"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0E91809E"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04D444AD"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69ED9D48"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MAGEB2</w:t>
            </w:r>
          </w:p>
        </w:tc>
        <w:tc>
          <w:tcPr>
            <w:tcW w:w="1459" w:type="dxa"/>
            <w:hideMark/>
          </w:tcPr>
          <w:p w14:paraId="5BB7C113"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0.77230</w:t>
            </w:r>
          </w:p>
        </w:tc>
        <w:tc>
          <w:tcPr>
            <w:tcW w:w="1829" w:type="dxa"/>
            <w:hideMark/>
          </w:tcPr>
          <w:p w14:paraId="3376E1A6"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0.10200</w:t>
            </w:r>
          </w:p>
        </w:tc>
        <w:tc>
          <w:tcPr>
            <w:tcW w:w="0" w:type="auto"/>
            <w:hideMark/>
          </w:tcPr>
          <w:p w14:paraId="72BB7EC9"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1.12</w:t>
            </w:r>
          </w:p>
        </w:tc>
        <w:tc>
          <w:tcPr>
            <w:tcW w:w="0" w:type="auto"/>
            <w:hideMark/>
          </w:tcPr>
          <w:p w14:paraId="1DFBCAED"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5FA49AC5"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48D26C01"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4B86468B"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2376BD58"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5E5B59F1"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lastRenderedPageBreak/>
              <w:t>IFI27</w:t>
            </w:r>
          </w:p>
        </w:tc>
        <w:tc>
          <w:tcPr>
            <w:tcW w:w="1459" w:type="dxa"/>
            <w:hideMark/>
          </w:tcPr>
          <w:p w14:paraId="71965C1F"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0.02493</w:t>
            </w:r>
          </w:p>
        </w:tc>
        <w:tc>
          <w:tcPr>
            <w:tcW w:w="1829" w:type="dxa"/>
            <w:hideMark/>
          </w:tcPr>
          <w:p w14:paraId="30590ED8"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0.04114</w:t>
            </w:r>
          </w:p>
        </w:tc>
        <w:tc>
          <w:tcPr>
            <w:tcW w:w="0" w:type="auto"/>
            <w:hideMark/>
          </w:tcPr>
          <w:p w14:paraId="639B386D"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1.16</w:t>
            </w:r>
          </w:p>
        </w:tc>
        <w:tc>
          <w:tcPr>
            <w:tcW w:w="0" w:type="auto"/>
            <w:hideMark/>
          </w:tcPr>
          <w:p w14:paraId="54D0A422"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1.18</w:t>
            </w:r>
          </w:p>
        </w:tc>
        <w:tc>
          <w:tcPr>
            <w:tcW w:w="0" w:type="auto"/>
            <w:hideMark/>
          </w:tcPr>
          <w:p w14:paraId="633593D3"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1.00</w:t>
            </w:r>
          </w:p>
        </w:tc>
        <w:tc>
          <w:tcPr>
            <w:tcW w:w="0" w:type="auto"/>
            <w:hideMark/>
          </w:tcPr>
          <w:p w14:paraId="1974FFF0"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1.39</w:t>
            </w:r>
          </w:p>
        </w:tc>
        <w:tc>
          <w:tcPr>
            <w:tcW w:w="0" w:type="auto"/>
            <w:hideMark/>
          </w:tcPr>
          <w:p w14:paraId="388B5E73"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0.04482</w:t>
            </w:r>
          </w:p>
        </w:tc>
      </w:tr>
      <w:tr w:rsidR="004B3329" w:rsidRPr="004B3329" w14:paraId="15B14E8E"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1D4A8F25"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TNFSF12</w:t>
            </w:r>
          </w:p>
        </w:tc>
        <w:tc>
          <w:tcPr>
            <w:tcW w:w="1459" w:type="dxa"/>
            <w:hideMark/>
          </w:tcPr>
          <w:p w14:paraId="50623E6E"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0.68831</w:t>
            </w:r>
          </w:p>
        </w:tc>
        <w:tc>
          <w:tcPr>
            <w:tcW w:w="1829" w:type="dxa"/>
            <w:hideMark/>
          </w:tcPr>
          <w:p w14:paraId="6401E072"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0.87945</w:t>
            </w:r>
          </w:p>
        </w:tc>
        <w:tc>
          <w:tcPr>
            <w:tcW w:w="0" w:type="auto"/>
            <w:hideMark/>
          </w:tcPr>
          <w:p w14:paraId="370C5121"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0.98</w:t>
            </w:r>
          </w:p>
        </w:tc>
        <w:tc>
          <w:tcPr>
            <w:tcW w:w="0" w:type="auto"/>
            <w:hideMark/>
          </w:tcPr>
          <w:p w14:paraId="6E911F0D"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50611B2D"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385C6517"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4B9EF1BB"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43CDC96C"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4E1F6B10"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BID</w:t>
            </w:r>
          </w:p>
        </w:tc>
        <w:tc>
          <w:tcPr>
            <w:tcW w:w="1459" w:type="dxa"/>
            <w:hideMark/>
          </w:tcPr>
          <w:p w14:paraId="265B179C"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0.20709</w:t>
            </w:r>
          </w:p>
        </w:tc>
        <w:tc>
          <w:tcPr>
            <w:tcW w:w="1829" w:type="dxa"/>
            <w:hideMark/>
          </w:tcPr>
          <w:p w14:paraId="0FA58A80"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0.30244</w:t>
            </w:r>
          </w:p>
        </w:tc>
        <w:tc>
          <w:tcPr>
            <w:tcW w:w="0" w:type="auto"/>
            <w:hideMark/>
          </w:tcPr>
          <w:p w14:paraId="5CBF0745"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0.85</w:t>
            </w:r>
          </w:p>
        </w:tc>
        <w:tc>
          <w:tcPr>
            <w:tcW w:w="0" w:type="auto"/>
            <w:hideMark/>
          </w:tcPr>
          <w:p w14:paraId="2786D9CE"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7B5E7159"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712F6867"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42C52809"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3DBC93B1"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48B503F5"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KIR3DL2</w:t>
            </w:r>
          </w:p>
        </w:tc>
        <w:tc>
          <w:tcPr>
            <w:tcW w:w="1459" w:type="dxa"/>
            <w:hideMark/>
          </w:tcPr>
          <w:p w14:paraId="6365B208"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0.02436</w:t>
            </w:r>
          </w:p>
        </w:tc>
        <w:tc>
          <w:tcPr>
            <w:tcW w:w="1829" w:type="dxa"/>
            <w:hideMark/>
          </w:tcPr>
          <w:p w14:paraId="4F6BC98D"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0.15274</w:t>
            </w:r>
          </w:p>
        </w:tc>
        <w:tc>
          <w:tcPr>
            <w:tcW w:w="0" w:type="auto"/>
            <w:hideMark/>
          </w:tcPr>
          <w:p w14:paraId="75200E98"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1.15</w:t>
            </w:r>
          </w:p>
        </w:tc>
        <w:tc>
          <w:tcPr>
            <w:tcW w:w="0" w:type="auto"/>
            <w:hideMark/>
          </w:tcPr>
          <w:p w14:paraId="69DCDE65"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594CA839"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6CDE833F"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2F5E0159"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08921B4E"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067AC379"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STAT1</w:t>
            </w:r>
          </w:p>
        </w:tc>
        <w:tc>
          <w:tcPr>
            <w:tcW w:w="1459" w:type="dxa"/>
            <w:hideMark/>
          </w:tcPr>
          <w:p w14:paraId="2EA9A817"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0.65511</w:t>
            </w:r>
          </w:p>
        </w:tc>
        <w:tc>
          <w:tcPr>
            <w:tcW w:w="1829" w:type="dxa"/>
            <w:hideMark/>
          </w:tcPr>
          <w:p w14:paraId="3DA2377F"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0.29277</w:t>
            </w:r>
          </w:p>
        </w:tc>
        <w:tc>
          <w:tcPr>
            <w:tcW w:w="0" w:type="auto"/>
            <w:hideMark/>
          </w:tcPr>
          <w:p w14:paraId="1337E55F"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1.10</w:t>
            </w:r>
          </w:p>
        </w:tc>
        <w:tc>
          <w:tcPr>
            <w:tcW w:w="0" w:type="auto"/>
            <w:hideMark/>
          </w:tcPr>
          <w:p w14:paraId="62672602"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2A29F2EB"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2658F332"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3D768621"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5F617379"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682E3701"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ITGA4</w:t>
            </w:r>
          </w:p>
        </w:tc>
        <w:tc>
          <w:tcPr>
            <w:tcW w:w="1459" w:type="dxa"/>
            <w:hideMark/>
          </w:tcPr>
          <w:p w14:paraId="50011FFE"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0.35843</w:t>
            </w:r>
          </w:p>
        </w:tc>
        <w:tc>
          <w:tcPr>
            <w:tcW w:w="1829" w:type="dxa"/>
            <w:hideMark/>
          </w:tcPr>
          <w:p w14:paraId="56352C10"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0.46730</w:t>
            </w:r>
          </w:p>
        </w:tc>
        <w:tc>
          <w:tcPr>
            <w:tcW w:w="0" w:type="auto"/>
            <w:hideMark/>
          </w:tcPr>
          <w:p w14:paraId="50E84504"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0.92</w:t>
            </w:r>
          </w:p>
        </w:tc>
        <w:tc>
          <w:tcPr>
            <w:tcW w:w="0" w:type="auto"/>
            <w:hideMark/>
          </w:tcPr>
          <w:p w14:paraId="79AC972C"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6D306253"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7439075B"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4ADC1BFA"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506ECCC7"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3897D24F"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REN</w:t>
            </w:r>
          </w:p>
        </w:tc>
        <w:tc>
          <w:tcPr>
            <w:tcW w:w="1459" w:type="dxa"/>
            <w:hideMark/>
          </w:tcPr>
          <w:p w14:paraId="336BE303"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0.35221</w:t>
            </w:r>
          </w:p>
        </w:tc>
        <w:tc>
          <w:tcPr>
            <w:tcW w:w="1829" w:type="dxa"/>
            <w:hideMark/>
          </w:tcPr>
          <w:p w14:paraId="4CF0BA6A"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0.50761</w:t>
            </w:r>
          </w:p>
        </w:tc>
        <w:tc>
          <w:tcPr>
            <w:tcW w:w="0" w:type="auto"/>
            <w:hideMark/>
          </w:tcPr>
          <w:p w14:paraId="4A2C438F"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1.08</w:t>
            </w:r>
          </w:p>
        </w:tc>
        <w:tc>
          <w:tcPr>
            <w:tcW w:w="0" w:type="auto"/>
            <w:hideMark/>
          </w:tcPr>
          <w:p w14:paraId="1F2890A1"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7241357F"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4AAE2E24"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172CEF3A"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5CAFCD1D"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45B2DF82"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CXCL5</w:t>
            </w:r>
          </w:p>
        </w:tc>
        <w:tc>
          <w:tcPr>
            <w:tcW w:w="1459" w:type="dxa"/>
            <w:hideMark/>
          </w:tcPr>
          <w:p w14:paraId="7A3569AC"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0.24931</w:t>
            </w:r>
          </w:p>
        </w:tc>
        <w:tc>
          <w:tcPr>
            <w:tcW w:w="1829" w:type="dxa"/>
            <w:hideMark/>
          </w:tcPr>
          <w:p w14:paraId="6E23D774"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0.65532</w:t>
            </w:r>
          </w:p>
        </w:tc>
        <w:tc>
          <w:tcPr>
            <w:tcW w:w="0" w:type="auto"/>
            <w:hideMark/>
          </w:tcPr>
          <w:p w14:paraId="700D739A"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1.03</w:t>
            </w:r>
          </w:p>
        </w:tc>
        <w:tc>
          <w:tcPr>
            <w:tcW w:w="0" w:type="auto"/>
            <w:hideMark/>
          </w:tcPr>
          <w:p w14:paraId="4F18BB87"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02DF0922"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416DFDB9"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33AB67AB"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53E57219"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5F5CC260"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CD96</w:t>
            </w:r>
          </w:p>
        </w:tc>
        <w:tc>
          <w:tcPr>
            <w:tcW w:w="1459" w:type="dxa"/>
            <w:hideMark/>
          </w:tcPr>
          <w:p w14:paraId="0499CBD9"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0.48458</w:t>
            </w:r>
          </w:p>
        </w:tc>
        <w:tc>
          <w:tcPr>
            <w:tcW w:w="1829" w:type="dxa"/>
            <w:hideMark/>
          </w:tcPr>
          <w:p w14:paraId="1B2DF7AF"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0.93065</w:t>
            </w:r>
          </w:p>
        </w:tc>
        <w:tc>
          <w:tcPr>
            <w:tcW w:w="0" w:type="auto"/>
            <w:hideMark/>
          </w:tcPr>
          <w:p w14:paraId="4D83C2B9"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1.01</w:t>
            </w:r>
          </w:p>
        </w:tc>
        <w:tc>
          <w:tcPr>
            <w:tcW w:w="0" w:type="auto"/>
            <w:hideMark/>
          </w:tcPr>
          <w:p w14:paraId="52D21E5B"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61E35928"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69E03409"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59393BAC"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6F604D1D"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2456FCA1"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MRC1</w:t>
            </w:r>
          </w:p>
        </w:tc>
        <w:tc>
          <w:tcPr>
            <w:tcW w:w="1459" w:type="dxa"/>
            <w:hideMark/>
          </w:tcPr>
          <w:p w14:paraId="38267445"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0.14201</w:t>
            </w:r>
          </w:p>
        </w:tc>
        <w:tc>
          <w:tcPr>
            <w:tcW w:w="1829" w:type="dxa"/>
            <w:hideMark/>
          </w:tcPr>
          <w:p w14:paraId="3647555B"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0.08238</w:t>
            </w:r>
          </w:p>
        </w:tc>
        <w:tc>
          <w:tcPr>
            <w:tcW w:w="0" w:type="auto"/>
            <w:hideMark/>
          </w:tcPr>
          <w:p w14:paraId="69A2592D"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1.14</w:t>
            </w:r>
          </w:p>
        </w:tc>
        <w:tc>
          <w:tcPr>
            <w:tcW w:w="0" w:type="auto"/>
            <w:hideMark/>
          </w:tcPr>
          <w:p w14:paraId="1443FA61"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0EE9055A"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1C7F0452"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4FD58139"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5E21E906"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5C7B54CF"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KIR3DL1</w:t>
            </w:r>
          </w:p>
        </w:tc>
        <w:tc>
          <w:tcPr>
            <w:tcW w:w="1459" w:type="dxa"/>
            <w:hideMark/>
          </w:tcPr>
          <w:p w14:paraId="02716C09"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0.04642</w:t>
            </w:r>
          </w:p>
        </w:tc>
        <w:tc>
          <w:tcPr>
            <w:tcW w:w="1829" w:type="dxa"/>
            <w:hideMark/>
          </w:tcPr>
          <w:p w14:paraId="544A38C9"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0.49332</w:t>
            </w:r>
          </w:p>
        </w:tc>
        <w:tc>
          <w:tcPr>
            <w:tcW w:w="0" w:type="auto"/>
            <w:hideMark/>
          </w:tcPr>
          <w:p w14:paraId="3E71549C"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1.07</w:t>
            </w:r>
          </w:p>
        </w:tc>
        <w:tc>
          <w:tcPr>
            <w:tcW w:w="0" w:type="auto"/>
            <w:hideMark/>
          </w:tcPr>
          <w:p w14:paraId="1CC7AA22"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32D69C70"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6E3C5677"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1BCE1502"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5DA2BC42"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55F58011"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ARG2</w:t>
            </w:r>
          </w:p>
        </w:tc>
        <w:tc>
          <w:tcPr>
            <w:tcW w:w="1459" w:type="dxa"/>
            <w:hideMark/>
          </w:tcPr>
          <w:p w14:paraId="463EF3CD"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0.85037</w:t>
            </w:r>
          </w:p>
        </w:tc>
        <w:tc>
          <w:tcPr>
            <w:tcW w:w="1829" w:type="dxa"/>
            <w:hideMark/>
          </w:tcPr>
          <w:p w14:paraId="781BE153"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0.69425</w:t>
            </w:r>
          </w:p>
        </w:tc>
        <w:tc>
          <w:tcPr>
            <w:tcW w:w="0" w:type="auto"/>
            <w:hideMark/>
          </w:tcPr>
          <w:p w14:paraId="60A035E5"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1.04</w:t>
            </w:r>
          </w:p>
        </w:tc>
        <w:tc>
          <w:tcPr>
            <w:tcW w:w="0" w:type="auto"/>
            <w:hideMark/>
          </w:tcPr>
          <w:p w14:paraId="7D407F0F"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2E575FBB"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69005762"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4D252B42"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632415A5"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471D149B"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SLC11A1</w:t>
            </w:r>
          </w:p>
        </w:tc>
        <w:tc>
          <w:tcPr>
            <w:tcW w:w="1459" w:type="dxa"/>
            <w:hideMark/>
          </w:tcPr>
          <w:p w14:paraId="41AC55FA"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0.29915</w:t>
            </w:r>
          </w:p>
        </w:tc>
        <w:tc>
          <w:tcPr>
            <w:tcW w:w="1829" w:type="dxa"/>
            <w:hideMark/>
          </w:tcPr>
          <w:p w14:paraId="0B6B1F3B"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0.56660</w:t>
            </w:r>
          </w:p>
        </w:tc>
        <w:tc>
          <w:tcPr>
            <w:tcW w:w="0" w:type="auto"/>
            <w:hideMark/>
          </w:tcPr>
          <w:p w14:paraId="2799D1E2"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1.03</w:t>
            </w:r>
          </w:p>
        </w:tc>
        <w:tc>
          <w:tcPr>
            <w:tcW w:w="0" w:type="auto"/>
            <w:hideMark/>
          </w:tcPr>
          <w:p w14:paraId="53158E76"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7D072A04"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16E3E3E6"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3FAABF8D"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345FAB8E"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7A5F469C"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PECAM1</w:t>
            </w:r>
          </w:p>
        </w:tc>
        <w:tc>
          <w:tcPr>
            <w:tcW w:w="1459" w:type="dxa"/>
            <w:hideMark/>
          </w:tcPr>
          <w:p w14:paraId="3424CF8D"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0.45692</w:t>
            </w:r>
          </w:p>
        </w:tc>
        <w:tc>
          <w:tcPr>
            <w:tcW w:w="1829" w:type="dxa"/>
            <w:hideMark/>
          </w:tcPr>
          <w:p w14:paraId="033B17E3"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0.40132</w:t>
            </w:r>
          </w:p>
        </w:tc>
        <w:tc>
          <w:tcPr>
            <w:tcW w:w="0" w:type="auto"/>
            <w:hideMark/>
          </w:tcPr>
          <w:p w14:paraId="0D1013C5"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1.14</w:t>
            </w:r>
          </w:p>
        </w:tc>
        <w:tc>
          <w:tcPr>
            <w:tcW w:w="0" w:type="auto"/>
            <w:hideMark/>
          </w:tcPr>
          <w:p w14:paraId="3CD317CE"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0944FCE4"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36A670D3"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2A4318C2"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07BCAC0E"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554543F2"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MET</w:t>
            </w:r>
          </w:p>
        </w:tc>
        <w:tc>
          <w:tcPr>
            <w:tcW w:w="1459" w:type="dxa"/>
            <w:hideMark/>
          </w:tcPr>
          <w:p w14:paraId="5D4C8131"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0.06352</w:t>
            </w:r>
          </w:p>
        </w:tc>
        <w:tc>
          <w:tcPr>
            <w:tcW w:w="1829" w:type="dxa"/>
            <w:hideMark/>
          </w:tcPr>
          <w:p w14:paraId="5B050C51"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0.00614</w:t>
            </w:r>
          </w:p>
        </w:tc>
        <w:tc>
          <w:tcPr>
            <w:tcW w:w="0" w:type="auto"/>
            <w:hideMark/>
          </w:tcPr>
          <w:p w14:paraId="6BB65F42"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1.19</w:t>
            </w:r>
          </w:p>
        </w:tc>
        <w:tc>
          <w:tcPr>
            <w:tcW w:w="0" w:type="auto"/>
            <w:hideMark/>
          </w:tcPr>
          <w:p w14:paraId="4E714D07"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6BA4EEAA"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3164E9E4"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076DACAB"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7461955E"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6C214710"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KLRD1</w:t>
            </w:r>
          </w:p>
        </w:tc>
        <w:tc>
          <w:tcPr>
            <w:tcW w:w="1459" w:type="dxa"/>
            <w:hideMark/>
          </w:tcPr>
          <w:p w14:paraId="53B01092"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0.00570</w:t>
            </w:r>
          </w:p>
        </w:tc>
        <w:tc>
          <w:tcPr>
            <w:tcW w:w="1829" w:type="dxa"/>
            <w:hideMark/>
          </w:tcPr>
          <w:p w14:paraId="24789046"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0.00244</w:t>
            </w:r>
          </w:p>
        </w:tc>
        <w:tc>
          <w:tcPr>
            <w:tcW w:w="0" w:type="auto"/>
            <w:hideMark/>
          </w:tcPr>
          <w:p w14:paraId="4043A219"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1.29</w:t>
            </w:r>
          </w:p>
        </w:tc>
        <w:tc>
          <w:tcPr>
            <w:tcW w:w="0" w:type="auto"/>
            <w:hideMark/>
          </w:tcPr>
          <w:p w14:paraId="7DAE7CA9"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1.32</w:t>
            </w:r>
          </w:p>
        </w:tc>
        <w:tc>
          <w:tcPr>
            <w:tcW w:w="0" w:type="auto"/>
            <w:hideMark/>
          </w:tcPr>
          <w:p w14:paraId="29F14898"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1.11</w:t>
            </w:r>
          </w:p>
        </w:tc>
        <w:tc>
          <w:tcPr>
            <w:tcW w:w="0" w:type="auto"/>
            <w:hideMark/>
          </w:tcPr>
          <w:p w14:paraId="287AC9F5"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1.58</w:t>
            </w:r>
          </w:p>
        </w:tc>
        <w:tc>
          <w:tcPr>
            <w:tcW w:w="0" w:type="auto"/>
            <w:hideMark/>
          </w:tcPr>
          <w:p w14:paraId="09A29493"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0.00196</w:t>
            </w:r>
          </w:p>
        </w:tc>
      </w:tr>
      <w:tr w:rsidR="004B3329" w:rsidRPr="004B3329" w14:paraId="76D160BF"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5EAC3EC4"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TNFRSF17</w:t>
            </w:r>
          </w:p>
        </w:tc>
        <w:tc>
          <w:tcPr>
            <w:tcW w:w="1459" w:type="dxa"/>
            <w:hideMark/>
          </w:tcPr>
          <w:p w14:paraId="10F0DCB8"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0.00996</w:t>
            </w:r>
          </w:p>
        </w:tc>
        <w:tc>
          <w:tcPr>
            <w:tcW w:w="1829" w:type="dxa"/>
            <w:hideMark/>
          </w:tcPr>
          <w:p w14:paraId="03502775"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0.01211</w:t>
            </w:r>
          </w:p>
        </w:tc>
        <w:tc>
          <w:tcPr>
            <w:tcW w:w="0" w:type="auto"/>
            <w:hideMark/>
          </w:tcPr>
          <w:p w14:paraId="35067837"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0.86</w:t>
            </w:r>
          </w:p>
        </w:tc>
        <w:tc>
          <w:tcPr>
            <w:tcW w:w="0" w:type="auto"/>
            <w:hideMark/>
          </w:tcPr>
          <w:p w14:paraId="543E9F1D"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0.85</w:t>
            </w:r>
          </w:p>
        </w:tc>
        <w:tc>
          <w:tcPr>
            <w:tcW w:w="0" w:type="auto"/>
            <w:hideMark/>
          </w:tcPr>
          <w:p w14:paraId="016AF0CF"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0.76</w:t>
            </w:r>
          </w:p>
        </w:tc>
        <w:tc>
          <w:tcPr>
            <w:tcW w:w="0" w:type="auto"/>
            <w:hideMark/>
          </w:tcPr>
          <w:p w14:paraId="7EA4DD6F"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0.96</w:t>
            </w:r>
          </w:p>
        </w:tc>
        <w:tc>
          <w:tcPr>
            <w:tcW w:w="0" w:type="auto"/>
            <w:hideMark/>
          </w:tcPr>
          <w:p w14:paraId="15CFD9EC"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0.00981</w:t>
            </w:r>
          </w:p>
        </w:tc>
      </w:tr>
      <w:tr w:rsidR="004B3329" w:rsidRPr="004B3329" w14:paraId="0D11BFCF"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5979746C"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TNFRSF25</w:t>
            </w:r>
          </w:p>
        </w:tc>
        <w:tc>
          <w:tcPr>
            <w:tcW w:w="1459" w:type="dxa"/>
            <w:hideMark/>
          </w:tcPr>
          <w:p w14:paraId="237448F3"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0.15106</w:t>
            </w:r>
          </w:p>
        </w:tc>
        <w:tc>
          <w:tcPr>
            <w:tcW w:w="1829" w:type="dxa"/>
            <w:hideMark/>
          </w:tcPr>
          <w:p w14:paraId="3F1F5377"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0.01161</w:t>
            </w:r>
          </w:p>
        </w:tc>
        <w:tc>
          <w:tcPr>
            <w:tcW w:w="0" w:type="auto"/>
            <w:hideMark/>
          </w:tcPr>
          <w:p w14:paraId="2FD1D71F"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1.30</w:t>
            </w:r>
          </w:p>
        </w:tc>
        <w:tc>
          <w:tcPr>
            <w:tcW w:w="0" w:type="auto"/>
            <w:hideMark/>
          </w:tcPr>
          <w:p w14:paraId="20368067"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65E8B579"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2B86DCCB"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6FD1188E"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7AE0459E"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7CF826E9"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PDGFA</w:t>
            </w:r>
          </w:p>
        </w:tc>
        <w:tc>
          <w:tcPr>
            <w:tcW w:w="1459" w:type="dxa"/>
            <w:hideMark/>
          </w:tcPr>
          <w:p w14:paraId="56F9BA1F"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0.37157</w:t>
            </w:r>
          </w:p>
        </w:tc>
        <w:tc>
          <w:tcPr>
            <w:tcW w:w="1829" w:type="dxa"/>
            <w:hideMark/>
          </w:tcPr>
          <w:p w14:paraId="45660C4E"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0.01717</w:t>
            </w:r>
          </w:p>
        </w:tc>
        <w:tc>
          <w:tcPr>
            <w:tcW w:w="0" w:type="auto"/>
            <w:hideMark/>
          </w:tcPr>
          <w:p w14:paraId="76F2EC64"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1.30</w:t>
            </w:r>
          </w:p>
        </w:tc>
        <w:tc>
          <w:tcPr>
            <w:tcW w:w="0" w:type="auto"/>
            <w:hideMark/>
          </w:tcPr>
          <w:p w14:paraId="6063B349"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6BE1D434"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5196C32E"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1FCA91F5"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201EC073"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08DBC01A"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DUSP5</w:t>
            </w:r>
          </w:p>
        </w:tc>
        <w:tc>
          <w:tcPr>
            <w:tcW w:w="1459" w:type="dxa"/>
            <w:hideMark/>
          </w:tcPr>
          <w:p w14:paraId="7165691A"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0.00066</w:t>
            </w:r>
          </w:p>
        </w:tc>
        <w:tc>
          <w:tcPr>
            <w:tcW w:w="1829" w:type="dxa"/>
            <w:hideMark/>
          </w:tcPr>
          <w:p w14:paraId="5A7E0B78"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0.00023</w:t>
            </w:r>
          </w:p>
        </w:tc>
        <w:tc>
          <w:tcPr>
            <w:tcW w:w="0" w:type="auto"/>
            <w:hideMark/>
          </w:tcPr>
          <w:p w14:paraId="308AF2B4"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1.34</w:t>
            </w:r>
          </w:p>
        </w:tc>
        <w:tc>
          <w:tcPr>
            <w:tcW w:w="0" w:type="auto"/>
            <w:hideMark/>
          </w:tcPr>
          <w:p w14:paraId="5D8DC3BF"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1.32</w:t>
            </w:r>
          </w:p>
        </w:tc>
        <w:tc>
          <w:tcPr>
            <w:tcW w:w="0" w:type="auto"/>
            <w:hideMark/>
          </w:tcPr>
          <w:p w14:paraId="229B66DB"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1.12</w:t>
            </w:r>
          </w:p>
        </w:tc>
        <w:tc>
          <w:tcPr>
            <w:tcW w:w="0" w:type="auto"/>
            <w:hideMark/>
          </w:tcPr>
          <w:p w14:paraId="3EC5ABB0"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1.57</w:t>
            </w:r>
          </w:p>
        </w:tc>
        <w:tc>
          <w:tcPr>
            <w:tcW w:w="0" w:type="auto"/>
            <w:hideMark/>
          </w:tcPr>
          <w:p w14:paraId="40584765"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0.00125</w:t>
            </w:r>
          </w:p>
        </w:tc>
      </w:tr>
      <w:tr w:rsidR="004B3329" w:rsidRPr="004B3329" w14:paraId="69165B46"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56C9AC8E"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RORC</w:t>
            </w:r>
          </w:p>
        </w:tc>
        <w:tc>
          <w:tcPr>
            <w:tcW w:w="1459" w:type="dxa"/>
            <w:hideMark/>
          </w:tcPr>
          <w:p w14:paraId="11EDA6F2"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0.01961</w:t>
            </w:r>
          </w:p>
        </w:tc>
        <w:tc>
          <w:tcPr>
            <w:tcW w:w="1829" w:type="dxa"/>
            <w:hideMark/>
          </w:tcPr>
          <w:p w14:paraId="652A3FD8"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0.02424</w:t>
            </w:r>
          </w:p>
        </w:tc>
        <w:tc>
          <w:tcPr>
            <w:tcW w:w="0" w:type="auto"/>
            <w:hideMark/>
          </w:tcPr>
          <w:p w14:paraId="20E02893"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1.23</w:t>
            </w:r>
          </w:p>
        </w:tc>
        <w:tc>
          <w:tcPr>
            <w:tcW w:w="0" w:type="auto"/>
            <w:hideMark/>
          </w:tcPr>
          <w:p w14:paraId="5281407B"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1.18</w:t>
            </w:r>
          </w:p>
        </w:tc>
        <w:tc>
          <w:tcPr>
            <w:tcW w:w="0" w:type="auto"/>
            <w:hideMark/>
          </w:tcPr>
          <w:p w14:paraId="4393878C"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0.98</w:t>
            </w:r>
          </w:p>
        </w:tc>
        <w:tc>
          <w:tcPr>
            <w:tcW w:w="0" w:type="auto"/>
            <w:hideMark/>
          </w:tcPr>
          <w:p w14:paraId="0DC3F009"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1.43</w:t>
            </w:r>
          </w:p>
        </w:tc>
        <w:tc>
          <w:tcPr>
            <w:tcW w:w="0" w:type="auto"/>
            <w:hideMark/>
          </w:tcPr>
          <w:p w14:paraId="30DC4B82"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0.08610</w:t>
            </w:r>
          </w:p>
        </w:tc>
      </w:tr>
      <w:tr w:rsidR="004B3329" w:rsidRPr="004B3329" w14:paraId="0C51261B"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19B87B54"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WNT11</w:t>
            </w:r>
          </w:p>
        </w:tc>
        <w:tc>
          <w:tcPr>
            <w:tcW w:w="1459" w:type="dxa"/>
            <w:hideMark/>
          </w:tcPr>
          <w:p w14:paraId="555FF266"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0.00503</w:t>
            </w:r>
          </w:p>
        </w:tc>
        <w:tc>
          <w:tcPr>
            <w:tcW w:w="1829" w:type="dxa"/>
            <w:hideMark/>
          </w:tcPr>
          <w:p w14:paraId="5CE30553"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0.00330</w:t>
            </w:r>
          </w:p>
        </w:tc>
        <w:tc>
          <w:tcPr>
            <w:tcW w:w="0" w:type="auto"/>
            <w:hideMark/>
          </w:tcPr>
          <w:p w14:paraId="0C502BEE"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1.35</w:t>
            </w:r>
          </w:p>
        </w:tc>
        <w:tc>
          <w:tcPr>
            <w:tcW w:w="0" w:type="auto"/>
            <w:hideMark/>
          </w:tcPr>
          <w:p w14:paraId="7AB1F6B7"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1.35</w:t>
            </w:r>
          </w:p>
        </w:tc>
        <w:tc>
          <w:tcPr>
            <w:tcW w:w="0" w:type="auto"/>
            <w:hideMark/>
          </w:tcPr>
          <w:p w14:paraId="1852BF99"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1.08</w:t>
            </w:r>
          </w:p>
        </w:tc>
        <w:tc>
          <w:tcPr>
            <w:tcW w:w="0" w:type="auto"/>
            <w:hideMark/>
          </w:tcPr>
          <w:p w14:paraId="398D0076"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1.69</w:t>
            </w:r>
          </w:p>
        </w:tc>
        <w:tc>
          <w:tcPr>
            <w:tcW w:w="0" w:type="auto"/>
            <w:hideMark/>
          </w:tcPr>
          <w:p w14:paraId="71578B53"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0.00796</w:t>
            </w:r>
          </w:p>
        </w:tc>
      </w:tr>
      <w:tr w:rsidR="004B3329" w:rsidRPr="004B3329" w14:paraId="45B029E9"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202F9946"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CDH2</w:t>
            </w:r>
          </w:p>
        </w:tc>
        <w:tc>
          <w:tcPr>
            <w:tcW w:w="1459" w:type="dxa"/>
            <w:hideMark/>
          </w:tcPr>
          <w:p w14:paraId="5D17E67F"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0.04343</w:t>
            </w:r>
          </w:p>
        </w:tc>
        <w:tc>
          <w:tcPr>
            <w:tcW w:w="1829" w:type="dxa"/>
            <w:hideMark/>
          </w:tcPr>
          <w:p w14:paraId="78F28EB1"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0.03465</w:t>
            </w:r>
          </w:p>
        </w:tc>
        <w:tc>
          <w:tcPr>
            <w:tcW w:w="0" w:type="auto"/>
            <w:hideMark/>
          </w:tcPr>
          <w:p w14:paraId="0C592679"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1.18</w:t>
            </w:r>
          </w:p>
        </w:tc>
        <w:tc>
          <w:tcPr>
            <w:tcW w:w="0" w:type="auto"/>
            <w:hideMark/>
          </w:tcPr>
          <w:p w14:paraId="5325A155"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1.31</w:t>
            </w:r>
          </w:p>
        </w:tc>
        <w:tc>
          <w:tcPr>
            <w:tcW w:w="0" w:type="auto"/>
            <w:hideMark/>
          </w:tcPr>
          <w:p w14:paraId="65AB2E9D"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1.10</w:t>
            </w:r>
          </w:p>
        </w:tc>
        <w:tc>
          <w:tcPr>
            <w:tcW w:w="0" w:type="auto"/>
            <w:hideMark/>
          </w:tcPr>
          <w:p w14:paraId="73283D16"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1.55</w:t>
            </w:r>
          </w:p>
        </w:tc>
        <w:tc>
          <w:tcPr>
            <w:tcW w:w="0" w:type="auto"/>
            <w:hideMark/>
          </w:tcPr>
          <w:p w14:paraId="69BC5F17"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0.00201</w:t>
            </w:r>
          </w:p>
        </w:tc>
      </w:tr>
      <w:tr w:rsidR="004B3329" w:rsidRPr="004B3329" w14:paraId="462011F0"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1244AC69"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NCAM1</w:t>
            </w:r>
          </w:p>
        </w:tc>
        <w:tc>
          <w:tcPr>
            <w:tcW w:w="1459" w:type="dxa"/>
            <w:hideMark/>
          </w:tcPr>
          <w:p w14:paraId="6F96E6AC"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0.03716</w:t>
            </w:r>
          </w:p>
        </w:tc>
        <w:tc>
          <w:tcPr>
            <w:tcW w:w="1829" w:type="dxa"/>
            <w:hideMark/>
          </w:tcPr>
          <w:p w14:paraId="0B1C4CF9"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0.04494</w:t>
            </w:r>
          </w:p>
        </w:tc>
        <w:tc>
          <w:tcPr>
            <w:tcW w:w="0" w:type="auto"/>
            <w:hideMark/>
          </w:tcPr>
          <w:p w14:paraId="57C1A2EE"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1.16</w:t>
            </w:r>
          </w:p>
        </w:tc>
        <w:tc>
          <w:tcPr>
            <w:tcW w:w="0" w:type="auto"/>
            <w:hideMark/>
          </w:tcPr>
          <w:p w14:paraId="3A946053"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1.20</w:t>
            </w:r>
          </w:p>
        </w:tc>
        <w:tc>
          <w:tcPr>
            <w:tcW w:w="0" w:type="auto"/>
            <w:hideMark/>
          </w:tcPr>
          <w:p w14:paraId="69401E27"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1.04</w:t>
            </w:r>
          </w:p>
        </w:tc>
        <w:tc>
          <w:tcPr>
            <w:tcW w:w="0" w:type="auto"/>
            <w:hideMark/>
          </w:tcPr>
          <w:p w14:paraId="5BD19B61"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1.40</w:t>
            </w:r>
          </w:p>
        </w:tc>
        <w:tc>
          <w:tcPr>
            <w:tcW w:w="0" w:type="auto"/>
            <w:hideMark/>
          </w:tcPr>
          <w:p w14:paraId="1342B095"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0.01411</w:t>
            </w:r>
          </w:p>
        </w:tc>
      </w:tr>
      <w:tr w:rsidR="004B3329" w:rsidRPr="004B3329" w14:paraId="0E496101"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575CF51C"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C7</w:t>
            </w:r>
          </w:p>
        </w:tc>
        <w:tc>
          <w:tcPr>
            <w:tcW w:w="1459" w:type="dxa"/>
            <w:hideMark/>
          </w:tcPr>
          <w:p w14:paraId="2434139B"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0.13568</w:t>
            </w:r>
          </w:p>
        </w:tc>
        <w:tc>
          <w:tcPr>
            <w:tcW w:w="1829" w:type="dxa"/>
            <w:hideMark/>
          </w:tcPr>
          <w:p w14:paraId="7CE0F261"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0.03962</w:t>
            </w:r>
          </w:p>
        </w:tc>
        <w:tc>
          <w:tcPr>
            <w:tcW w:w="0" w:type="auto"/>
            <w:hideMark/>
          </w:tcPr>
          <w:p w14:paraId="5CBF619B"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1.11</w:t>
            </w:r>
          </w:p>
        </w:tc>
        <w:tc>
          <w:tcPr>
            <w:tcW w:w="0" w:type="auto"/>
            <w:hideMark/>
          </w:tcPr>
          <w:p w14:paraId="35106694"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513C0B7D"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07919E71"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78781B55"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08D3F78C"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301B296C"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MS4A1</w:t>
            </w:r>
          </w:p>
        </w:tc>
        <w:tc>
          <w:tcPr>
            <w:tcW w:w="1459" w:type="dxa"/>
            <w:hideMark/>
          </w:tcPr>
          <w:p w14:paraId="1D10E7B5"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0.00004</w:t>
            </w:r>
          </w:p>
        </w:tc>
        <w:tc>
          <w:tcPr>
            <w:tcW w:w="1829" w:type="dxa"/>
            <w:hideMark/>
          </w:tcPr>
          <w:p w14:paraId="2C95CB92"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0.00202</w:t>
            </w:r>
          </w:p>
        </w:tc>
        <w:tc>
          <w:tcPr>
            <w:tcW w:w="0" w:type="auto"/>
            <w:hideMark/>
          </w:tcPr>
          <w:p w14:paraId="09AF5817"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0.85</w:t>
            </w:r>
          </w:p>
        </w:tc>
        <w:tc>
          <w:tcPr>
            <w:tcW w:w="0" w:type="auto"/>
            <w:hideMark/>
          </w:tcPr>
          <w:p w14:paraId="26D318BD"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0.84</w:t>
            </w:r>
          </w:p>
        </w:tc>
        <w:tc>
          <w:tcPr>
            <w:tcW w:w="0" w:type="auto"/>
            <w:hideMark/>
          </w:tcPr>
          <w:p w14:paraId="0B68CED9"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0.75</w:t>
            </w:r>
          </w:p>
        </w:tc>
        <w:tc>
          <w:tcPr>
            <w:tcW w:w="0" w:type="auto"/>
            <w:hideMark/>
          </w:tcPr>
          <w:p w14:paraId="4ED4198C"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0.94</w:t>
            </w:r>
          </w:p>
        </w:tc>
        <w:tc>
          <w:tcPr>
            <w:tcW w:w="0" w:type="auto"/>
            <w:hideMark/>
          </w:tcPr>
          <w:p w14:paraId="39E4EAF9"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0.00184</w:t>
            </w:r>
          </w:p>
        </w:tc>
      </w:tr>
      <w:tr w:rsidR="004B3329" w:rsidRPr="004B3329" w14:paraId="3B4FD7A7"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46CC6C2F"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lastRenderedPageBreak/>
              <w:t>MAML3</w:t>
            </w:r>
          </w:p>
        </w:tc>
        <w:tc>
          <w:tcPr>
            <w:tcW w:w="1459" w:type="dxa"/>
            <w:hideMark/>
          </w:tcPr>
          <w:p w14:paraId="2B5F1500"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0.21919</w:t>
            </w:r>
          </w:p>
        </w:tc>
        <w:tc>
          <w:tcPr>
            <w:tcW w:w="1829" w:type="dxa"/>
            <w:hideMark/>
          </w:tcPr>
          <w:p w14:paraId="79B5773D"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0.16372</w:t>
            </w:r>
          </w:p>
        </w:tc>
        <w:tc>
          <w:tcPr>
            <w:tcW w:w="0" w:type="auto"/>
            <w:hideMark/>
          </w:tcPr>
          <w:p w14:paraId="41AC61FC"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1.11</w:t>
            </w:r>
          </w:p>
        </w:tc>
        <w:tc>
          <w:tcPr>
            <w:tcW w:w="0" w:type="auto"/>
            <w:hideMark/>
          </w:tcPr>
          <w:p w14:paraId="0D37E015"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339C4FCF"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0EAE8B4C"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5922A6F1"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7681E43B"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0110FAB0"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IRF8</w:t>
            </w:r>
          </w:p>
        </w:tc>
        <w:tc>
          <w:tcPr>
            <w:tcW w:w="1459" w:type="dxa"/>
            <w:hideMark/>
          </w:tcPr>
          <w:p w14:paraId="036DDD53"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0.03477</w:t>
            </w:r>
          </w:p>
        </w:tc>
        <w:tc>
          <w:tcPr>
            <w:tcW w:w="1829" w:type="dxa"/>
            <w:hideMark/>
          </w:tcPr>
          <w:p w14:paraId="28D07326"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0.00485</w:t>
            </w:r>
          </w:p>
        </w:tc>
        <w:tc>
          <w:tcPr>
            <w:tcW w:w="0" w:type="auto"/>
            <w:hideMark/>
          </w:tcPr>
          <w:p w14:paraId="5FDE4E67"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0.80</w:t>
            </w:r>
          </w:p>
        </w:tc>
        <w:tc>
          <w:tcPr>
            <w:tcW w:w="0" w:type="auto"/>
            <w:hideMark/>
          </w:tcPr>
          <w:p w14:paraId="6E72BEE9"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0.77</w:t>
            </w:r>
          </w:p>
        </w:tc>
        <w:tc>
          <w:tcPr>
            <w:tcW w:w="0" w:type="auto"/>
            <w:hideMark/>
          </w:tcPr>
          <w:p w14:paraId="4312F1F9"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0.66</w:t>
            </w:r>
          </w:p>
        </w:tc>
        <w:tc>
          <w:tcPr>
            <w:tcW w:w="0" w:type="auto"/>
            <w:hideMark/>
          </w:tcPr>
          <w:p w14:paraId="48D9A4B7"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0.92</w:t>
            </w:r>
          </w:p>
        </w:tc>
        <w:tc>
          <w:tcPr>
            <w:tcW w:w="0" w:type="auto"/>
            <w:hideMark/>
          </w:tcPr>
          <w:p w14:paraId="6090D05A"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0.00277</w:t>
            </w:r>
          </w:p>
        </w:tc>
      </w:tr>
      <w:tr w:rsidR="004B3329" w:rsidRPr="004B3329" w14:paraId="4C225715"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701DA590"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NGFR</w:t>
            </w:r>
          </w:p>
        </w:tc>
        <w:tc>
          <w:tcPr>
            <w:tcW w:w="1459" w:type="dxa"/>
            <w:hideMark/>
          </w:tcPr>
          <w:p w14:paraId="3C658883"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0.03081</w:t>
            </w:r>
          </w:p>
        </w:tc>
        <w:tc>
          <w:tcPr>
            <w:tcW w:w="1829" w:type="dxa"/>
            <w:hideMark/>
          </w:tcPr>
          <w:p w14:paraId="1E32E587"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0.06120</w:t>
            </w:r>
          </w:p>
        </w:tc>
        <w:tc>
          <w:tcPr>
            <w:tcW w:w="0" w:type="auto"/>
            <w:hideMark/>
          </w:tcPr>
          <w:p w14:paraId="219C4104"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1.18</w:t>
            </w:r>
          </w:p>
        </w:tc>
        <w:tc>
          <w:tcPr>
            <w:tcW w:w="0" w:type="auto"/>
            <w:hideMark/>
          </w:tcPr>
          <w:p w14:paraId="0276E92F"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26DC626E"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6FB8CBD6"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1F70B23A"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63B111A0"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5C73A52E"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CCL21</w:t>
            </w:r>
          </w:p>
        </w:tc>
        <w:tc>
          <w:tcPr>
            <w:tcW w:w="1459" w:type="dxa"/>
            <w:hideMark/>
          </w:tcPr>
          <w:p w14:paraId="5B94CCC5"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0.01852</w:t>
            </w:r>
          </w:p>
        </w:tc>
        <w:tc>
          <w:tcPr>
            <w:tcW w:w="1829" w:type="dxa"/>
            <w:hideMark/>
          </w:tcPr>
          <w:p w14:paraId="76809374"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0.07513</w:t>
            </w:r>
          </w:p>
        </w:tc>
        <w:tc>
          <w:tcPr>
            <w:tcW w:w="0" w:type="auto"/>
            <w:hideMark/>
          </w:tcPr>
          <w:p w14:paraId="3DA5CCF1"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1.07</w:t>
            </w:r>
          </w:p>
        </w:tc>
        <w:tc>
          <w:tcPr>
            <w:tcW w:w="0" w:type="auto"/>
            <w:hideMark/>
          </w:tcPr>
          <w:p w14:paraId="1CB40083"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40845597"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2FD45DF2"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0124C976"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292369A0"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1AFE1426"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LRRC32</w:t>
            </w:r>
          </w:p>
        </w:tc>
        <w:tc>
          <w:tcPr>
            <w:tcW w:w="1459" w:type="dxa"/>
            <w:hideMark/>
          </w:tcPr>
          <w:p w14:paraId="2057B44C"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0.01921</w:t>
            </w:r>
          </w:p>
        </w:tc>
        <w:tc>
          <w:tcPr>
            <w:tcW w:w="1829" w:type="dxa"/>
            <w:hideMark/>
          </w:tcPr>
          <w:p w14:paraId="5FAC8DD1"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0.03816</w:t>
            </w:r>
          </w:p>
        </w:tc>
        <w:tc>
          <w:tcPr>
            <w:tcW w:w="0" w:type="auto"/>
            <w:hideMark/>
          </w:tcPr>
          <w:p w14:paraId="79C96C54"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1.18</w:t>
            </w:r>
          </w:p>
        </w:tc>
        <w:tc>
          <w:tcPr>
            <w:tcW w:w="0" w:type="auto"/>
            <w:hideMark/>
          </w:tcPr>
          <w:p w14:paraId="3F4DD7D0"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1.19</w:t>
            </w:r>
          </w:p>
        </w:tc>
        <w:tc>
          <w:tcPr>
            <w:tcW w:w="0" w:type="auto"/>
            <w:hideMark/>
          </w:tcPr>
          <w:p w14:paraId="285D25CC"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1.00</w:t>
            </w:r>
          </w:p>
        </w:tc>
        <w:tc>
          <w:tcPr>
            <w:tcW w:w="0" w:type="auto"/>
            <w:hideMark/>
          </w:tcPr>
          <w:p w14:paraId="187FD7C8"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1.42</w:t>
            </w:r>
          </w:p>
        </w:tc>
        <w:tc>
          <w:tcPr>
            <w:tcW w:w="0" w:type="auto"/>
            <w:hideMark/>
          </w:tcPr>
          <w:p w14:paraId="7B85D0DF"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0.04773</w:t>
            </w:r>
          </w:p>
        </w:tc>
      </w:tr>
      <w:tr w:rsidR="004B3329" w:rsidRPr="004B3329" w14:paraId="1F38D2A9"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4E97ED6D"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BTLA</w:t>
            </w:r>
          </w:p>
        </w:tc>
        <w:tc>
          <w:tcPr>
            <w:tcW w:w="1459" w:type="dxa"/>
            <w:hideMark/>
          </w:tcPr>
          <w:p w14:paraId="357C4152"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0.03422</w:t>
            </w:r>
          </w:p>
        </w:tc>
        <w:tc>
          <w:tcPr>
            <w:tcW w:w="1829" w:type="dxa"/>
            <w:hideMark/>
          </w:tcPr>
          <w:p w14:paraId="7AE2AEA4"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0.00723</w:t>
            </w:r>
          </w:p>
        </w:tc>
        <w:tc>
          <w:tcPr>
            <w:tcW w:w="0" w:type="auto"/>
            <w:hideMark/>
          </w:tcPr>
          <w:p w14:paraId="6552D132"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0.82</w:t>
            </w:r>
          </w:p>
        </w:tc>
        <w:tc>
          <w:tcPr>
            <w:tcW w:w="0" w:type="auto"/>
            <w:hideMark/>
          </w:tcPr>
          <w:p w14:paraId="353062AD"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0.84</w:t>
            </w:r>
          </w:p>
        </w:tc>
        <w:tc>
          <w:tcPr>
            <w:tcW w:w="0" w:type="auto"/>
            <w:hideMark/>
          </w:tcPr>
          <w:p w14:paraId="1C4655D3"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0.72</w:t>
            </w:r>
          </w:p>
        </w:tc>
        <w:tc>
          <w:tcPr>
            <w:tcW w:w="0" w:type="auto"/>
            <w:hideMark/>
          </w:tcPr>
          <w:p w14:paraId="5157445C"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0.97</w:t>
            </w:r>
          </w:p>
        </w:tc>
        <w:tc>
          <w:tcPr>
            <w:tcW w:w="0" w:type="auto"/>
            <w:hideMark/>
          </w:tcPr>
          <w:p w14:paraId="1BE66CEB"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0.02014</w:t>
            </w:r>
          </w:p>
        </w:tc>
      </w:tr>
      <w:tr w:rsidR="004B3329" w:rsidRPr="004B3329" w14:paraId="4E0CA5A9"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61F662C7"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CPA3</w:t>
            </w:r>
          </w:p>
        </w:tc>
        <w:tc>
          <w:tcPr>
            <w:tcW w:w="1459" w:type="dxa"/>
            <w:hideMark/>
          </w:tcPr>
          <w:p w14:paraId="44384DC6"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0.34323</w:t>
            </w:r>
          </w:p>
        </w:tc>
        <w:tc>
          <w:tcPr>
            <w:tcW w:w="1829" w:type="dxa"/>
            <w:hideMark/>
          </w:tcPr>
          <w:p w14:paraId="3F0C8AD5"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0.05450</w:t>
            </w:r>
          </w:p>
        </w:tc>
        <w:tc>
          <w:tcPr>
            <w:tcW w:w="0" w:type="auto"/>
            <w:hideMark/>
          </w:tcPr>
          <w:p w14:paraId="5F36E86A"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1.16</w:t>
            </w:r>
          </w:p>
        </w:tc>
        <w:tc>
          <w:tcPr>
            <w:tcW w:w="0" w:type="auto"/>
            <w:hideMark/>
          </w:tcPr>
          <w:p w14:paraId="587F1EF2"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1FD30E18"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7ED082EF"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203C1153"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47997A3B"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563C1B9C"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HLA-DOB</w:t>
            </w:r>
          </w:p>
        </w:tc>
        <w:tc>
          <w:tcPr>
            <w:tcW w:w="1459" w:type="dxa"/>
            <w:hideMark/>
          </w:tcPr>
          <w:p w14:paraId="5AFC19FE"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0.00889</w:t>
            </w:r>
          </w:p>
        </w:tc>
        <w:tc>
          <w:tcPr>
            <w:tcW w:w="1829" w:type="dxa"/>
            <w:hideMark/>
          </w:tcPr>
          <w:p w14:paraId="147E1BD0"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0.00086</w:t>
            </w:r>
          </w:p>
        </w:tc>
        <w:tc>
          <w:tcPr>
            <w:tcW w:w="0" w:type="auto"/>
            <w:hideMark/>
          </w:tcPr>
          <w:p w14:paraId="44FDBBAD"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0.80</w:t>
            </w:r>
          </w:p>
        </w:tc>
        <w:tc>
          <w:tcPr>
            <w:tcW w:w="0" w:type="auto"/>
            <w:hideMark/>
          </w:tcPr>
          <w:p w14:paraId="5515AFC4"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0.78</w:t>
            </w:r>
          </w:p>
        </w:tc>
        <w:tc>
          <w:tcPr>
            <w:tcW w:w="0" w:type="auto"/>
            <w:hideMark/>
          </w:tcPr>
          <w:p w14:paraId="3C04DCD4"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0.67</w:t>
            </w:r>
          </w:p>
        </w:tc>
        <w:tc>
          <w:tcPr>
            <w:tcW w:w="0" w:type="auto"/>
            <w:hideMark/>
          </w:tcPr>
          <w:p w14:paraId="219876B3"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0.91</w:t>
            </w:r>
          </w:p>
        </w:tc>
        <w:tc>
          <w:tcPr>
            <w:tcW w:w="0" w:type="auto"/>
            <w:hideMark/>
          </w:tcPr>
          <w:p w14:paraId="710E8804"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0.00157</w:t>
            </w:r>
          </w:p>
        </w:tc>
      </w:tr>
      <w:tr w:rsidR="004B3329" w:rsidRPr="004B3329" w14:paraId="1BD0E5D6"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65F307EB"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KLRB1</w:t>
            </w:r>
          </w:p>
        </w:tc>
        <w:tc>
          <w:tcPr>
            <w:tcW w:w="1459" w:type="dxa"/>
            <w:hideMark/>
          </w:tcPr>
          <w:p w14:paraId="37839E16"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0.13620</w:t>
            </w:r>
          </w:p>
        </w:tc>
        <w:tc>
          <w:tcPr>
            <w:tcW w:w="1829" w:type="dxa"/>
            <w:hideMark/>
          </w:tcPr>
          <w:p w14:paraId="4F54720E"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0.10368</w:t>
            </w:r>
          </w:p>
        </w:tc>
        <w:tc>
          <w:tcPr>
            <w:tcW w:w="0" w:type="auto"/>
            <w:hideMark/>
          </w:tcPr>
          <w:p w14:paraId="75A86889"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1.13</w:t>
            </w:r>
          </w:p>
        </w:tc>
        <w:tc>
          <w:tcPr>
            <w:tcW w:w="0" w:type="auto"/>
            <w:hideMark/>
          </w:tcPr>
          <w:p w14:paraId="58BF4DB9"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3E159916"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5D9EA387"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29F45746"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52F0D919"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380E104B"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CD45RA</w:t>
            </w:r>
          </w:p>
        </w:tc>
        <w:tc>
          <w:tcPr>
            <w:tcW w:w="1459" w:type="dxa"/>
            <w:hideMark/>
          </w:tcPr>
          <w:p w14:paraId="0E93E703"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0.00070</w:t>
            </w:r>
          </w:p>
        </w:tc>
        <w:tc>
          <w:tcPr>
            <w:tcW w:w="1829" w:type="dxa"/>
            <w:hideMark/>
          </w:tcPr>
          <w:p w14:paraId="5B1228CB"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0.00566</w:t>
            </w:r>
          </w:p>
        </w:tc>
        <w:tc>
          <w:tcPr>
            <w:tcW w:w="0" w:type="auto"/>
            <w:hideMark/>
          </w:tcPr>
          <w:p w14:paraId="62B3D141"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0.87</w:t>
            </w:r>
          </w:p>
        </w:tc>
        <w:tc>
          <w:tcPr>
            <w:tcW w:w="0" w:type="auto"/>
            <w:hideMark/>
          </w:tcPr>
          <w:p w14:paraId="276F9ED4"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0.86</w:t>
            </w:r>
          </w:p>
        </w:tc>
        <w:tc>
          <w:tcPr>
            <w:tcW w:w="0" w:type="auto"/>
            <w:hideMark/>
          </w:tcPr>
          <w:p w14:paraId="002CFA4B"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0.77</w:t>
            </w:r>
          </w:p>
        </w:tc>
        <w:tc>
          <w:tcPr>
            <w:tcW w:w="0" w:type="auto"/>
            <w:hideMark/>
          </w:tcPr>
          <w:p w14:paraId="588AC977"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0.96</w:t>
            </w:r>
          </w:p>
        </w:tc>
        <w:tc>
          <w:tcPr>
            <w:tcW w:w="0" w:type="auto"/>
            <w:hideMark/>
          </w:tcPr>
          <w:p w14:paraId="5F5FB93D"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0.00848</w:t>
            </w:r>
          </w:p>
        </w:tc>
      </w:tr>
      <w:tr w:rsidR="004B3329" w:rsidRPr="004B3329" w14:paraId="1D99E746"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7CC58286"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CD19</w:t>
            </w:r>
          </w:p>
        </w:tc>
        <w:tc>
          <w:tcPr>
            <w:tcW w:w="1459" w:type="dxa"/>
            <w:hideMark/>
          </w:tcPr>
          <w:p w14:paraId="402D44D8"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0.00504</w:t>
            </w:r>
          </w:p>
        </w:tc>
        <w:tc>
          <w:tcPr>
            <w:tcW w:w="1829" w:type="dxa"/>
            <w:hideMark/>
          </w:tcPr>
          <w:p w14:paraId="23B6D72E"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0.00358</w:t>
            </w:r>
          </w:p>
        </w:tc>
        <w:tc>
          <w:tcPr>
            <w:tcW w:w="0" w:type="auto"/>
            <w:hideMark/>
          </w:tcPr>
          <w:p w14:paraId="3869C8D7"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0.81</w:t>
            </w:r>
          </w:p>
        </w:tc>
        <w:tc>
          <w:tcPr>
            <w:tcW w:w="0" w:type="auto"/>
            <w:hideMark/>
          </w:tcPr>
          <w:p w14:paraId="4D4AC4BC"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0.82</w:t>
            </w:r>
          </w:p>
        </w:tc>
        <w:tc>
          <w:tcPr>
            <w:tcW w:w="0" w:type="auto"/>
            <w:hideMark/>
          </w:tcPr>
          <w:p w14:paraId="486A37F6"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0.71</w:t>
            </w:r>
          </w:p>
        </w:tc>
        <w:tc>
          <w:tcPr>
            <w:tcW w:w="0" w:type="auto"/>
            <w:hideMark/>
          </w:tcPr>
          <w:p w14:paraId="2DF1C623"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0.95</w:t>
            </w:r>
          </w:p>
        </w:tc>
        <w:tc>
          <w:tcPr>
            <w:tcW w:w="0" w:type="auto"/>
            <w:hideMark/>
          </w:tcPr>
          <w:p w14:paraId="2F4B0A87"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0.00967</w:t>
            </w:r>
          </w:p>
        </w:tc>
      </w:tr>
      <w:tr w:rsidR="004B3329" w:rsidRPr="004B3329" w14:paraId="6482C637"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344A20ED"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SERPINA9</w:t>
            </w:r>
          </w:p>
        </w:tc>
        <w:tc>
          <w:tcPr>
            <w:tcW w:w="1459" w:type="dxa"/>
            <w:hideMark/>
          </w:tcPr>
          <w:p w14:paraId="1ADDFC4A"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0.19621</w:t>
            </w:r>
          </w:p>
        </w:tc>
        <w:tc>
          <w:tcPr>
            <w:tcW w:w="1829" w:type="dxa"/>
            <w:hideMark/>
          </w:tcPr>
          <w:p w14:paraId="512474B4"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0.13526</w:t>
            </w:r>
          </w:p>
        </w:tc>
        <w:tc>
          <w:tcPr>
            <w:tcW w:w="0" w:type="auto"/>
            <w:hideMark/>
          </w:tcPr>
          <w:p w14:paraId="7E9E04B7"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1.06</w:t>
            </w:r>
          </w:p>
        </w:tc>
        <w:tc>
          <w:tcPr>
            <w:tcW w:w="0" w:type="auto"/>
            <w:hideMark/>
          </w:tcPr>
          <w:p w14:paraId="0F27CCD5"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04E9ADAC"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13B84BFF"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20482512"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08C8B5D7"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07FB1C9A"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CD79A</w:t>
            </w:r>
          </w:p>
        </w:tc>
        <w:tc>
          <w:tcPr>
            <w:tcW w:w="1459" w:type="dxa"/>
            <w:hideMark/>
          </w:tcPr>
          <w:p w14:paraId="4784F3A5"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0.10195</w:t>
            </w:r>
          </w:p>
        </w:tc>
        <w:tc>
          <w:tcPr>
            <w:tcW w:w="1829" w:type="dxa"/>
            <w:hideMark/>
          </w:tcPr>
          <w:p w14:paraId="5283E784"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0.12966</w:t>
            </w:r>
          </w:p>
        </w:tc>
        <w:tc>
          <w:tcPr>
            <w:tcW w:w="0" w:type="auto"/>
            <w:hideMark/>
          </w:tcPr>
          <w:p w14:paraId="2955A658"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0.90</w:t>
            </w:r>
          </w:p>
        </w:tc>
        <w:tc>
          <w:tcPr>
            <w:tcW w:w="0" w:type="auto"/>
            <w:hideMark/>
          </w:tcPr>
          <w:p w14:paraId="55DB4D51"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593203FA"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6ECF68B5"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25F0CE42"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1CFEBB63"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16F4B128"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IFITM2</w:t>
            </w:r>
          </w:p>
        </w:tc>
        <w:tc>
          <w:tcPr>
            <w:tcW w:w="1459" w:type="dxa"/>
            <w:hideMark/>
          </w:tcPr>
          <w:p w14:paraId="443CF9E9"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0.51611</w:t>
            </w:r>
          </w:p>
        </w:tc>
        <w:tc>
          <w:tcPr>
            <w:tcW w:w="1829" w:type="dxa"/>
            <w:hideMark/>
          </w:tcPr>
          <w:p w14:paraId="724C4A31"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0.54919</w:t>
            </w:r>
          </w:p>
        </w:tc>
        <w:tc>
          <w:tcPr>
            <w:tcW w:w="0" w:type="auto"/>
            <w:hideMark/>
          </w:tcPr>
          <w:p w14:paraId="73C71EE0"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1.07</w:t>
            </w:r>
          </w:p>
        </w:tc>
        <w:tc>
          <w:tcPr>
            <w:tcW w:w="0" w:type="auto"/>
            <w:hideMark/>
          </w:tcPr>
          <w:p w14:paraId="38F878ED"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2F43F830"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5D9505FA"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39133F08"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3AD30DC4"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73679150"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NT5E</w:t>
            </w:r>
          </w:p>
        </w:tc>
        <w:tc>
          <w:tcPr>
            <w:tcW w:w="1459" w:type="dxa"/>
            <w:hideMark/>
          </w:tcPr>
          <w:p w14:paraId="673EADC9"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0.50391</w:t>
            </w:r>
          </w:p>
        </w:tc>
        <w:tc>
          <w:tcPr>
            <w:tcW w:w="1829" w:type="dxa"/>
            <w:hideMark/>
          </w:tcPr>
          <w:p w14:paraId="6A9DDE72"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0.06367</w:t>
            </w:r>
          </w:p>
        </w:tc>
        <w:tc>
          <w:tcPr>
            <w:tcW w:w="0" w:type="auto"/>
            <w:hideMark/>
          </w:tcPr>
          <w:p w14:paraId="456BA0DE"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1.24</w:t>
            </w:r>
          </w:p>
        </w:tc>
        <w:tc>
          <w:tcPr>
            <w:tcW w:w="0" w:type="auto"/>
            <w:hideMark/>
          </w:tcPr>
          <w:p w14:paraId="4D073C3D"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299ED6F7"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4DA97D4C"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7A38B5F5"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414093B9"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4DC3E6BA"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CD27</w:t>
            </w:r>
          </w:p>
        </w:tc>
        <w:tc>
          <w:tcPr>
            <w:tcW w:w="1459" w:type="dxa"/>
            <w:hideMark/>
          </w:tcPr>
          <w:p w14:paraId="6F775532"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0.74414</w:t>
            </w:r>
          </w:p>
        </w:tc>
        <w:tc>
          <w:tcPr>
            <w:tcW w:w="1829" w:type="dxa"/>
            <w:hideMark/>
          </w:tcPr>
          <w:p w14:paraId="500C4105"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0.90604</w:t>
            </w:r>
          </w:p>
        </w:tc>
        <w:tc>
          <w:tcPr>
            <w:tcW w:w="0" w:type="auto"/>
            <w:hideMark/>
          </w:tcPr>
          <w:p w14:paraId="01273F5A"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1.01</w:t>
            </w:r>
          </w:p>
        </w:tc>
        <w:tc>
          <w:tcPr>
            <w:tcW w:w="0" w:type="auto"/>
            <w:hideMark/>
          </w:tcPr>
          <w:p w14:paraId="59B60DB3"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38387A19"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69B0EFDD"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43EEE8DF"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2E1797C3"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65700150"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ENTPD1</w:t>
            </w:r>
          </w:p>
        </w:tc>
        <w:tc>
          <w:tcPr>
            <w:tcW w:w="1459" w:type="dxa"/>
            <w:hideMark/>
          </w:tcPr>
          <w:p w14:paraId="14EF437D"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0.66712</w:t>
            </w:r>
          </w:p>
        </w:tc>
        <w:tc>
          <w:tcPr>
            <w:tcW w:w="1829" w:type="dxa"/>
            <w:hideMark/>
          </w:tcPr>
          <w:p w14:paraId="39FCDBB1"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0.32534</w:t>
            </w:r>
          </w:p>
        </w:tc>
        <w:tc>
          <w:tcPr>
            <w:tcW w:w="0" w:type="auto"/>
            <w:hideMark/>
          </w:tcPr>
          <w:p w14:paraId="3484E181"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1.10</w:t>
            </w:r>
          </w:p>
        </w:tc>
        <w:tc>
          <w:tcPr>
            <w:tcW w:w="0" w:type="auto"/>
            <w:hideMark/>
          </w:tcPr>
          <w:p w14:paraId="68CBE149"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708E9C09"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2A050267"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1D39EA15"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196C707C"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5A25D999"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CCL22</w:t>
            </w:r>
          </w:p>
        </w:tc>
        <w:tc>
          <w:tcPr>
            <w:tcW w:w="1459" w:type="dxa"/>
            <w:hideMark/>
          </w:tcPr>
          <w:p w14:paraId="7919A08A"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0.60760</w:t>
            </w:r>
          </w:p>
        </w:tc>
        <w:tc>
          <w:tcPr>
            <w:tcW w:w="1829" w:type="dxa"/>
            <w:hideMark/>
          </w:tcPr>
          <w:p w14:paraId="6730C5CB"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0.33385</w:t>
            </w:r>
          </w:p>
        </w:tc>
        <w:tc>
          <w:tcPr>
            <w:tcW w:w="0" w:type="auto"/>
            <w:hideMark/>
          </w:tcPr>
          <w:p w14:paraId="5520D9BB"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0.95</w:t>
            </w:r>
          </w:p>
        </w:tc>
        <w:tc>
          <w:tcPr>
            <w:tcW w:w="0" w:type="auto"/>
            <w:hideMark/>
          </w:tcPr>
          <w:p w14:paraId="684DC4BB"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0A81260F"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179DC50C"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1A9D2EA9"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01E2CE1C"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7023FC44"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TLR9</w:t>
            </w:r>
          </w:p>
        </w:tc>
        <w:tc>
          <w:tcPr>
            <w:tcW w:w="1459" w:type="dxa"/>
            <w:hideMark/>
          </w:tcPr>
          <w:p w14:paraId="2F91B7E3"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0.38770</w:t>
            </w:r>
          </w:p>
        </w:tc>
        <w:tc>
          <w:tcPr>
            <w:tcW w:w="1829" w:type="dxa"/>
            <w:hideMark/>
          </w:tcPr>
          <w:p w14:paraId="04484A9F"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0.47536</w:t>
            </w:r>
          </w:p>
        </w:tc>
        <w:tc>
          <w:tcPr>
            <w:tcW w:w="0" w:type="auto"/>
            <w:hideMark/>
          </w:tcPr>
          <w:p w14:paraId="6463705B"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0.93</w:t>
            </w:r>
          </w:p>
        </w:tc>
        <w:tc>
          <w:tcPr>
            <w:tcW w:w="0" w:type="auto"/>
            <w:hideMark/>
          </w:tcPr>
          <w:p w14:paraId="55DA2E8C"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2E388262"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48EEB50E"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08A4B08F"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5F72561C"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7509B294"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BLK</w:t>
            </w:r>
          </w:p>
        </w:tc>
        <w:tc>
          <w:tcPr>
            <w:tcW w:w="1459" w:type="dxa"/>
            <w:hideMark/>
          </w:tcPr>
          <w:p w14:paraId="1014D0A1"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0.02549</w:t>
            </w:r>
          </w:p>
        </w:tc>
        <w:tc>
          <w:tcPr>
            <w:tcW w:w="1829" w:type="dxa"/>
            <w:hideMark/>
          </w:tcPr>
          <w:p w14:paraId="09947A72"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0.08670</w:t>
            </w:r>
          </w:p>
        </w:tc>
        <w:tc>
          <w:tcPr>
            <w:tcW w:w="0" w:type="auto"/>
            <w:hideMark/>
          </w:tcPr>
          <w:p w14:paraId="202A259B"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0.88</w:t>
            </w:r>
          </w:p>
        </w:tc>
        <w:tc>
          <w:tcPr>
            <w:tcW w:w="0" w:type="auto"/>
            <w:hideMark/>
          </w:tcPr>
          <w:p w14:paraId="0BF17C03"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4A2F2441"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0D8EAF0D"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35DE4C9B"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4A005167"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405E6AFB"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CXCL12</w:t>
            </w:r>
          </w:p>
        </w:tc>
        <w:tc>
          <w:tcPr>
            <w:tcW w:w="1459" w:type="dxa"/>
            <w:hideMark/>
          </w:tcPr>
          <w:p w14:paraId="013AEDDD"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0.56383</w:t>
            </w:r>
          </w:p>
        </w:tc>
        <w:tc>
          <w:tcPr>
            <w:tcW w:w="1829" w:type="dxa"/>
            <w:hideMark/>
          </w:tcPr>
          <w:p w14:paraId="4CC3E01F"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0.72606</w:t>
            </w:r>
          </w:p>
        </w:tc>
        <w:tc>
          <w:tcPr>
            <w:tcW w:w="0" w:type="auto"/>
            <w:hideMark/>
          </w:tcPr>
          <w:p w14:paraId="1179DEE1"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1.02</w:t>
            </w:r>
          </w:p>
        </w:tc>
        <w:tc>
          <w:tcPr>
            <w:tcW w:w="0" w:type="auto"/>
            <w:hideMark/>
          </w:tcPr>
          <w:p w14:paraId="0B6825F9"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358578D4"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5C793FC5"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329051D8"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487A5309"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093FAB9F"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PDGFRB</w:t>
            </w:r>
          </w:p>
        </w:tc>
        <w:tc>
          <w:tcPr>
            <w:tcW w:w="1459" w:type="dxa"/>
            <w:hideMark/>
          </w:tcPr>
          <w:p w14:paraId="6AA7A603"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0.51691</w:t>
            </w:r>
          </w:p>
        </w:tc>
        <w:tc>
          <w:tcPr>
            <w:tcW w:w="1829" w:type="dxa"/>
            <w:hideMark/>
          </w:tcPr>
          <w:p w14:paraId="3C98A438"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0.51492</w:t>
            </w:r>
          </w:p>
        </w:tc>
        <w:tc>
          <w:tcPr>
            <w:tcW w:w="0" w:type="auto"/>
            <w:hideMark/>
          </w:tcPr>
          <w:p w14:paraId="46E0DE19"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1.08</w:t>
            </w:r>
          </w:p>
        </w:tc>
        <w:tc>
          <w:tcPr>
            <w:tcW w:w="0" w:type="auto"/>
            <w:hideMark/>
          </w:tcPr>
          <w:p w14:paraId="3BB5322F"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31530B65"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59E8DEC2"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55B693BD"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435654FF"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17D055D7"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CD79B</w:t>
            </w:r>
          </w:p>
        </w:tc>
        <w:tc>
          <w:tcPr>
            <w:tcW w:w="1459" w:type="dxa"/>
            <w:hideMark/>
          </w:tcPr>
          <w:p w14:paraId="2E79DD37"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0.15105</w:t>
            </w:r>
          </w:p>
        </w:tc>
        <w:tc>
          <w:tcPr>
            <w:tcW w:w="1829" w:type="dxa"/>
            <w:hideMark/>
          </w:tcPr>
          <w:p w14:paraId="14286518"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0.08106</w:t>
            </w:r>
          </w:p>
        </w:tc>
        <w:tc>
          <w:tcPr>
            <w:tcW w:w="0" w:type="auto"/>
            <w:hideMark/>
          </w:tcPr>
          <w:p w14:paraId="6CBB0296"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0.89</w:t>
            </w:r>
          </w:p>
        </w:tc>
        <w:tc>
          <w:tcPr>
            <w:tcW w:w="0" w:type="auto"/>
            <w:hideMark/>
          </w:tcPr>
          <w:p w14:paraId="5D5F2F86"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27AF0B69"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01558BEC"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49E588DE"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3F7E98BC"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62079BE4"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FCGR2A</w:t>
            </w:r>
          </w:p>
        </w:tc>
        <w:tc>
          <w:tcPr>
            <w:tcW w:w="1459" w:type="dxa"/>
            <w:hideMark/>
          </w:tcPr>
          <w:p w14:paraId="58F47130"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0.11972</w:t>
            </w:r>
          </w:p>
        </w:tc>
        <w:tc>
          <w:tcPr>
            <w:tcW w:w="1829" w:type="dxa"/>
            <w:hideMark/>
          </w:tcPr>
          <w:p w14:paraId="34A725D7"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0.20935</w:t>
            </w:r>
          </w:p>
        </w:tc>
        <w:tc>
          <w:tcPr>
            <w:tcW w:w="0" w:type="auto"/>
            <w:hideMark/>
          </w:tcPr>
          <w:p w14:paraId="0B63760F"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1.12</w:t>
            </w:r>
          </w:p>
        </w:tc>
        <w:tc>
          <w:tcPr>
            <w:tcW w:w="0" w:type="auto"/>
            <w:hideMark/>
          </w:tcPr>
          <w:p w14:paraId="01B4E5D6"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13E1E1B1"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5B9BF774"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0970F7CF"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0C0E7A8C"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76B62FAC"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TNFRSF1A</w:t>
            </w:r>
          </w:p>
        </w:tc>
        <w:tc>
          <w:tcPr>
            <w:tcW w:w="1459" w:type="dxa"/>
            <w:hideMark/>
          </w:tcPr>
          <w:p w14:paraId="464FCF59"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0.05409</w:t>
            </w:r>
          </w:p>
        </w:tc>
        <w:tc>
          <w:tcPr>
            <w:tcW w:w="1829" w:type="dxa"/>
            <w:hideMark/>
          </w:tcPr>
          <w:p w14:paraId="7ED25887"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0.15810</w:t>
            </w:r>
          </w:p>
        </w:tc>
        <w:tc>
          <w:tcPr>
            <w:tcW w:w="0" w:type="auto"/>
            <w:hideMark/>
          </w:tcPr>
          <w:p w14:paraId="669B3305"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1.19</w:t>
            </w:r>
          </w:p>
        </w:tc>
        <w:tc>
          <w:tcPr>
            <w:tcW w:w="0" w:type="auto"/>
            <w:hideMark/>
          </w:tcPr>
          <w:p w14:paraId="6B0129F2"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26B30EAB"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3E46835F"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322AB7C4"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4229E6C4"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227FFB78"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TP53</w:t>
            </w:r>
          </w:p>
        </w:tc>
        <w:tc>
          <w:tcPr>
            <w:tcW w:w="1459" w:type="dxa"/>
            <w:hideMark/>
          </w:tcPr>
          <w:p w14:paraId="22DEDD53"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0.80061</w:t>
            </w:r>
          </w:p>
        </w:tc>
        <w:tc>
          <w:tcPr>
            <w:tcW w:w="1829" w:type="dxa"/>
            <w:hideMark/>
          </w:tcPr>
          <w:p w14:paraId="5ADD6B81"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0.59213</w:t>
            </w:r>
          </w:p>
        </w:tc>
        <w:tc>
          <w:tcPr>
            <w:tcW w:w="0" w:type="auto"/>
            <w:hideMark/>
          </w:tcPr>
          <w:p w14:paraId="7B721019"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1.07</w:t>
            </w:r>
          </w:p>
        </w:tc>
        <w:tc>
          <w:tcPr>
            <w:tcW w:w="0" w:type="auto"/>
            <w:hideMark/>
          </w:tcPr>
          <w:p w14:paraId="61E07FEC"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7C986FDA"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7F07E658"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6D1CAA63"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2FEA2A87"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5C86C52B"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lastRenderedPageBreak/>
              <w:t>THBS1</w:t>
            </w:r>
          </w:p>
        </w:tc>
        <w:tc>
          <w:tcPr>
            <w:tcW w:w="1459" w:type="dxa"/>
            <w:hideMark/>
          </w:tcPr>
          <w:p w14:paraId="3946E5E7"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0.16934</w:t>
            </w:r>
          </w:p>
        </w:tc>
        <w:tc>
          <w:tcPr>
            <w:tcW w:w="1829" w:type="dxa"/>
            <w:hideMark/>
          </w:tcPr>
          <w:p w14:paraId="6FEE9C3E"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0.23912</w:t>
            </w:r>
          </w:p>
        </w:tc>
        <w:tc>
          <w:tcPr>
            <w:tcW w:w="0" w:type="auto"/>
            <w:hideMark/>
          </w:tcPr>
          <w:p w14:paraId="2FECE1BF"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1.09</w:t>
            </w:r>
          </w:p>
        </w:tc>
        <w:tc>
          <w:tcPr>
            <w:tcW w:w="0" w:type="auto"/>
            <w:hideMark/>
          </w:tcPr>
          <w:p w14:paraId="2D9D3388"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02CEA567"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4CAC0E59"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7FAF536F"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4A8208ED"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456E371D"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IL22RA1</w:t>
            </w:r>
          </w:p>
        </w:tc>
        <w:tc>
          <w:tcPr>
            <w:tcW w:w="1459" w:type="dxa"/>
            <w:hideMark/>
          </w:tcPr>
          <w:p w14:paraId="3045249C"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0.96566</w:t>
            </w:r>
          </w:p>
        </w:tc>
        <w:tc>
          <w:tcPr>
            <w:tcW w:w="1829" w:type="dxa"/>
            <w:hideMark/>
          </w:tcPr>
          <w:p w14:paraId="679A3CAD"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0.89076</w:t>
            </w:r>
          </w:p>
        </w:tc>
        <w:tc>
          <w:tcPr>
            <w:tcW w:w="0" w:type="auto"/>
            <w:hideMark/>
          </w:tcPr>
          <w:p w14:paraId="2316A80B"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1.01</w:t>
            </w:r>
          </w:p>
        </w:tc>
        <w:tc>
          <w:tcPr>
            <w:tcW w:w="0" w:type="auto"/>
            <w:hideMark/>
          </w:tcPr>
          <w:p w14:paraId="373976C1"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328D8BE7"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7B3CE2D3"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69D6A48C"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3C94E1E2"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799D5991"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BCL2</w:t>
            </w:r>
          </w:p>
        </w:tc>
        <w:tc>
          <w:tcPr>
            <w:tcW w:w="1459" w:type="dxa"/>
            <w:hideMark/>
          </w:tcPr>
          <w:p w14:paraId="2481F7FA"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0.34958</w:t>
            </w:r>
          </w:p>
        </w:tc>
        <w:tc>
          <w:tcPr>
            <w:tcW w:w="1829" w:type="dxa"/>
            <w:hideMark/>
          </w:tcPr>
          <w:p w14:paraId="291305AB"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0.40376</w:t>
            </w:r>
          </w:p>
        </w:tc>
        <w:tc>
          <w:tcPr>
            <w:tcW w:w="0" w:type="auto"/>
            <w:hideMark/>
          </w:tcPr>
          <w:p w14:paraId="59CD2E69"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1.06</w:t>
            </w:r>
          </w:p>
        </w:tc>
        <w:tc>
          <w:tcPr>
            <w:tcW w:w="0" w:type="auto"/>
            <w:hideMark/>
          </w:tcPr>
          <w:p w14:paraId="2F7A6250"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051A6DAF"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61EE8526"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1676F3F3"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4F8C61D7"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36AA782A"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A2M</w:t>
            </w:r>
          </w:p>
        </w:tc>
        <w:tc>
          <w:tcPr>
            <w:tcW w:w="1459" w:type="dxa"/>
            <w:hideMark/>
          </w:tcPr>
          <w:p w14:paraId="44D0ADA9"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0.31734</w:t>
            </w:r>
          </w:p>
        </w:tc>
        <w:tc>
          <w:tcPr>
            <w:tcW w:w="1829" w:type="dxa"/>
            <w:hideMark/>
          </w:tcPr>
          <w:p w14:paraId="14A31466"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0.37281</w:t>
            </w:r>
          </w:p>
        </w:tc>
        <w:tc>
          <w:tcPr>
            <w:tcW w:w="0" w:type="auto"/>
            <w:hideMark/>
          </w:tcPr>
          <w:p w14:paraId="4F524507"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1.12</w:t>
            </w:r>
          </w:p>
        </w:tc>
        <w:tc>
          <w:tcPr>
            <w:tcW w:w="0" w:type="auto"/>
            <w:hideMark/>
          </w:tcPr>
          <w:p w14:paraId="222EEB52"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7D067117"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7B2D8A6B"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1D242FDF"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749A5B5E"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5792461A"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BCL2L1</w:t>
            </w:r>
          </w:p>
        </w:tc>
        <w:tc>
          <w:tcPr>
            <w:tcW w:w="1459" w:type="dxa"/>
            <w:hideMark/>
          </w:tcPr>
          <w:p w14:paraId="21983AD9"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0.22112</w:t>
            </w:r>
          </w:p>
        </w:tc>
        <w:tc>
          <w:tcPr>
            <w:tcW w:w="1829" w:type="dxa"/>
            <w:hideMark/>
          </w:tcPr>
          <w:p w14:paraId="681663C8"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0.69931</w:t>
            </w:r>
          </w:p>
        </w:tc>
        <w:tc>
          <w:tcPr>
            <w:tcW w:w="0" w:type="auto"/>
            <w:hideMark/>
          </w:tcPr>
          <w:p w14:paraId="3DFEDE67"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1.04</w:t>
            </w:r>
          </w:p>
        </w:tc>
        <w:tc>
          <w:tcPr>
            <w:tcW w:w="0" w:type="auto"/>
            <w:hideMark/>
          </w:tcPr>
          <w:p w14:paraId="75A6DAB9"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1D21EC16"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396ACBA7"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5113A055"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7C6129FE"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60B016E3"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CCL14</w:t>
            </w:r>
          </w:p>
        </w:tc>
        <w:tc>
          <w:tcPr>
            <w:tcW w:w="1459" w:type="dxa"/>
            <w:hideMark/>
          </w:tcPr>
          <w:p w14:paraId="5E6AF87A"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0.06137</w:t>
            </w:r>
          </w:p>
        </w:tc>
        <w:tc>
          <w:tcPr>
            <w:tcW w:w="1829" w:type="dxa"/>
            <w:hideMark/>
          </w:tcPr>
          <w:p w14:paraId="48CB3D62"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0.21015</w:t>
            </w:r>
          </w:p>
        </w:tc>
        <w:tc>
          <w:tcPr>
            <w:tcW w:w="0" w:type="auto"/>
            <w:hideMark/>
          </w:tcPr>
          <w:p w14:paraId="37FEA302"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1.09</w:t>
            </w:r>
          </w:p>
        </w:tc>
        <w:tc>
          <w:tcPr>
            <w:tcW w:w="0" w:type="auto"/>
            <w:hideMark/>
          </w:tcPr>
          <w:p w14:paraId="3EC0455D"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7131DF1E"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2149760A"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1A422617"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5C3E7098"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3694F9BF"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TLR7</w:t>
            </w:r>
          </w:p>
        </w:tc>
        <w:tc>
          <w:tcPr>
            <w:tcW w:w="1459" w:type="dxa"/>
            <w:hideMark/>
          </w:tcPr>
          <w:p w14:paraId="0C3DF3A0"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0.67673</w:t>
            </w:r>
          </w:p>
        </w:tc>
        <w:tc>
          <w:tcPr>
            <w:tcW w:w="1829" w:type="dxa"/>
            <w:hideMark/>
          </w:tcPr>
          <w:p w14:paraId="3FB7EF6E"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0.85313</w:t>
            </w:r>
          </w:p>
        </w:tc>
        <w:tc>
          <w:tcPr>
            <w:tcW w:w="0" w:type="auto"/>
            <w:hideMark/>
          </w:tcPr>
          <w:p w14:paraId="0E69328B"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1.02</w:t>
            </w:r>
          </w:p>
        </w:tc>
        <w:tc>
          <w:tcPr>
            <w:tcW w:w="0" w:type="auto"/>
            <w:hideMark/>
          </w:tcPr>
          <w:p w14:paraId="74C4C154"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3B39B49E"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2FD2EA0A"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496956E7"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4184909C"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627259F9"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CCR4</w:t>
            </w:r>
          </w:p>
        </w:tc>
        <w:tc>
          <w:tcPr>
            <w:tcW w:w="1459" w:type="dxa"/>
            <w:hideMark/>
          </w:tcPr>
          <w:p w14:paraId="57F28EBB"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0.98847</w:t>
            </w:r>
          </w:p>
        </w:tc>
        <w:tc>
          <w:tcPr>
            <w:tcW w:w="1829" w:type="dxa"/>
            <w:hideMark/>
          </w:tcPr>
          <w:p w14:paraId="0F5A7DA5"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0.92009</w:t>
            </w:r>
          </w:p>
        </w:tc>
        <w:tc>
          <w:tcPr>
            <w:tcW w:w="0" w:type="auto"/>
            <w:hideMark/>
          </w:tcPr>
          <w:p w14:paraId="1D92D106"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1.01</w:t>
            </w:r>
          </w:p>
        </w:tc>
        <w:tc>
          <w:tcPr>
            <w:tcW w:w="0" w:type="auto"/>
            <w:hideMark/>
          </w:tcPr>
          <w:p w14:paraId="2469A1DB"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03731DC3"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72497517"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071DD67D"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436C718A"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15AC947B"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CD70</w:t>
            </w:r>
          </w:p>
        </w:tc>
        <w:tc>
          <w:tcPr>
            <w:tcW w:w="1459" w:type="dxa"/>
            <w:hideMark/>
          </w:tcPr>
          <w:p w14:paraId="18C8E410"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0.40434</w:t>
            </w:r>
          </w:p>
        </w:tc>
        <w:tc>
          <w:tcPr>
            <w:tcW w:w="1829" w:type="dxa"/>
            <w:hideMark/>
          </w:tcPr>
          <w:p w14:paraId="6DE2082F"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0.60433</w:t>
            </w:r>
          </w:p>
        </w:tc>
        <w:tc>
          <w:tcPr>
            <w:tcW w:w="0" w:type="auto"/>
            <w:hideMark/>
          </w:tcPr>
          <w:p w14:paraId="1360F321"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0.97</w:t>
            </w:r>
          </w:p>
        </w:tc>
        <w:tc>
          <w:tcPr>
            <w:tcW w:w="0" w:type="auto"/>
            <w:hideMark/>
          </w:tcPr>
          <w:p w14:paraId="095BFCCD"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28FE06B6"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34543D79"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1EC71E21"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2B0AA259"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324C8D68"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IL21R</w:t>
            </w:r>
          </w:p>
        </w:tc>
        <w:tc>
          <w:tcPr>
            <w:tcW w:w="1459" w:type="dxa"/>
            <w:hideMark/>
          </w:tcPr>
          <w:p w14:paraId="3DD99331"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0.93967</w:t>
            </w:r>
          </w:p>
        </w:tc>
        <w:tc>
          <w:tcPr>
            <w:tcW w:w="1829" w:type="dxa"/>
            <w:hideMark/>
          </w:tcPr>
          <w:p w14:paraId="5EF0926B"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0.95245</w:t>
            </w:r>
          </w:p>
        </w:tc>
        <w:tc>
          <w:tcPr>
            <w:tcW w:w="0" w:type="auto"/>
            <w:hideMark/>
          </w:tcPr>
          <w:p w14:paraId="4E2E07FC"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1.00</w:t>
            </w:r>
          </w:p>
        </w:tc>
        <w:tc>
          <w:tcPr>
            <w:tcW w:w="0" w:type="auto"/>
            <w:hideMark/>
          </w:tcPr>
          <w:p w14:paraId="56F524B7"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158E55FA"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108514F7"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5C820399"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0BB97970"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5203084C"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CD36</w:t>
            </w:r>
          </w:p>
        </w:tc>
        <w:tc>
          <w:tcPr>
            <w:tcW w:w="1459" w:type="dxa"/>
            <w:hideMark/>
          </w:tcPr>
          <w:p w14:paraId="59622EE3"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0.14995</w:t>
            </w:r>
          </w:p>
        </w:tc>
        <w:tc>
          <w:tcPr>
            <w:tcW w:w="1829" w:type="dxa"/>
            <w:hideMark/>
          </w:tcPr>
          <w:p w14:paraId="26ADAE28"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0.54001</w:t>
            </w:r>
          </w:p>
        </w:tc>
        <w:tc>
          <w:tcPr>
            <w:tcW w:w="0" w:type="auto"/>
            <w:hideMark/>
          </w:tcPr>
          <w:p w14:paraId="6FFEF963"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1.05</w:t>
            </w:r>
          </w:p>
        </w:tc>
        <w:tc>
          <w:tcPr>
            <w:tcW w:w="0" w:type="auto"/>
            <w:hideMark/>
          </w:tcPr>
          <w:p w14:paraId="23B24866"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0990273B"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7A3DC26B"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2E5887B8"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0AF03AEB"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65746F5D"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CXCL16</w:t>
            </w:r>
          </w:p>
        </w:tc>
        <w:tc>
          <w:tcPr>
            <w:tcW w:w="1459" w:type="dxa"/>
            <w:hideMark/>
          </w:tcPr>
          <w:p w14:paraId="3EE12D09"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0.04747</w:t>
            </w:r>
          </w:p>
        </w:tc>
        <w:tc>
          <w:tcPr>
            <w:tcW w:w="1829" w:type="dxa"/>
            <w:hideMark/>
          </w:tcPr>
          <w:p w14:paraId="5F897B79"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0.35989</w:t>
            </w:r>
          </w:p>
        </w:tc>
        <w:tc>
          <w:tcPr>
            <w:tcW w:w="0" w:type="auto"/>
            <w:hideMark/>
          </w:tcPr>
          <w:p w14:paraId="3852BC8E"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1.09</w:t>
            </w:r>
          </w:p>
        </w:tc>
        <w:tc>
          <w:tcPr>
            <w:tcW w:w="0" w:type="auto"/>
            <w:hideMark/>
          </w:tcPr>
          <w:p w14:paraId="59186721"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18394B23"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690431A3"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60F135B2"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6142C94D"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3D110CCF"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LY9</w:t>
            </w:r>
          </w:p>
        </w:tc>
        <w:tc>
          <w:tcPr>
            <w:tcW w:w="1459" w:type="dxa"/>
            <w:hideMark/>
          </w:tcPr>
          <w:p w14:paraId="522526F5"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0.00461</w:t>
            </w:r>
          </w:p>
        </w:tc>
        <w:tc>
          <w:tcPr>
            <w:tcW w:w="1829" w:type="dxa"/>
            <w:hideMark/>
          </w:tcPr>
          <w:p w14:paraId="765462F6"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0.00189</w:t>
            </w:r>
          </w:p>
        </w:tc>
        <w:tc>
          <w:tcPr>
            <w:tcW w:w="0" w:type="auto"/>
            <w:hideMark/>
          </w:tcPr>
          <w:p w14:paraId="1E656F08"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0.78</w:t>
            </w:r>
          </w:p>
        </w:tc>
        <w:tc>
          <w:tcPr>
            <w:tcW w:w="0" w:type="auto"/>
            <w:hideMark/>
          </w:tcPr>
          <w:p w14:paraId="34613C88"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0.77</w:t>
            </w:r>
          </w:p>
        </w:tc>
        <w:tc>
          <w:tcPr>
            <w:tcW w:w="0" w:type="auto"/>
            <w:hideMark/>
          </w:tcPr>
          <w:p w14:paraId="115BF0D8"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0.65</w:t>
            </w:r>
          </w:p>
        </w:tc>
        <w:tc>
          <w:tcPr>
            <w:tcW w:w="0" w:type="auto"/>
            <w:hideMark/>
          </w:tcPr>
          <w:p w14:paraId="0F33543B"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0.92</w:t>
            </w:r>
          </w:p>
        </w:tc>
        <w:tc>
          <w:tcPr>
            <w:tcW w:w="0" w:type="auto"/>
            <w:hideMark/>
          </w:tcPr>
          <w:p w14:paraId="3F331308"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0.00299</w:t>
            </w:r>
          </w:p>
        </w:tc>
      </w:tr>
      <w:tr w:rsidR="004B3329" w:rsidRPr="004B3329" w14:paraId="75DDAD0F"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5A317F37"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CDH5</w:t>
            </w:r>
          </w:p>
        </w:tc>
        <w:tc>
          <w:tcPr>
            <w:tcW w:w="1459" w:type="dxa"/>
            <w:hideMark/>
          </w:tcPr>
          <w:p w14:paraId="37EA3E91"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0.62149</w:t>
            </w:r>
          </w:p>
        </w:tc>
        <w:tc>
          <w:tcPr>
            <w:tcW w:w="1829" w:type="dxa"/>
            <w:hideMark/>
          </w:tcPr>
          <w:p w14:paraId="306F157F"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0.22066</w:t>
            </w:r>
          </w:p>
        </w:tc>
        <w:tc>
          <w:tcPr>
            <w:tcW w:w="0" w:type="auto"/>
            <w:hideMark/>
          </w:tcPr>
          <w:p w14:paraId="3098744B"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1.17</w:t>
            </w:r>
          </w:p>
        </w:tc>
        <w:tc>
          <w:tcPr>
            <w:tcW w:w="0" w:type="auto"/>
            <w:hideMark/>
          </w:tcPr>
          <w:p w14:paraId="63B21BD7"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42E2E298"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151BB2BE"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62A4EE79"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195DE74F"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54450325"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IL11RA</w:t>
            </w:r>
          </w:p>
        </w:tc>
        <w:tc>
          <w:tcPr>
            <w:tcW w:w="1459" w:type="dxa"/>
            <w:hideMark/>
          </w:tcPr>
          <w:p w14:paraId="76969574"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0.90697</w:t>
            </w:r>
          </w:p>
        </w:tc>
        <w:tc>
          <w:tcPr>
            <w:tcW w:w="1829" w:type="dxa"/>
            <w:hideMark/>
          </w:tcPr>
          <w:p w14:paraId="09F07C61"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0.48834</w:t>
            </w:r>
          </w:p>
        </w:tc>
        <w:tc>
          <w:tcPr>
            <w:tcW w:w="0" w:type="auto"/>
            <w:hideMark/>
          </w:tcPr>
          <w:p w14:paraId="69E044D1"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1.09</w:t>
            </w:r>
          </w:p>
        </w:tc>
        <w:tc>
          <w:tcPr>
            <w:tcW w:w="0" w:type="auto"/>
            <w:hideMark/>
          </w:tcPr>
          <w:p w14:paraId="5BBCECE0"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79D83D3D"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77B254A1"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0F658DEA"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3BDA57F5"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427F8A3B"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ITGA6</w:t>
            </w:r>
          </w:p>
        </w:tc>
        <w:tc>
          <w:tcPr>
            <w:tcW w:w="1459" w:type="dxa"/>
            <w:hideMark/>
          </w:tcPr>
          <w:p w14:paraId="31E6CCAE"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0.84593</w:t>
            </w:r>
          </w:p>
        </w:tc>
        <w:tc>
          <w:tcPr>
            <w:tcW w:w="1829" w:type="dxa"/>
            <w:hideMark/>
          </w:tcPr>
          <w:p w14:paraId="7E47017B"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0.28034</w:t>
            </w:r>
          </w:p>
        </w:tc>
        <w:tc>
          <w:tcPr>
            <w:tcW w:w="0" w:type="auto"/>
            <w:hideMark/>
          </w:tcPr>
          <w:p w14:paraId="0510B676"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1.14</w:t>
            </w:r>
          </w:p>
        </w:tc>
        <w:tc>
          <w:tcPr>
            <w:tcW w:w="0" w:type="auto"/>
            <w:hideMark/>
          </w:tcPr>
          <w:p w14:paraId="6D347A32"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1140CC40"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7DE85EEE"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568ECCB1"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694DEAF0"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426D1956"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TLR2</w:t>
            </w:r>
          </w:p>
        </w:tc>
        <w:tc>
          <w:tcPr>
            <w:tcW w:w="1459" w:type="dxa"/>
            <w:hideMark/>
          </w:tcPr>
          <w:p w14:paraId="6E71CF15"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0.69916</w:t>
            </w:r>
          </w:p>
        </w:tc>
        <w:tc>
          <w:tcPr>
            <w:tcW w:w="1829" w:type="dxa"/>
            <w:hideMark/>
          </w:tcPr>
          <w:p w14:paraId="1F22467A"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0.68649</w:t>
            </w:r>
          </w:p>
        </w:tc>
        <w:tc>
          <w:tcPr>
            <w:tcW w:w="0" w:type="auto"/>
            <w:hideMark/>
          </w:tcPr>
          <w:p w14:paraId="00F674E4"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1.04</w:t>
            </w:r>
          </w:p>
        </w:tc>
        <w:tc>
          <w:tcPr>
            <w:tcW w:w="0" w:type="auto"/>
            <w:hideMark/>
          </w:tcPr>
          <w:p w14:paraId="09EEF5A5"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2F5271DE"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08E71619"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24478102"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06698053"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6D3AD5DF"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CD163</w:t>
            </w:r>
          </w:p>
        </w:tc>
        <w:tc>
          <w:tcPr>
            <w:tcW w:w="1459" w:type="dxa"/>
            <w:hideMark/>
          </w:tcPr>
          <w:p w14:paraId="052BC04E"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0.31903</w:t>
            </w:r>
          </w:p>
        </w:tc>
        <w:tc>
          <w:tcPr>
            <w:tcW w:w="1829" w:type="dxa"/>
            <w:hideMark/>
          </w:tcPr>
          <w:p w14:paraId="7A7D2036"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0.35274</w:t>
            </w:r>
          </w:p>
        </w:tc>
        <w:tc>
          <w:tcPr>
            <w:tcW w:w="0" w:type="auto"/>
            <w:hideMark/>
          </w:tcPr>
          <w:p w14:paraId="2D49BA72"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1.06</w:t>
            </w:r>
          </w:p>
        </w:tc>
        <w:tc>
          <w:tcPr>
            <w:tcW w:w="0" w:type="auto"/>
            <w:hideMark/>
          </w:tcPr>
          <w:p w14:paraId="00826097"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24C024AC"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7A4BAD94"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444EFCF7"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53141B88"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186C9F83"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TNFSF10</w:t>
            </w:r>
          </w:p>
        </w:tc>
        <w:tc>
          <w:tcPr>
            <w:tcW w:w="1459" w:type="dxa"/>
            <w:hideMark/>
          </w:tcPr>
          <w:p w14:paraId="1A301047"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0.13848</w:t>
            </w:r>
          </w:p>
        </w:tc>
        <w:tc>
          <w:tcPr>
            <w:tcW w:w="1829" w:type="dxa"/>
            <w:hideMark/>
          </w:tcPr>
          <w:p w14:paraId="40ED234C"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0.21047</w:t>
            </w:r>
          </w:p>
        </w:tc>
        <w:tc>
          <w:tcPr>
            <w:tcW w:w="0" w:type="auto"/>
            <w:hideMark/>
          </w:tcPr>
          <w:p w14:paraId="646FFA97"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1.17</w:t>
            </w:r>
          </w:p>
        </w:tc>
        <w:tc>
          <w:tcPr>
            <w:tcW w:w="0" w:type="auto"/>
            <w:hideMark/>
          </w:tcPr>
          <w:p w14:paraId="36ED66D8"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4C8F4D33"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30918A79"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5A7A21D7"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33FDD80D"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4571242C"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LILRB2</w:t>
            </w:r>
          </w:p>
        </w:tc>
        <w:tc>
          <w:tcPr>
            <w:tcW w:w="1459" w:type="dxa"/>
            <w:hideMark/>
          </w:tcPr>
          <w:p w14:paraId="20858ED1"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0.69236</w:t>
            </w:r>
          </w:p>
        </w:tc>
        <w:tc>
          <w:tcPr>
            <w:tcW w:w="1829" w:type="dxa"/>
            <w:hideMark/>
          </w:tcPr>
          <w:p w14:paraId="3EC4B1CE"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0.13924</w:t>
            </w:r>
          </w:p>
        </w:tc>
        <w:tc>
          <w:tcPr>
            <w:tcW w:w="0" w:type="auto"/>
            <w:hideMark/>
          </w:tcPr>
          <w:p w14:paraId="1AE6096D"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1.14</w:t>
            </w:r>
          </w:p>
        </w:tc>
        <w:tc>
          <w:tcPr>
            <w:tcW w:w="0" w:type="auto"/>
            <w:hideMark/>
          </w:tcPr>
          <w:p w14:paraId="0604490F"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6D73693D"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7F992A1D"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31F19C89"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78EBCBE5"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2C562F0F"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CEBPB</w:t>
            </w:r>
          </w:p>
        </w:tc>
        <w:tc>
          <w:tcPr>
            <w:tcW w:w="1459" w:type="dxa"/>
            <w:hideMark/>
          </w:tcPr>
          <w:p w14:paraId="01581F1B"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0.47624</w:t>
            </w:r>
          </w:p>
        </w:tc>
        <w:tc>
          <w:tcPr>
            <w:tcW w:w="1829" w:type="dxa"/>
            <w:hideMark/>
          </w:tcPr>
          <w:p w14:paraId="2CADFB51"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0.35292</w:t>
            </w:r>
          </w:p>
        </w:tc>
        <w:tc>
          <w:tcPr>
            <w:tcW w:w="0" w:type="auto"/>
            <w:hideMark/>
          </w:tcPr>
          <w:p w14:paraId="298F2839"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1.11</w:t>
            </w:r>
          </w:p>
        </w:tc>
        <w:tc>
          <w:tcPr>
            <w:tcW w:w="0" w:type="auto"/>
            <w:hideMark/>
          </w:tcPr>
          <w:p w14:paraId="7406D0DB"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44876851"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19B9CC50"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07DFC739"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70B22662"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08FA163E"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HLA-C</w:t>
            </w:r>
          </w:p>
        </w:tc>
        <w:tc>
          <w:tcPr>
            <w:tcW w:w="1459" w:type="dxa"/>
            <w:hideMark/>
          </w:tcPr>
          <w:p w14:paraId="7D33FA59"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0.76721</w:t>
            </w:r>
          </w:p>
        </w:tc>
        <w:tc>
          <w:tcPr>
            <w:tcW w:w="1829" w:type="dxa"/>
            <w:hideMark/>
          </w:tcPr>
          <w:p w14:paraId="4E182084"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0.41673</w:t>
            </w:r>
          </w:p>
        </w:tc>
        <w:tc>
          <w:tcPr>
            <w:tcW w:w="0" w:type="auto"/>
            <w:hideMark/>
          </w:tcPr>
          <w:p w14:paraId="0EA44F48"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1.09</w:t>
            </w:r>
          </w:p>
        </w:tc>
        <w:tc>
          <w:tcPr>
            <w:tcW w:w="0" w:type="auto"/>
            <w:hideMark/>
          </w:tcPr>
          <w:p w14:paraId="50824323"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30568895"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02C28111"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7ADE20D8"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516A760A"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7D776706"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IL1B</w:t>
            </w:r>
          </w:p>
        </w:tc>
        <w:tc>
          <w:tcPr>
            <w:tcW w:w="1459" w:type="dxa"/>
            <w:hideMark/>
          </w:tcPr>
          <w:p w14:paraId="68B840E5"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0.37299</w:t>
            </w:r>
          </w:p>
        </w:tc>
        <w:tc>
          <w:tcPr>
            <w:tcW w:w="1829" w:type="dxa"/>
            <w:hideMark/>
          </w:tcPr>
          <w:p w14:paraId="7F9E8ACC"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0.08342</w:t>
            </w:r>
          </w:p>
        </w:tc>
        <w:tc>
          <w:tcPr>
            <w:tcW w:w="0" w:type="auto"/>
            <w:hideMark/>
          </w:tcPr>
          <w:p w14:paraId="003FACC0"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1.14</w:t>
            </w:r>
          </w:p>
        </w:tc>
        <w:tc>
          <w:tcPr>
            <w:tcW w:w="0" w:type="auto"/>
            <w:hideMark/>
          </w:tcPr>
          <w:p w14:paraId="25D2DFF3"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25E62879"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09AB7EDB"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132E4352"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24919F34"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7C3F48C7"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CD14</w:t>
            </w:r>
          </w:p>
        </w:tc>
        <w:tc>
          <w:tcPr>
            <w:tcW w:w="1459" w:type="dxa"/>
            <w:hideMark/>
          </w:tcPr>
          <w:p w14:paraId="22D7F0C2"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0.88068</w:t>
            </w:r>
          </w:p>
        </w:tc>
        <w:tc>
          <w:tcPr>
            <w:tcW w:w="1829" w:type="dxa"/>
            <w:hideMark/>
          </w:tcPr>
          <w:p w14:paraId="513BFCB2"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0.71456</w:t>
            </w:r>
          </w:p>
        </w:tc>
        <w:tc>
          <w:tcPr>
            <w:tcW w:w="0" w:type="auto"/>
            <w:hideMark/>
          </w:tcPr>
          <w:p w14:paraId="055A17AD"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1.03</w:t>
            </w:r>
          </w:p>
        </w:tc>
        <w:tc>
          <w:tcPr>
            <w:tcW w:w="0" w:type="auto"/>
            <w:hideMark/>
          </w:tcPr>
          <w:p w14:paraId="6C4B079C"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156FDB9E"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7F48FE42"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2E4F1D38"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030AF150"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019555E7"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C2</w:t>
            </w:r>
          </w:p>
        </w:tc>
        <w:tc>
          <w:tcPr>
            <w:tcW w:w="1459" w:type="dxa"/>
            <w:hideMark/>
          </w:tcPr>
          <w:p w14:paraId="590D2162"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0.42783</w:t>
            </w:r>
          </w:p>
        </w:tc>
        <w:tc>
          <w:tcPr>
            <w:tcW w:w="1829" w:type="dxa"/>
            <w:hideMark/>
          </w:tcPr>
          <w:p w14:paraId="67C69BB8"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0.16951</w:t>
            </w:r>
          </w:p>
        </w:tc>
        <w:tc>
          <w:tcPr>
            <w:tcW w:w="0" w:type="auto"/>
            <w:hideMark/>
          </w:tcPr>
          <w:p w14:paraId="4950D575"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1.12</w:t>
            </w:r>
          </w:p>
        </w:tc>
        <w:tc>
          <w:tcPr>
            <w:tcW w:w="0" w:type="auto"/>
            <w:hideMark/>
          </w:tcPr>
          <w:p w14:paraId="3D19CDC2"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21F766AB"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2B2A63C5"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14425882"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5329C5C0"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55D83FEF"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HLA-DRA</w:t>
            </w:r>
          </w:p>
        </w:tc>
        <w:tc>
          <w:tcPr>
            <w:tcW w:w="1459" w:type="dxa"/>
            <w:hideMark/>
          </w:tcPr>
          <w:p w14:paraId="6419A4AB"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0.84127</w:t>
            </w:r>
          </w:p>
        </w:tc>
        <w:tc>
          <w:tcPr>
            <w:tcW w:w="1829" w:type="dxa"/>
            <w:hideMark/>
          </w:tcPr>
          <w:p w14:paraId="46CF13BB"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0.99096</w:t>
            </w:r>
          </w:p>
        </w:tc>
        <w:tc>
          <w:tcPr>
            <w:tcW w:w="0" w:type="auto"/>
            <w:hideMark/>
          </w:tcPr>
          <w:p w14:paraId="1134BE16"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1.00</w:t>
            </w:r>
          </w:p>
        </w:tc>
        <w:tc>
          <w:tcPr>
            <w:tcW w:w="0" w:type="auto"/>
            <w:hideMark/>
          </w:tcPr>
          <w:p w14:paraId="2F6CFA9B"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02D6D106"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061D75F3"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3342A98C"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2D4272CB"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049427DD"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lastRenderedPageBreak/>
              <w:t>CDKN1A</w:t>
            </w:r>
          </w:p>
        </w:tc>
        <w:tc>
          <w:tcPr>
            <w:tcW w:w="1459" w:type="dxa"/>
            <w:hideMark/>
          </w:tcPr>
          <w:p w14:paraId="42CA01A2"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0.04585</w:t>
            </w:r>
          </w:p>
        </w:tc>
        <w:tc>
          <w:tcPr>
            <w:tcW w:w="1829" w:type="dxa"/>
            <w:hideMark/>
          </w:tcPr>
          <w:p w14:paraId="5AAD6E1B"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0.01046</w:t>
            </w:r>
          </w:p>
        </w:tc>
        <w:tc>
          <w:tcPr>
            <w:tcW w:w="0" w:type="auto"/>
            <w:hideMark/>
          </w:tcPr>
          <w:p w14:paraId="4A65DBDF"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1.35</w:t>
            </w:r>
          </w:p>
        </w:tc>
        <w:tc>
          <w:tcPr>
            <w:tcW w:w="0" w:type="auto"/>
            <w:hideMark/>
          </w:tcPr>
          <w:p w14:paraId="40B0E097"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1.27</w:t>
            </w:r>
          </w:p>
        </w:tc>
        <w:tc>
          <w:tcPr>
            <w:tcW w:w="0" w:type="auto"/>
            <w:hideMark/>
          </w:tcPr>
          <w:p w14:paraId="5CA4CDE1"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0.99</w:t>
            </w:r>
          </w:p>
        </w:tc>
        <w:tc>
          <w:tcPr>
            <w:tcW w:w="0" w:type="auto"/>
            <w:hideMark/>
          </w:tcPr>
          <w:p w14:paraId="397B2674"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1.64</w:t>
            </w:r>
          </w:p>
        </w:tc>
        <w:tc>
          <w:tcPr>
            <w:tcW w:w="0" w:type="auto"/>
            <w:hideMark/>
          </w:tcPr>
          <w:p w14:paraId="447EF154"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0.05798</w:t>
            </w:r>
          </w:p>
        </w:tc>
      </w:tr>
      <w:tr w:rsidR="004B3329" w:rsidRPr="004B3329" w14:paraId="3169E395"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693AA937"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JAK2</w:t>
            </w:r>
          </w:p>
        </w:tc>
        <w:tc>
          <w:tcPr>
            <w:tcW w:w="1459" w:type="dxa"/>
            <w:hideMark/>
          </w:tcPr>
          <w:p w14:paraId="0A7A8A29"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0.59609</w:t>
            </w:r>
          </w:p>
        </w:tc>
        <w:tc>
          <w:tcPr>
            <w:tcW w:w="1829" w:type="dxa"/>
            <w:hideMark/>
          </w:tcPr>
          <w:p w14:paraId="1A12FEF2"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0.98154</w:t>
            </w:r>
          </w:p>
        </w:tc>
        <w:tc>
          <w:tcPr>
            <w:tcW w:w="0" w:type="auto"/>
            <w:hideMark/>
          </w:tcPr>
          <w:p w14:paraId="65CB384B"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1.00</w:t>
            </w:r>
          </w:p>
        </w:tc>
        <w:tc>
          <w:tcPr>
            <w:tcW w:w="0" w:type="auto"/>
            <w:hideMark/>
          </w:tcPr>
          <w:p w14:paraId="403B7FCB"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45A273D3"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044240C5"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7CBB743E"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08EF4C5D"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464C89D8"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ITGA1</w:t>
            </w:r>
          </w:p>
        </w:tc>
        <w:tc>
          <w:tcPr>
            <w:tcW w:w="1459" w:type="dxa"/>
            <w:hideMark/>
          </w:tcPr>
          <w:p w14:paraId="0150FE96"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0.47401</w:t>
            </w:r>
          </w:p>
        </w:tc>
        <w:tc>
          <w:tcPr>
            <w:tcW w:w="1829" w:type="dxa"/>
            <w:hideMark/>
          </w:tcPr>
          <w:p w14:paraId="1B436F2D"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0.07056</w:t>
            </w:r>
          </w:p>
        </w:tc>
        <w:tc>
          <w:tcPr>
            <w:tcW w:w="0" w:type="auto"/>
            <w:hideMark/>
          </w:tcPr>
          <w:p w14:paraId="050CCB0C"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1.21</w:t>
            </w:r>
          </w:p>
        </w:tc>
        <w:tc>
          <w:tcPr>
            <w:tcW w:w="0" w:type="auto"/>
            <w:hideMark/>
          </w:tcPr>
          <w:p w14:paraId="56D64517"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75256E9D"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38116ABB"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0F385EC7"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1A469B14"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5F513020"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BIRC5</w:t>
            </w:r>
          </w:p>
        </w:tc>
        <w:tc>
          <w:tcPr>
            <w:tcW w:w="1459" w:type="dxa"/>
            <w:hideMark/>
          </w:tcPr>
          <w:p w14:paraId="48B01923"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0.58607</w:t>
            </w:r>
          </w:p>
        </w:tc>
        <w:tc>
          <w:tcPr>
            <w:tcW w:w="1829" w:type="dxa"/>
            <w:hideMark/>
          </w:tcPr>
          <w:p w14:paraId="26C12191"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0.97957</w:t>
            </w:r>
          </w:p>
        </w:tc>
        <w:tc>
          <w:tcPr>
            <w:tcW w:w="0" w:type="auto"/>
            <w:hideMark/>
          </w:tcPr>
          <w:p w14:paraId="5A3186F3"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1.00</w:t>
            </w:r>
          </w:p>
        </w:tc>
        <w:tc>
          <w:tcPr>
            <w:tcW w:w="0" w:type="auto"/>
            <w:hideMark/>
          </w:tcPr>
          <w:p w14:paraId="3912F8DC"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27E1EEEF"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21980697"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6041986F"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11F797E0"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21B816F3"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SIGLEC1</w:t>
            </w:r>
          </w:p>
        </w:tc>
        <w:tc>
          <w:tcPr>
            <w:tcW w:w="1459" w:type="dxa"/>
            <w:hideMark/>
          </w:tcPr>
          <w:p w14:paraId="2E552319"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0.13588</w:t>
            </w:r>
          </w:p>
        </w:tc>
        <w:tc>
          <w:tcPr>
            <w:tcW w:w="1829" w:type="dxa"/>
            <w:hideMark/>
          </w:tcPr>
          <w:p w14:paraId="1330401D"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0.04490</w:t>
            </w:r>
          </w:p>
        </w:tc>
        <w:tc>
          <w:tcPr>
            <w:tcW w:w="0" w:type="auto"/>
            <w:hideMark/>
          </w:tcPr>
          <w:p w14:paraId="3D185DB2"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1.16</w:t>
            </w:r>
          </w:p>
        </w:tc>
        <w:tc>
          <w:tcPr>
            <w:tcW w:w="0" w:type="auto"/>
            <w:hideMark/>
          </w:tcPr>
          <w:p w14:paraId="6ACF423D"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2C2D106D"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57DBFF96"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2DE8FD1A"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00ADF53F"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628A3581"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RUNX3</w:t>
            </w:r>
          </w:p>
        </w:tc>
        <w:tc>
          <w:tcPr>
            <w:tcW w:w="1459" w:type="dxa"/>
            <w:hideMark/>
          </w:tcPr>
          <w:p w14:paraId="6B337A7D"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0.32771</w:t>
            </w:r>
          </w:p>
        </w:tc>
        <w:tc>
          <w:tcPr>
            <w:tcW w:w="1829" w:type="dxa"/>
            <w:hideMark/>
          </w:tcPr>
          <w:p w14:paraId="30EF0B71"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0.67956</w:t>
            </w:r>
          </w:p>
        </w:tc>
        <w:tc>
          <w:tcPr>
            <w:tcW w:w="0" w:type="auto"/>
            <w:hideMark/>
          </w:tcPr>
          <w:p w14:paraId="5D96B59B"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1.06</w:t>
            </w:r>
          </w:p>
        </w:tc>
        <w:tc>
          <w:tcPr>
            <w:tcW w:w="0" w:type="auto"/>
            <w:hideMark/>
          </w:tcPr>
          <w:p w14:paraId="79C1E70D"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1EC9E592"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4278D1A7"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300FD5AD"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4978DD64"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2CA6170D"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LY96</w:t>
            </w:r>
          </w:p>
        </w:tc>
        <w:tc>
          <w:tcPr>
            <w:tcW w:w="1459" w:type="dxa"/>
            <w:hideMark/>
          </w:tcPr>
          <w:p w14:paraId="7ACF2B28"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0.54552</w:t>
            </w:r>
          </w:p>
        </w:tc>
        <w:tc>
          <w:tcPr>
            <w:tcW w:w="1829" w:type="dxa"/>
            <w:hideMark/>
          </w:tcPr>
          <w:p w14:paraId="78B79646"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0.61905</w:t>
            </w:r>
          </w:p>
        </w:tc>
        <w:tc>
          <w:tcPr>
            <w:tcW w:w="0" w:type="auto"/>
            <w:hideMark/>
          </w:tcPr>
          <w:p w14:paraId="360D03E0"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1.08</w:t>
            </w:r>
          </w:p>
        </w:tc>
        <w:tc>
          <w:tcPr>
            <w:tcW w:w="0" w:type="auto"/>
            <w:hideMark/>
          </w:tcPr>
          <w:p w14:paraId="2C5A7960"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25EF18EA"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609B95F5"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4BD4C6BF"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5AA460C0"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3CD22011"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PDCD1</w:t>
            </w:r>
          </w:p>
        </w:tc>
        <w:tc>
          <w:tcPr>
            <w:tcW w:w="1459" w:type="dxa"/>
            <w:hideMark/>
          </w:tcPr>
          <w:p w14:paraId="642504BD"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0.83149</w:t>
            </w:r>
          </w:p>
        </w:tc>
        <w:tc>
          <w:tcPr>
            <w:tcW w:w="1829" w:type="dxa"/>
            <w:hideMark/>
          </w:tcPr>
          <w:p w14:paraId="7B33BB52"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0.34649</w:t>
            </w:r>
          </w:p>
        </w:tc>
        <w:tc>
          <w:tcPr>
            <w:tcW w:w="0" w:type="auto"/>
            <w:hideMark/>
          </w:tcPr>
          <w:p w14:paraId="0AA631E0"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1.08</w:t>
            </w:r>
          </w:p>
        </w:tc>
        <w:tc>
          <w:tcPr>
            <w:tcW w:w="0" w:type="auto"/>
            <w:hideMark/>
          </w:tcPr>
          <w:p w14:paraId="24D4263C"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79CB86B0"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0FFB054D"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2C071C16"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2E690EBE"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6F207CBD"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C1QB</w:t>
            </w:r>
          </w:p>
        </w:tc>
        <w:tc>
          <w:tcPr>
            <w:tcW w:w="1459" w:type="dxa"/>
            <w:hideMark/>
          </w:tcPr>
          <w:p w14:paraId="4C5E5A71"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0.18935</w:t>
            </w:r>
          </w:p>
        </w:tc>
        <w:tc>
          <w:tcPr>
            <w:tcW w:w="1829" w:type="dxa"/>
            <w:hideMark/>
          </w:tcPr>
          <w:p w14:paraId="5AC07D96"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0.10524</w:t>
            </w:r>
          </w:p>
        </w:tc>
        <w:tc>
          <w:tcPr>
            <w:tcW w:w="0" w:type="auto"/>
            <w:hideMark/>
          </w:tcPr>
          <w:p w14:paraId="259EC9D9"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1.11</w:t>
            </w:r>
          </w:p>
        </w:tc>
        <w:tc>
          <w:tcPr>
            <w:tcW w:w="0" w:type="auto"/>
            <w:hideMark/>
          </w:tcPr>
          <w:p w14:paraId="57B241F4"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6C99095A"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4608A81F"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552692CA"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3B76610F"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0F674E7E"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HLA-DMB</w:t>
            </w:r>
          </w:p>
        </w:tc>
        <w:tc>
          <w:tcPr>
            <w:tcW w:w="1459" w:type="dxa"/>
            <w:hideMark/>
          </w:tcPr>
          <w:p w14:paraId="093AE57C"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0.04290</w:t>
            </w:r>
          </w:p>
        </w:tc>
        <w:tc>
          <w:tcPr>
            <w:tcW w:w="1829" w:type="dxa"/>
            <w:hideMark/>
          </w:tcPr>
          <w:p w14:paraId="338271E2"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0.41686</w:t>
            </w:r>
          </w:p>
        </w:tc>
        <w:tc>
          <w:tcPr>
            <w:tcW w:w="0" w:type="auto"/>
            <w:hideMark/>
          </w:tcPr>
          <w:p w14:paraId="2E57A88B"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0.91</w:t>
            </w:r>
          </w:p>
        </w:tc>
        <w:tc>
          <w:tcPr>
            <w:tcW w:w="0" w:type="auto"/>
            <w:hideMark/>
          </w:tcPr>
          <w:p w14:paraId="73E9B43C"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67B45688"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0C689F9D"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24BFF559"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49013B14"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4776486D"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VEGFA</w:t>
            </w:r>
          </w:p>
        </w:tc>
        <w:tc>
          <w:tcPr>
            <w:tcW w:w="1459" w:type="dxa"/>
            <w:hideMark/>
          </w:tcPr>
          <w:p w14:paraId="1FC55E7B"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0.95190</w:t>
            </w:r>
          </w:p>
        </w:tc>
        <w:tc>
          <w:tcPr>
            <w:tcW w:w="1829" w:type="dxa"/>
            <w:hideMark/>
          </w:tcPr>
          <w:p w14:paraId="71C66933"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0.38683</w:t>
            </w:r>
          </w:p>
        </w:tc>
        <w:tc>
          <w:tcPr>
            <w:tcW w:w="0" w:type="auto"/>
            <w:hideMark/>
          </w:tcPr>
          <w:p w14:paraId="63BEC588"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1.10</w:t>
            </w:r>
          </w:p>
        </w:tc>
        <w:tc>
          <w:tcPr>
            <w:tcW w:w="0" w:type="auto"/>
            <w:hideMark/>
          </w:tcPr>
          <w:p w14:paraId="28ACE3ED"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0BB0B5B2"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153722CB"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7F3E70E7"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7527CBF5"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4F443D2A"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MAP3K5</w:t>
            </w:r>
          </w:p>
        </w:tc>
        <w:tc>
          <w:tcPr>
            <w:tcW w:w="1459" w:type="dxa"/>
            <w:hideMark/>
          </w:tcPr>
          <w:p w14:paraId="07EB585E"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0.47069</w:t>
            </w:r>
          </w:p>
        </w:tc>
        <w:tc>
          <w:tcPr>
            <w:tcW w:w="1829" w:type="dxa"/>
            <w:hideMark/>
          </w:tcPr>
          <w:p w14:paraId="6AA9B509"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0.16744</w:t>
            </w:r>
          </w:p>
        </w:tc>
        <w:tc>
          <w:tcPr>
            <w:tcW w:w="0" w:type="auto"/>
            <w:hideMark/>
          </w:tcPr>
          <w:p w14:paraId="0B92FE87"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1.19</w:t>
            </w:r>
          </w:p>
        </w:tc>
        <w:tc>
          <w:tcPr>
            <w:tcW w:w="0" w:type="auto"/>
            <w:hideMark/>
          </w:tcPr>
          <w:p w14:paraId="213B35DF"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778E61A8"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2C456C55"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7E59CDEB"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382D2C0C"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12C85B16"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CSF3R</w:t>
            </w:r>
          </w:p>
        </w:tc>
        <w:tc>
          <w:tcPr>
            <w:tcW w:w="1459" w:type="dxa"/>
            <w:hideMark/>
          </w:tcPr>
          <w:p w14:paraId="2B5B0FD1"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0.24168</w:t>
            </w:r>
          </w:p>
        </w:tc>
        <w:tc>
          <w:tcPr>
            <w:tcW w:w="1829" w:type="dxa"/>
            <w:hideMark/>
          </w:tcPr>
          <w:p w14:paraId="5F7AA0F0"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0.58051</w:t>
            </w:r>
          </w:p>
        </w:tc>
        <w:tc>
          <w:tcPr>
            <w:tcW w:w="0" w:type="auto"/>
            <w:hideMark/>
          </w:tcPr>
          <w:p w14:paraId="7E7CF31F"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1.04</w:t>
            </w:r>
          </w:p>
        </w:tc>
        <w:tc>
          <w:tcPr>
            <w:tcW w:w="0" w:type="auto"/>
            <w:hideMark/>
          </w:tcPr>
          <w:p w14:paraId="1A87E799"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6ACC8B75"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440EEE28"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0BD348AE"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1EA09166"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37FF9337"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CD40</w:t>
            </w:r>
          </w:p>
        </w:tc>
        <w:tc>
          <w:tcPr>
            <w:tcW w:w="1459" w:type="dxa"/>
            <w:hideMark/>
          </w:tcPr>
          <w:p w14:paraId="62BF6A10"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0.70164</w:t>
            </w:r>
          </w:p>
        </w:tc>
        <w:tc>
          <w:tcPr>
            <w:tcW w:w="1829" w:type="dxa"/>
            <w:hideMark/>
          </w:tcPr>
          <w:p w14:paraId="6454D3C8"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0.98615</w:t>
            </w:r>
          </w:p>
        </w:tc>
        <w:tc>
          <w:tcPr>
            <w:tcW w:w="0" w:type="auto"/>
            <w:hideMark/>
          </w:tcPr>
          <w:p w14:paraId="254D960B"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1.00</w:t>
            </w:r>
          </w:p>
        </w:tc>
        <w:tc>
          <w:tcPr>
            <w:tcW w:w="0" w:type="auto"/>
            <w:hideMark/>
          </w:tcPr>
          <w:p w14:paraId="2C81FD89"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11E84CEF"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17DC3056"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75371FF7"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0A3A4BBB"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10F6C029"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CXCL6</w:t>
            </w:r>
          </w:p>
        </w:tc>
        <w:tc>
          <w:tcPr>
            <w:tcW w:w="1459" w:type="dxa"/>
            <w:hideMark/>
          </w:tcPr>
          <w:p w14:paraId="6536B105"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0.87766</w:t>
            </w:r>
          </w:p>
        </w:tc>
        <w:tc>
          <w:tcPr>
            <w:tcW w:w="1829" w:type="dxa"/>
            <w:hideMark/>
          </w:tcPr>
          <w:p w14:paraId="7E31FBA2"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0.40798</w:t>
            </w:r>
          </w:p>
        </w:tc>
        <w:tc>
          <w:tcPr>
            <w:tcW w:w="0" w:type="auto"/>
            <w:hideMark/>
          </w:tcPr>
          <w:p w14:paraId="5E8F687E"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1.06</w:t>
            </w:r>
          </w:p>
        </w:tc>
        <w:tc>
          <w:tcPr>
            <w:tcW w:w="0" w:type="auto"/>
            <w:hideMark/>
          </w:tcPr>
          <w:p w14:paraId="3EA88051"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614F7565"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405798F4"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7B93ACBE"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7F0415A7"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7977FD6E"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RELB</w:t>
            </w:r>
          </w:p>
        </w:tc>
        <w:tc>
          <w:tcPr>
            <w:tcW w:w="1459" w:type="dxa"/>
            <w:hideMark/>
          </w:tcPr>
          <w:p w14:paraId="0B424B88"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0.34828</w:t>
            </w:r>
          </w:p>
        </w:tc>
        <w:tc>
          <w:tcPr>
            <w:tcW w:w="1829" w:type="dxa"/>
            <w:hideMark/>
          </w:tcPr>
          <w:p w14:paraId="09585E3A"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0.61775</w:t>
            </w:r>
          </w:p>
        </w:tc>
        <w:tc>
          <w:tcPr>
            <w:tcW w:w="0" w:type="auto"/>
            <w:hideMark/>
          </w:tcPr>
          <w:p w14:paraId="1E2384EE"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1.07</w:t>
            </w:r>
          </w:p>
        </w:tc>
        <w:tc>
          <w:tcPr>
            <w:tcW w:w="0" w:type="auto"/>
            <w:hideMark/>
          </w:tcPr>
          <w:p w14:paraId="53AF583B"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08D8AB00"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7B24D120"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4E77A652"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5AD2F7A3" w14:textId="77777777" w:rsidTr="004B332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5ABFB3B5"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CD80</w:t>
            </w:r>
          </w:p>
        </w:tc>
        <w:tc>
          <w:tcPr>
            <w:tcW w:w="1459" w:type="dxa"/>
            <w:hideMark/>
          </w:tcPr>
          <w:p w14:paraId="075E1354"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0.24806</w:t>
            </w:r>
          </w:p>
        </w:tc>
        <w:tc>
          <w:tcPr>
            <w:tcW w:w="1829" w:type="dxa"/>
            <w:hideMark/>
          </w:tcPr>
          <w:p w14:paraId="3F18388F"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0.22903</w:t>
            </w:r>
          </w:p>
        </w:tc>
        <w:tc>
          <w:tcPr>
            <w:tcW w:w="0" w:type="auto"/>
            <w:hideMark/>
          </w:tcPr>
          <w:p w14:paraId="1F3EA4E3"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1.11</w:t>
            </w:r>
          </w:p>
        </w:tc>
        <w:tc>
          <w:tcPr>
            <w:tcW w:w="0" w:type="auto"/>
            <w:hideMark/>
          </w:tcPr>
          <w:p w14:paraId="41485143"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0E62450B"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6AFF7855"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hideMark/>
          </w:tcPr>
          <w:p w14:paraId="65B83DB4" w14:textId="77777777" w:rsidR="004B3329" w:rsidRPr="004B3329" w:rsidRDefault="004B3329" w:rsidP="004B332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r w:rsidR="004B3329" w:rsidRPr="004B3329" w14:paraId="0D6E405D" w14:textId="77777777" w:rsidTr="004B3329">
        <w:trPr>
          <w:trHeight w:val="315"/>
        </w:trPr>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auto"/>
            </w:tcBorders>
            <w:hideMark/>
          </w:tcPr>
          <w:p w14:paraId="6A730CEB" w14:textId="77777777" w:rsidR="004B3329" w:rsidRPr="004B3329" w:rsidRDefault="004B3329" w:rsidP="004B3329">
            <w:pPr>
              <w:jc w:val="both"/>
              <w:rPr>
                <w:rFonts w:ascii="Times New Roman" w:hAnsi="Times New Roman" w:cs="Times New Roman"/>
                <w:b w:val="0"/>
                <w:bCs w:val="0"/>
              </w:rPr>
            </w:pPr>
            <w:r w:rsidRPr="004B3329">
              <w:rPr>
                <w:rFonts w:ascii="Times New Roman" w:hAnsi="Times New Roman" w:cs="Times New Roman"/>
                <w:b w:val="0"/>
                <w:bCs w:val="0"/>
              </w:rPr>
              <w:t>ICAM3</w:t>
            </w:r>
          </w:p>
        </w:tc>
        <w:tc>
          <w:tcPr>
            <w:tcW w:w="1459" w:type="dxa"/>
            <w:tcBorders>
              <w:bottom w:val="single" w:sz="4" w:space="0" w:color="auto"/>
            </w:tcBorders>
            <w:hideMark/>
          </w:tcPr>
          <w:p w14:paraId="5AC37201"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0.22338</w:t>
            </w:r>
          </w:p>
        </w:tc>
        <w:tc>
          <w:tcPr>
            <w:tcW w:w="1829" w:type="dxa"/>
            <w:tcBorders>
              <w:bottom w:val="single" w:sz="4" w:space="0" w:color="auto"/>
            </w:tcBorders>
            <w:hideMark/>
          </w:tcPr>
          <w:p w14:paraId="16F97A04"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0.51338</w:t>
            </w:r>
          </w:p>
        </w:tc>
        <w:tc>
          <w:tcPr>
            <w:tcW w:w="0" w:type="auto"/>
            <w:tcBorders>
              <w:bottom w:val="single" w:sz="4" w:space="0" w:color="auto"/>
            </w:tcBorders>
            <w:hideMark/>
          </w:tcPr>
          <w:p w14:paraId="7BCAA345"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0.93</w:t>
            </w:r>
          </w:p>
        </w:tc>
        <w:tc>
          <w:tcPr>
            <w:tcW w:w="0" w:type="auto"/>
            <w:tcBorders>
              <w:bottom w:val="single" w:sz="4" w:space="0" w:color="auto"/>
            </w:tcBorders>
            <w:hideMark/>
          </w:tcPr>
          <w:p w14:paraId="27E69AA2"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tcBorders>
              <w:bottom w:val="single" w:sz="4" w:space="0" w:color="auto"/>
            </w:tcBorders>
            <w:hideMark/>
          </w:tcPr>
          <w:p w14:paraId="54C70966"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tcBorders>
              <w:bottom w:val="single" w:sz="4" w:space="0" w:color="auto"/>
            </w:tcBorders>
            <w:hideMark/>
          </w:tcPr>
          <w:p w14:paraId="72C07202"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c>
          <w:tcPr>
            <w:tcW w:w="0" w:type="auto"/>
            <w:tcBorders>
              <w:bottom w:val="single" w:sz="4" w:space="0" w:color="auto"/>
            </w:tcBorders>
            <w:hideMark/>
          </w:tcPr>
          <w:p w14:paraId="5BE29C67" w14:textId="77777777" w:rsidR="004B3329" w:rsidRPr="004B3329" w:rsidRDefault="004B3329" w:rsidP="004B332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B3329">
              <w:rPr>
                <w:rFonts w:ascii="Times New Roman" w:hAnsi="Times New Roman" w:cs="Times New Roman"/>
              </w:rPr>
              <w:t>NA</w:t>
            </w:r>
          </w:p>
        </w:tc>
      </w:tr>
    </w:tbl>
    <w:p w14:paraId="2C5AC912" w14:textId="77777777" w:rsidR="004B3329" w:rsidRDefault="004B3329" w:rsidP="00D81832">
      <w:pPr>
        <w:spacing w:line="480" w:lineRule="auto"/>
        <w:jc w:val="both"/>
        <w:rPr>
          <w:rFonts w:ascii="Times New Roman" w:hAnsi="Times New Roman" w:cs="Times New Roman"/>
          <w:lang w:val="en-US"/>
        </w:rPr>
      </w:pPr>
    </w:p>
    <w:p w14:paraId="727DC7DD" w14:textId="77777777" w:rsidR="004B3329" w:rsidRDefault="004B3329" w:rsidP="00D81832">
      <w:pPr>
        <w:spacing w:line="480" w:lineRule="auto"/>
        <w:jc w:val="both"/>
        <w:rPr>
          <w:rFonts w:ascii="Times New Roman" w:hAnsi="Times New Roman" w:cs="Times New Roman"/>
          <w:lang w:val="en-US"/>
        </w:rPr>
      </w:pPr>
    </w:p>
    <w:p w14:paraId="1BE42C0C" w14:textId="77777777" w:rsidR="000C069A" w:rsidRDefault="000C069A" w:rsidP="00D81832">
      <w:pPr>
        <w:spacing w:line="480" w:lineRule="auto"/>
        <w:jc w:val="both"/>
        <w:rPr>
          <w:rFonts w:ascii="Times New Roman" w:hAnsi="Times New Roman" w:cs="Times New Roman"/>
          <w:lang w:val="en-US"/>
        </w:rPr>
      </w:pPr>
    </w:p>
    <w:p w14:paraId="4FC09C22" w14:textId="77777777" w:rsidR="000C069A" w:rsidRPr="000C069A" w:rsidRDefault="000C069A" w:rsidP="000C069A">
      <w:pPr>
        <w:rPr>
          <w:rFonts w:ascii="Times New Roman" w:hAnsi="Times New Roman" w:cs="Times New Roman"/>
          <w:lang w:val="en-US"/>
        </w:rPr>
        <w:sectPr w:rsidR="000C069A" w:rsidRPr="000C069A" w:rsidSect="00756E06">
          <w:pgSz w:w="16838" w:h="11906" w:orient="landscape"/>
          <w:pgMar w:top="1701" w:right="1417" w:bottom="1701" w:left="1417" w:header="708" w:footer="708" w:gutter="0"/>
          <w:lnNumType w:countBy="1" w:restart="continuous"/>
          <w:cols w:space="708"/>
          <w:docGrid w:linePitch="360"/>
        </w:sectPr>
      </w:pPr>
    </w:p>
    <w:p w14:paraId="445E69A8" w14:textId="3C85F2C7" w:rsidR="00756E06" w:rsidRDefault="0094675C" w:rsidP="00855F70">
      <w:pPr>
        <w:spacing w:after="0" w:line="480" w:lineRule="auto"/>
        <w:jc w:val="both"/>
        <w:rPr>
          <w:rFonts w:ascii="Times New Roman" w:hAnsi="Times New Roman" w:cs="Times New Roman"/>
          <w:lang w:val="en-US"/>
        </w:rPr>
      </w:pPr>
      <w:r>
        <w:rPr>
          <w:rFonts w:ascii="Times New Roman" w:hAnsi="Times New Roman" w:cs="Times New Roman"/>
          <w:noProof/>
          <w:lang w:val="en-US"/>
        </w:rPr>
        <w:lastRenderedPageBreak/>
        <w:drawing>
          <wp:inline distT="0" distB="0" distL="0" distR="0" wp14:anchorId="79BF7E74" wp14:editId="638A6FA5">
            <wp:extent cx="5282195" cy="8464313"/>
            <wp:effectExtent l="0" t="0" r="0" b="0"/>
            <wp:docPr id="902586139"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586139" name="Imagem 902586139"/>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282195" cy="8464313"/>
                    </a:xfrm>
                    <a:prstGeom prst="rect">
                      <a:avLst/>
                    </a:prstGeom>
                  </pic:spPr>
                </pic:pic>
              </a:graphicData>
            </a:graphic>
          </wp:inline>
        </w:drawing>
      </w:r>
    </w:p>
    <w:p w14:paraId="76090C25" w14:textId="6C9FABB3" w:rsidR="00756E06" w:rsidRDefault="0094675C" w:rsidP="00855F70">
      <w:pPr>
        <w:spacing w:after="0" w:line="480" w:lineRule="auto"/>
        <w:jc w:val="both"/>
        <w:rPr>
          <w:rFonts w:ascii="Times New Roman" w:hAnsi="Times New Roman" w:cs="Times New Roman"/>
          <w:lang w:val="en-US"/>
        </w:rPr>
      </w:pPr>
      <w:r w:rsidRPr="0094675C">
        <w:rPr>
          <w:rFonts w:ascii="Times New Roman" w:hAnsi="Times New Roman" w:cs="Times New Roman"/>
          <w:b/>
          <w:bCs/>
          <w:lang w:val="en-US"/>
        </w:rPr>
        <w:lastRenderedPageBreak/>
        <w:t>Supplementary Figure 3. Baseline tumor microenvironment cellular composition does not stratify response to Axi-cel in the ZUMA-7 and ZUMA-1 cohorts.</w:t>
      </w:r>
      <w:r w:rsidRPr="0094675C">
        <w:rPr>
          <w:rFonts w:ascii="Times New Roman" w:hAnsi="Times New Roman" w:cs="Times New Roman"/>
          <w:lang w:val="en-US"/>
        </w:rPr>
        <w:t xml:space="preserve"> Violin plots representing the estimated abundance of cell populations, stratified by overall clinical response (Sustained vs. Failure for ZUMA-7; CR vs. Non-CR for ZUMA-1). </w:t>
      </w:r>
      <w:r w:rsidRPr="00D101BA">
        <w:rPr>
          <w:rFonts w:ascii="Times New Roman" w:hAnsi="Times New Roman" w:cs="Times New Roman"/>
          <w:b/>
          <w:bCs/>
          <w:lang w:val="en-US"/>
        </w:rPr>
        <w:t>(A)</w:t>
      </w:r>
      <w:r w:rsidRPr="0094675C">
        <w:rPr>
          <w:rFonts w:ascii="Times New Roman" w:hAnsi="Times New Roman" w:cs="Times New Roman"/>
          <w:lang w:val="en-US"/>
        </w:rPr>
        <w:t xml:space="preserve"> Cellular deconvolution estimated by MCP-counter in ZUMA-7 (Axi-cel). </w:t>
      </w:r>
      <w:r w:rsidRPr="00D101BA">
        <w:rPr>
          <w:rFonts w:ascii="Times New Roman" w:hAnsi="Times New Roman" w:cs="Times New Roman"/>
          <w:b/>
          <w:bCs/>
          <w:lang w:val="en-US"/>
        </w:rPr>
        <w:t>(B)</w:t>
      </w:r>
      <w:r w:rsidRPr="0094675C">
        <w:rPr>
          <w:rFonts w:ascii="Times New Roman" w:hAnsi="Times New Roman" w:cs="Times New Roman"/>
          <w:lang w:val="en-US"/>
        </w:rPr>
        <w:t xml:space="preserve"> Cellular deconvolution estimated by MCP-counter in ZUMA-1 (Baseline). Individual patient data points are overlaid and color-coded according to their specific clinical classification. Statistical comparisons between response groups were performed using the Wilcoxon rank-sum test with Benjamini-Hochberg (FDR) correction.</w:t>
      </w:r>
    </w:p>
    <w:p w14:paraId="6DD7E6C7" w14:textId="77777777" w:rsidR="00D81832" w:rsidRPr="00756E06" w:rsidRDefault="00D81832" w:rsidP="00855F70">
      <w:pPr>
        <w:spacing w:after="0" w:line="480" w:lineRule="auto"/>
        <w:jc w:val="both"/>
        <w:rPr>
          <w:rFonts w:ascii="Times New Roman" w:hAnsi="Times New Roman" w:cs="Times New Roman"/>
          <w:lang w:val="en-US"/>
        </w:rPr>
      </w:pPr>
    </w:p>
    <w:sectPr w:rsidR="00D81832" w:rsidRPr="00756E06" w:rsidSect="004772B8">
      <w:pgSz w:w="11906" w:h="16838"/>
      <w:pgMar w:top="1417" w:right="1701" w:bottom="1417" w:left="1701" w:header="708" w:footer="708" w:gutter="0"/>
      <w:lnNumType w:countBy="1" w:restart="continuou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AE415A" w14:textId="77777777" w:rsidR="002D67AF" w:rsidRDefault="002D67AF" w:rsidP="000853FE">
      <w:pPr>
        <w:spacing w:after="0" w:line="240" w:lineRule="auto"/>
      </w:pPr>
      <w:r>
        <w:separator/>
      </w:r>
    </w:p>
  </w:endnote>
  <w:endnote w:type="continuationSeparator" w:id="0">
    <w:p w14:paraId="4713EE26" w14:textId="77777777" w:rsidR="002D67AF" w:rsidRDefault="002D67AF" w:rsidP="000853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TIX Two Text">
    <w:altName w:val="Calibri"/>
    <w:charset w:val="00"/>
    <w:family w:val="auto"/>
    <w:pitch w:val="variable"/>
    <w:sig w:usb0="A00002FF" w:usb1="0000001F"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1ACA55" w14:textId="77777777" w:rsidR="002D67AF" w:rsidRDefault="002D67AF" w:rsidP="000853FE">
      <w:pPr>
        <w:spacing w:after="0" w:line="240" w:lineRule="auto"/>
      </w:pPr>
      <w:r>
        <w:separator/>
      </w:r>
    </w:p>
  </w:footnote>
  <w:footnote w:type="continuationSeparator" w:id="0">
    <w:p w14:paraId="0E554BD6" w14:textId="77777777" w:rsidR="002D67AF" w:rsidRDefault="002D67AF" w:rsidP="000853F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33637880"/>
      <w:docPartObj>
        <w:docPartGallery w:val="Page Numbers (Top of Page)"/>
        <w:docPartUnique/>
      </w:docPartObj>
    </w:sdtPr>
    <w:sdtEndPr/>
    <w:sdtContent>
      <w:p w14:paraId="68C9936C" w14:textId="0B07C032" w:rsidR="000853FE" w:rsidRDefault="000853FE">
        <w:pPr>
          <w:pStyle w:val="Cabealho"/>
          <w:jc w:val="right"/>
        </w:pPr>
        <w:r>
          <w:fldChar w:fldCharType="begin"/>
        </w:r>
        <w:r>
          <w:instrText>PAGE   \* MERGEFORMAT</w:instrText>
        </w:r>
        <w:r>
          <w:fldChar w:fldCharType="separate"/>
        </w:r>
        <w:r>
          <w:t>2</w:t>
        </w:r>
        <w:r>
          <w:fldChar w:fldCharType="end"/>
        </w:r>
      </w:p>
    </w:sdtContent>
  </w:sdt>
  <w:p w14:paraId="56E6CF8C" w14:textId="77777777" w:rsidR="000853FE" w:rsidRDefault="000853FE">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9A18C4"/>
    <w:multiLevelType w:val="hybridMultilevel"/>
    <w:tmpl w:val="BC440F1E"/>
    <w:lvl w:ilvl="0" w:tplc="F1C8183A">
      <w:start w:val="9"/>
      <w:numFmt w:val="bullet"/>
      <w:lvlText w:val=""/>
      <w:lvlJc w:val="left"/>
      <w:pPr>
        <w:ind w:left="720" w:hanging="360"/>
      </w:pPr>
      <w:rPr>
        <w:rFonts w:ascii="Symbol" w:eastAsiaTheme="minorHAnsi" w:hAnsi="Symbol" w:cs="Times New Roman" w:hint="default"/>
        <w:b/>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2CD64CF6"/>
    <w:multiLevelType w:val="hybridMultilevel"/>
    <w:tmpl w:val="0BAC1A90"/>
    <w:lvl w:ilvl="0" w:tplc="D3D42782">
      <w:start w:val="9"/>
      <w:numFmt w:val="bullet"/>
      <w:lvlText w:val=""/>
      <w:lvlJc w:val="left"/>
      <w:pPr>
        <w:ind w:left="720" w:hanging="360"/>
      </w:pPr>
      <w:rPr>
        <w:rFonts w:ascii="Symbol" w:eastAsiaTheme="minorHAnsi" w:hAnsi="Symbol" w:cs="Times New Roman" w:hint="default"/>
        <w:b/>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802265799">
    <w:abstractNumId w:val="0"/>
  </w:num>
  <w:num w:numId="2" w16cid:durableId="1704818404">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ean Resende">
    <w15:presenceInfo w15:providerId="Windows Live" w15:userId="0b79263b250b89e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paperpile-doc-id" w:val="P443D493Z184W515"/>
    <w:docVar w:name="paperpile-doc-name" w:val="Resende_etal_CD19_DLBCL_transcriptomic_20260813_EL.docx"/>
  </w:docVars>
  <w:rsids>
    <w:rsidRoot w:val="004772B8"/>
    <w:rsid w:val="00010CC5"/>
    <w:rsid w:val="00012DC6"/>
    <w:rsid w:val="00016BF0"/>
    <w:rsid w:val="000222F6"/>
    <w:rsid w:val="00046AEC"/>
    <w:rsid w:val="000471D9"/>
    <w:rsid w:val="00052765"/>
    <w:rsid w:val="00060ACD"/>
    <w:rsid w:val="000853FE"/>
    <w:rsid w:val="00090C4A"/>
    <w:rsid w:val="000A38F5"/>
    <w:rsid w:val="000B3C8E"/>
    <w:rsid w:val="000B7264"/>
    <w:rsid w:val="000C069A"/>
    <w:rsid w:val="000C3754"/>
    <w:rsid w:val="000C3C2A"/>
    <w:rsid w:val="000C549A"/>
    <w:rsid w:val="000C620A"/>
    <w:rsid w:val="000D4235"/>
    <w:rsid w:val="000E029F"/>
    <w:rsid w:val="000F27A7"/>
    <w:rsid w:val="000F5417"/>
    <w:rsid w:val="00110B33"/>
    <w:rsid w:val="001334A8"/>
    <w:rsid w:val="00155307"/>
    <w:rsid w:val="001653A8"/>
    <w:rsid w:val="00172BCD"/>
    <w:rsid w:val="00181890"/>
    <w:rsid w:val="001C1775"/>
    <w:rsid w:val="001C58E5"/>
    <w:rsid w:val="001D256D"/>
    <w:rsid w:val="001E6EA0"/>
    <w:rsid w:val="001E7A8E"/>
    <w:rsid w:val="001F60D7"/>
    <w:rsid w:val="002019F0"/>
    <w:rsid w:val="00235950"/>
    <w:rsid w:val="002523A8"/>
    <w:rsid w:val="002529F8"/>
    <w:rsid w:val="002556E8"/>
    <w:rsid w:val="00266AFB"/>
    <w:rsid w:val="00273731"/>
    <w:rsid w:val="00290E47"/>
    <w:rsid w:val="00296070"/>
    <w:rsid w:val="002A0B55"/>
    <w:rsid w:val="002D143D"/>
    <w:rsid w:val="002D67AF"/>
    <w:rsid w:val="002D68B7"/>
    <w:rsid w:val="002E57B9"/>
    <w:rsid w:val="002F0054"/>
    <w:rsid w:val="003000CC"/>
    <w:rsid w:val="00301DBD"/>
    <w:rsid w:val="00303E8C"/>
    <w:rsid w:val="00311D8C"/>
    <w:rsid w:val="00316979"/>
    <w:rsid w:val="00316F71"/>
    <w:rsid w:val="003329D1"/>
    <w:rsid w:val="0035187C"/>
    <w:rsid w:val="0035314A"/>
    <w:rsid w:val="0035349A"/>
    <w:rsid w:val="003570CB"/>
    <w:rsid w:val="00370D26"/>
    <w:rsid w:val="003933FD"/>
    <w:rsid w:val="0039501B"/>
    <w:rsid w:val="003A031D"/>
    <w:rsid w:val="003A277B"/>
    <w:rsid w:val="003A4B4A"/>
    <w:rsid w:val="003B784F"/>
    <w:rsid w:val="003C1930"/>
    <w:rsid w:val="003E55E2"/>
    <w:rsid w:val="003E5AC9"/>
    <w:rsid w:val="003E76B2"/>
    <w:rsid w:val="003F0F44"/>
    <w:rsid w:val="00403188"/>
    <w:rsid w:val="0042659F"/>
    <w:rsid w:val="00447E16"/>
    <w:rsid w:val="0045217D"/>
    <w:rsid w:val="004531FD"/>
    <w:rsid w:val="00456FAC"/>
    <w:rsid w:val="004772B8"/>
    <w:rsid w:val="004778E0"/>
    <w:rsid w:val="004814A9"/>
    <w:rsid w:val="00497D37"/>
    <w:rsid w:val="004A642B"/>
    <w:rsid w:val="004B3329"/>
    <w:rsid w:val="004C4438"/>
    <w:rsid w:val="004C6A2E"/>
    <w:rsid w:val="004D41C2"/>
    <w:rsid w:val="004E497C"/>
    <w:rsid w:val="004E4D65"/>
    <w:rsid w:val="004E53FA"/>
    <w:rsid w:val="00501D1E"/>
    <w:rsid w:val="00506BCC"/>
    <w:rsid w:val="00520ED2"/>
    <w:rsid w:val="00525070"/>
    <w:rsid w:val="00525573"/>
    <w:rsid w:val="005451B7"/>
    <w:rsid w:val="00586D09"/>
    <w:rsid w:val="005A5B9F"/>
    <w:rsid w:val="005C2D0A"/>
    <w:rsid w:val="005C5ADE"/>
    <w:rsid w:val="005D1837"/>
    <w:rsid w:val="005D2DD0"/>
    <w:rsid w:val="005D3179"/>
    <w:rsid w:val="005E410C"/>
    <w:rsid w:val="005E7F5A"/>
    <w:rsid w:val="005F7D1C"/>
    <w:rsid w:val="00624BDB"/>
    <w:rsid w:val="0067644F"/>
    <w:rsid w:val="00677FE0"/>
    <w:rsid w:val="00697A56"/>
    <w:rsid w:val="006A1C79"/>
    <w:rsid w:val="006A1CDB"/>
    <w:rsid w:val="006A323C"/>
    <w:rsid w:val="006A6532"/>
    <w:rsid w:val="006A742B"/>
    <w:rsid w:val="006B2A9E"/>
    <w:rsid w:val="006C5529"/>
    <w:rsid w:val="006D499B"/>
    <w:rsid w:val="006E66A3"/>
    <w:rsid w:val="006F1996"/>
    <w:rsid w:val="00717163"/>
    <w:rsid w:val="00724108"/>
    <w:rsid w:val="00724CF8"/>
    <w:rsid w:val="00731475"/>
    <w:rsid w:val="00756E06"/>
    <w:rsid w:val="0075753B"/>
    <w:rsid w:val="00771A95"/>
    <w:rsid w:val="007769E0"/>
    <w:rsid w:val="0079113B"/>
    <w:rsid w:val="007D5F2B"/>
    <w:rsid w:val="007E3E9D"/>
    <w:rsid w:val="007F24FD"/>
    <w:rsid w:val="00813502"/>
    <w:rsid w:val="00822A69"/>
    <w:rsid w:val="00842AB5"/>
    <w:rsid w:val="00843702"/>
    <w:rsid w:val="008521E4"/>
    <w:rsid w:val="00855F70"/>
    <w:rsid w:val="00860CE7"/>
    <w:rsid w:val="00873661"/>
    <w:rsid w:val="00876971"/>
    <w:rsid w:val="008A7D19"/>
    <w:rsid w:val="008B0065"/>
    <w:rsid w:val="008B38BB"/>
    <w:rsid w:val="008C2BA8"/>
    <w:rsid w:val="008D3019"/>
    <w:rsid w:val="008E2795"/>
    <w:rsid w:val="008E2CFA"/>
    <w:rsid w:val="008F353B"/>
    <w:rsid w:val="0094535E"/>
    <w:rsid w:val="0094675C"/>
    <w:rsid w:val="00953985"/>
    <w:rsid w:val="0097190C"/>
    <w:rsid w:val="009772CF"/>
    <w:rsid w:val="00980575"/>
    <w:rsid w:val="00984CAB"/>
    <w:rsid w:val="00987498"/>
    <w:rsid w:val="009902DF"/>
    <w:rsid w:val="009919A4"/>
    <w:rsid w:val="0099668B"/>
    <w:rsid w:val="009A3C05"/>
    <w:rsid w:val="009A56B2"/>
    <w:rsid w:val="009B365C"/>
    <w:rsid w:val="009B560D"/>
    <w:rsid w:val="009B6C95"/>
    <w:rsid w:val="009E3191"/>
    <w:rsid w:val="009E6639"/>
    <w:rsid w:val="009F32D3"/>
    <w:rsid w:val="00A01BE0"/>
    <w:rsid w:val="00A1225C"/>
    <w:rsid w:val="00A124AA"/>
    <w:rsid w:val="00A137A8"/>
    <w:rsid w:val="00A278E6"/>
    <w:rsid w:val="00A32665"/>
    <w:rsid w:val="00A34D3D"/>
    <w:rsid w:val="00A43C04"/>
    <w:rsid w:val="00A55187"/>
    <w:rsid w:val="00A70174"/>
    <w:rsid w:val="00A73462"/>
    <w:rsid w:val="00A745F1"/>
    <w:rsid w:val="00A77D6E"/>
    <w:rsid w:val="00A827CA"/>
    <w:rsid w:val="00A85184"/>
    <w:rsid w:val="00AA4D6C"/>
    <w:rsid w:val="00AA7A5E"/>
    <w:rsid w:val="00AB2743"/>
    <w:rsid w:val="00AB5038"/>
    <w:rsid w:val="00AF43F6"/>
    <w:rsid w:val="00B03375"/>
    <w:rsid w:val="00B03DC1"/>
    <w:rsid w:val="00B112C8"/>
    <w:rsid w:val="00B138CA"/>
    <w:rsid w:val="00B21F6A"/>
    <w:rsid w:val="00B22234"/>
    <w:rsid w:val="00B43696"/>
    <w:rsid w:val="00B44954"/>
    <w:rsid w:val="00B45DFA"/>
    <w:rsid w:val="00B55467"/>
    <w:rsid w:val="00B64F1D"/>
    <w:rsid w:val="00B72406"/>
    <w:rsid w:val="00B76B9B"/>
    <w:rsid w:val="00B77446"/>
    <w:rsid w:val="00B83D44"/>
    <w:rsid w:val="00B87FB3"/>
    <w:rsid w:val="00BA1EFE"/>
    <w:rsid w:val="00BC0F11"/>
    <w:rsid w:val="00BC1DF9"/>
    <w:rsid w:val="00BD454E"/>
    <w:rsid w:val="00BE6F36"/>
    <w:rsid w:val="00BF71A6"/>
    <w:rsid w:val="00C26419"/>
    <w:rsid w:val="00C30630"/>
    <w:rsid w:val="00C31503"/>
    <w:rsid w:val="00C64385"/>
    <w:rsid w:val="00C65490"/>
    <w:rsid w:val="00C700B1"/>
    <w:rsid w:val="00C7039A"/>
    <w:rsid w:val="00C81F48"/>
    <w:rsid w:val="00C87255"/>
    <w:rsid w:val="00CA75BF"/>
    <w:rsid w:val="00CB2C28"/>
    <w:rsid w:val="00CB36FE"/>
    <w:rsid w:val="00CB7EB0"/>
    <w:rsid w:val="00CD19C8"/>
    <w:rsid w:val="00CD5C90"/>
    <w:rsid w:val="00CD6EA3"/>
    <w:rsid w:val="00CD7B52"/>
    <w:rsid w:val="00CF4996"/>
    <w:rsid w:val="00D01F48"/>
    <w:rsid w:val="00D101BA"/>
    <w:rsid w:val="00D14287"/>
    <w:rsid w:val="00D25258"/>
    <w:rsid w:val="00D314C4"/>
    <w:rsid w:val="00D47413"/>
    <w:rsid w:val="00D55D09"/>
    <w:rsid w:val="00D770FE"/>
    <w:rsid w:val="00D81832"/>
    <w:rsid w:val="00D82F81"/>
    <w:rsid w:val="00D93DB6"/>
    <w:rsid w:val="00D94D63"/>
    <w:rsid w:val="00DA74B5"/>
    <w:rsid w:val="00DB5BBE"/>
    <w:rsid w:val="00DD3605"/>
    <w:rsid w:val="00DD3704"/>
    <w:rsid w:val="00DD4F74"/>
    <w:rsid w:val="00E168B5"/>
    <w:rsid w:val="00E17A82"/>
    <w:rsid w:val="00E27570"/>
    <w:rsid w:val="00E4194E"/>
    <w:rsid w:val="00E50226"/>
    <w:rsid w:val="00E504D8"/>
    <w:rsid w:val="00E93D1A"/>
    <w:rsid w:val="00E956FA"/>
    <w:rsid w:val="00E95A16"/>
    <w:rsid w:val="00E96F36"/>
    <w:rsid w:val="00E974CA"/>
    <w:rsid w:val="00EA1569"/>
    <w:rsid w:val="00EB5F6A"/>
    <w:rsid w:val="00EC34F9"/>
    <w:rsid w:val="00EE1B9D"/>
    <w:rsid w:val="00EE6B1F"/>
    <w:rsid w:val="00EF261D"/>
    <w:rsid w:val="00F0137E"/>
    <w:rsid w:val="00F0379A"/>
    <w:rsid w:val="00F2112B"/>
    <w:rsid w:val="00F2735D"/>
    <w:rsid w:val="00F308C5"/>
    <w:rsid w:val="00F442B6"/>
    <w:rsid w:val="00F81413"/>
    <w:rsid w:val="00F86438"/>
    <w:rsid w:val="00F8678C"/>
    <w:rsid w:val="00F914F6"/>
    <w:rsid w:val="00FA1309"/>
    <w:rsid w:val="00FC151E"/>
    <w:rsid w:val="00FD76C1"/>
    <w:rsid w:val="00FE00AD"/>
    <w:rsid w:val="00FE024B"/>
    <w:rsid w:val="00FE4DCC"/>
    <w:rsid w:val="00FE6D86"/>
    <w:rsid w:val="00FF1F24"/>
    <w:rsid w:val="00FF2DEE"/>
    <w:rsid w:val="00FF43C4"/>
    <w:rsid w:val="00FF47EB"/>
    <w:rsid w:val="00FF775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4C9EB9"/>
  <w15:chartTrackingRefBased/>
  <w15:docId w15:val="{A136610A-6F0A-3043-BC8C-DEA4847001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4772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4772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4772B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4772B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4772B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4772B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4772B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4772B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4772B8"/>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4772B8"/>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4772B8"/>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4772B8"/>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4772B8"/>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4772B8"/>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4772B8"/>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4772B8"/>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4772B8"/>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4772B8"/>
    <w:rPr>
      <w:rFonts w:eastAsiaTheme="majorEastAsia" w:cstheme="majorBidi"/>
      <w:color w:val="272727" w:themeColor="text1" w:themeTint="D8"/>
    </w:rPr>
  </w:style>
  <w:style w:type="paragraph" w:styleId="Ttulo">
    <w:name w:val="Title"/>
    <w:basedOn w:val="Normal"/>
    <w:next w:val="Normal"/>
    <w:link w:val="TtuloChar"/>
    <w:uiPriority w:val="10"/>
    <w:qFormat/>
    <w:rsid w:val="004772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4772B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4772B8"/>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4772B8"/>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4772B8"/>
    <w:pPr>
      <w:spacing w:before="160"/>
      <w:jc w:val="center"/>
    </w:pPr>
    <w:rPr>
      <w:i/>
      <w:iCs/>
      <w:color w:val="404040" w:themeColor="text1" w:themeTint="BF"/>
    </w:rPr>
  </w:style>
  <w:style w:type="character" w:customStyle="1" w:styleId="CitaoChar">
    <w:name w:val="Citação Char"/>
    <w:basedOn w:val="Fontepargpadro"/>
    <w:link w:val="Citao"/>
    <w:uiPriority w:val="29"/>
    <w:rsid w:val="004772B8"/>
    <w:rPr>
      <w:i/>
      <w:iCs/>
      <w:color w:val="404040" w:themeColor="text1" w:themeTint="BF"/>
    </w:rPr>
  </w:style>
  <w:style w:type="paragraph" w:styleId="PargrafodaLista">
    <w:name w:val="List Paragraph"/>
    <w:basedOn w:val="Normal"/>
    <w:uiPriority w:val="34"/>
    <w:qFormat/>
    <w:rsid w:val="004772B8"/>
    <w:pPr>
      <w:ind w:left="720"/>
      <w:contextualSpacing/>
    </w:pPr>
  </w:style>
  <w:style w:type="character" w:styleId="nfaseIntensa">
    <w:name w:val="Intense Emphasis"/>
    <w:basedOn w:val="Fontepargpadro"/>
    <w:uiPriority w:val="21"/>
    <w:qFormat/>
    <w:rsid w:val="004772B8"/>
    <w:rPr>
      <w:i/>
      <w:iCs/>
      <w:color w:val="0F4761" w:themeColor="accent1" w:themeShade="BF"/>
    </w:rPr>
  </w:style>
  <w:style w:type="paragraph" w:styleId="CitaoIntensa">
    <w:name w:val="Intense Quote"/>
    <w:basedOn w:val="Normal"/>
    <w:next w:val="Normal"/>
    <w:link w:val="CitaoIntensaChar"/>
    <w:uiPriority w:val="30"/>
    <w:qFormat/>
    <w:rsid w:val="004772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4772B8"/>
    <w:rPr>
      <w:i/>
      <w:iCs/>
      <w:color w:val="0F4761" w:themeColor="accent1" w:themeShade="BF"/>
    </w:rPr>
  </w:style>
  <w:style w:type="character" w:styleId="RefernciaIntensa">
    <w:name w:val="Intense Reference"/>
    <w:basedOn w:val="Fontepargpadro"/>
    <w:uiPriority w:val="32"/>
    <w:qFormat/>
    <w:rsid w:val="004772B8"/>
    <w:rPr>
      <w:b/>
      <w:bCs/>
      <w:smallCaps/>
      <w:color w:val="0F4761" w:themeColor="accent1" w:themeShade="BF"/>
      <w:spacing w:val="5"/>
    </w:rPr>
  </w:style>
  <w:style w:type="character" w:styleId="Nmerodelinha">
    <w:name w:val="line number"/>
    <w:basedOn w:val="Fontepargpadro"/>
    <w:uiPriority w:val="99"/>
    <w:semiHidden/>
    <w:unhideWhenUsed/>
    <w:rsid w:val="004772B8"/>
  </w:style>
  <w:style w:type="character" w:styleId="Hyperlink">
    <w:name w:val="Hyperlink"/>
    <w:basedOn w:val="Fontepargpadro"/>
    <w:uiPriority w:val="99"/>
    <w:unhideWhenUsed/>
    <w:rsid w:val="00FA1309"/>
    <w:rPr>
      <w:color w:val="467886" w:themeColor="hyperlink"/>
      <w:u w:val="single"/>
    </w:rPr>
  </w:style>
  <w:style w:type="character" w:styleId="MenoPendente">
    <w:name w:val="Unresolved Mention"/>
    <w:basedOn w:val="Fontepargpadro"/>
    <w:uiPriority w:val="99"/>
    <w:semiHidden/>
    <w:unhideWhenUsed/>
    <w:rsid w:val="00FA1309"/>
    <w:rPr>
      <w:color w:val="605E5C"/>
      <w:shd w:val="clear" w:color="auto" w:fill="E1DFDD"/>
    </w:rPr>
  </w:style>
  <w:style w:type="paragraph" w:customStyle="1" w:styleId="msonormal0">
    <w:name w:val="msonormal"/>
    <w:basedOn w:val="Normal"/>
    <w:rsid w:val="00756E06"/>
    <w:pPr>
      <w:spacing w:before="100" w:beforeAutospacing="1" w:after="100" w:afterAutospacing="1" w:line="240" w:lineRule="auto"/>
    </w:pPr>
    <w:rPr>
      <w:rFonts w:ascii="Times New Roman" w:eastAsia="Times New Roman" w:hAnsi="Times New Roman" w:cs="Times New Roman"/>
      <w:kern w:val="0"/>
      <w:lang w:eastAsia="pt-BR"/>
      <w14:ligatures w14:val="none"/>
    </w:rPr>
  </w:style>
  <w:style w:type="table" w:styleId="TabelaSimples5">
    <w:name w:val="Plain Table 5"/>
    <w:basedOn w:val="Tabelanormal"/>
    <w:uiPriority w:val="45"/>
    <w:rsid w:val="00756E06"/>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Cabealho">
    <w:name w:val="header"/>
    <w:basedOn w:val="Normal"/>
    <w:link w:val="CabealhoChar"/>
    <w:uiPriority w:val="99"/>
    <w:unhideWhenUsed/>
    <w:rsid w:val="000853FE"/>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0853FE"/>
  </w:style>
  <w:style w:type="paragraph" w:styleId="Rodap">
    <w:name w:val="footer"/>
    <w:basedOn w:val="Normal"/>
    <w:link w:val="RodapChar"/>
    <w:uiPriority w:val="99"/>
    <w:unhideWhenUsed/>
    <w:rsid w:val="000853FE"/>
    <w:pPr>
      <w:tabs>
        <w:tab w:val="center" w:pos="4252"/>
        <w:tab w:val="right" w:pos="8504"/>
      </w:tabs>
      <w:spacing w:after="0" w:line="240" w:lineRule="auto"/>
    </w:pPr>
  </w:style>
  <w:style w:type="character" w:customStyle="1" w:styleId="RodapChar">
    <w:name w:val="Rodapé Char"/>
    <w:basedOn w:val="Fontepargpadro"/>
    <w:link w:val="Rodap"/>
    <w:uiPriority w:val="99"/>
    <w:rsid w:val="000853FE"/>
  </w:style>
  <w:style w:type="table" w:styleId="TabelaSimples4">
    <w:name w:val="Plain Table 4"/>
    <w:basedOn w:val="Tabelanormal"/>
    <w:uiPriority w:val="44"/>
    <w:rsid w:val="00520ED2"/>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Refdecomentrio">
    <w:name w:val="annotation reference"/>
    <w:basedOn w:val="Fontepargpadro"/>
    <w:uiPriority w:val="99"/>
    <w:semiHidden/>
    <w:unhideWhenUsed/>
    <w:rsid w:val="003A031D"/>
    <w:rPr>
      <w:sz w:val="16"/>
      <w:szCs w:val="16"/>
    </w:rPr>
  </w:style>
  <w:style w:type="paragraph" w:styleId="Textodecomentrio">
    <w:name w:val="annotation text"/>
    <w:basedOn w:val="Normal"/>
    <w:link w:val="TextodecomentrioChar"/>
    <w:uiPriority w:val="99"/>
    <w:unhideWhenUsed/>
    <w:rsid w:val="003A031D"/>
    <w:pPr>
      <w:spacing w:line="240" w:lineRule="auto"/>
    </w:pPr>
    <w:rPr>
      <w:sz w:val="20"/>
      <w:szCs w:val="20"/>
    </w:rPr>
  </w:style>
  <w:style w:type="character" w:customStyle="1" w:styleId="TextodecomentrioChar">
    <w:name w:val="Texto de comentário Char"/>
    <w:basedOn w:val="Fontepargpadro"/>
    <w:link w:val="Textodecomentrio"/>
    <w:uiPriority w:val="99"/>
    <w:rsid w:val="003A031D"/>
    <w:rPr>
      <w:sz w:val="20"/>
      <w:szCs w:val="20"/>
    </w:rPr>
  </w:style>
  <w:style w:type="paragraph" w:styleId="Assuntodocomentrio">
    <w:name w:val="annotation subject"/>
    <w:basedOn w:val="Textodecomentrio"/>
    <w:next w:val="Textodecomentrio"/>
    <w:link w:val="AssuntodocomentrioChar"/>
    <w:uiPriority w:val="99"/>
    <w:semiHidden/>
    <w:unhideWhenUsed/>
    <w:rsid w:val="003A031D"/>
    <w:rPr>
      <w:b/>
      <w:bCs/>
    </w:rPr>
  </w:style>
  <w:style w:type="character" w:customStyle="1" w:styleId="AssuntodocomentrioChar">
    <w:name w:val="Assunto do comentário Char"/>
    <w:basedOn w:val="TextodecomentrioChar"/>
    <w:link w:val="Assuntodocomentrio"/>
    <w:uiPriority w:val="99"/>
    <w:semiHidden/>
    <w:rsid w:val="003A031D"/>
    <w:rPr>
      <w:b/>
      <w:bCs/>
      <w:sz w:val="20"/>
      <w:szCs w:val="20"/>
    </w:rPr>
  </w:style>
  <w:style w:type="paragraph" w:styleId="Bibliografia">
    <w:name w:val="Bibliography"/>
    <w:basedOn w:val="Normal"/>
    <w:next w:val="Normal"/>
    <w:uiPriority w:val="37"/>
    <w:unhideWhenUsed/>
    <w:rsid w:val="009E6639"/>
    <w:pPr>
      <w:tabs>
        <w:tab w:val="left" w:pos="264"/>
      </w:tabs>
      <w:spacing w:after="240" w:line="240" w:lineRule="auto"/>
      <w:ind w:left="264" w:hanging="264"/>
    </w:pPr>
  </w:style>
  <w:style w:type="paragraph" w:customStyle="1" w:styleId="p1">
    <w:name w:val="p1"/>
    <w:basedOn w:val="Normal"/>
    <w:rsid w:val="00FF43C4"/>
    <w:pPr>
      <w:spacing w:after="0" w:line="240" w:lineRule="auto"/>
    </w:pPr>
    <w:rPr>
      <w:rFonts w:ascii="STIX Two Text" w:eastAsia="Times New Roman" w:hAnsi="STIX Two Text" w:cs="Times New Roman"/>
      <w:color w:val="141413"/>
      <w:kern w:val="0"/>
      <w:sz w:val="11"/>
      <w:szCs w:val="11"/>
      <w14:ligatures w14:val="none"/>
    </w:rPr>
  </w:style>
  <w:style w:type="character" w:customStyle="1" w:styleId="s1">
    <w:name w:val="s1"/>
    <w:basedOn w:val="Fontepargpadro"/>
    <w:rsid w:val="00FF43C4"/>
    <w:rPr>
      <w:color w:val="0000FF"/>
    </w:rPr>
  </w:style>
  <w:style w:type="paragraph" w:styleId="NormalWeb">
    <w:name w:val="Normal (Web)"/>
    <w:basedOn w:val="Normal"/>
    <w:uiPriority w:val="99"/>
    <w:semiHidden/>
    <w:unhideWhenUsed/>
    <w:rsid w:val="00EF261D"/>
    <w:pPr>
      <w:spacing w:before="100" w:beforeAutospacing="1" w:after="100" w:afterAutospacing="1" w:line="240" w:lineRule="auto"/>
    </w:pPr>
    <w:rPr>
      <w:rFonts w:ascii="Times New Roman" w:eastAsia="Times New Roman" w:hAnsi="Times New Roman" w:cs="Times New Roman"/>
      <w:kern w:val="0"/>
      <w14:ligatures w14:val="none"/>
    </w:rPr>
  </w:style>
  <w:style w:type="table" w:styleId="Tabelacomgrade">
    <w:name w:val="Table Grid"/>
    <w:basedOn w:val="Tabelanormal"/>
    <w:uiPriority w:val="59"/>
    <w:rsid w:val="00B45DFA"/>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o">
    <w:name w:val="Revision"/>
    <w:hidden/>
    <w:uiPriority w:val="99"/>
    <w:semiHidden/>
    <w:rsid w:val="000E029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auro.castro@ufpr.br" TargetMode="External"/><Relationship Id="rId13" Type="http://schemas.openxmlformats.org/officeDocument/2006/relationships/hyperlink" Target="https://www.ncbi.nlm.nih.gov/geo/query/acc.cgi?acc=GSE248835" TargetMode="External"/><Relationship Id="rId18" Type="http://schemas.openxmlformats.org/officeDocument/2006/relationships/image" Target="media/image4.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6.png"/><Relationship Id="rId7" Type="http://schemas.openxmlformats.org/officeDocument/2006/relationships/endnotes" Target="endnotes.xml"/><Relationship Id="rId12" Type="http://schemas.openxmlformats.org/officeDocument/2006/relationships/hyperlink" Target="https://www.ncbi.nlm.nih.gov/geo/query/acc.cgi?acc=GSE197977" TargetMode="External"/><Relationship Id="rId17" Type="http://schemas.openxmlformats.org/officeDocument/2006/relationships/image" Target="media/image3.png"/><Relationship Id="rId25"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ortal.gdc.cancer.gov/projects/TCGA-DLBC" TargetMode="External"/><Relationship Id="rId24" Type="http://schemas.openxmlformats.org/officeDocument/2006/relationships/image" Target="media/image8.png"/><Relationship Id="rId5" Type="http://schemas.openxmlformats.org/officeDocument/2006/relationships/webSettings" Target="webSettings.xml"/><Relationship Id="rId15" Type="http://schemas.openxmlformats.org/officeDocument/2006/relationships/image" Target="media/image1.png"/><Relationship Id="rId23" Type="http://schemas.openxmlformats.org/officeDocument/2006/relationships/image" Target="media/image7.png"/><Relationship Id="rId28" Type="http://schemas.openxmlformats.org/officeDocument/2006/relationships/theme" Target="theme/theme1.xml"/><Relationship Id="rId10" Type="http://schemas.openxmlformats.org/officeDocument/2006/relationships/hyperlink" Target="https://clinicaltrials.gov/study/NCT03391466" TargetMode="External"/><Relationship Id="rId19"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hyperlink" Target="https://clinicaltrials.gov/study/NCT02348216" TargetMode="External"/><Relationship Id="rId14" Type="http://schemas.openxmlformats.org/officeDocument/2006/relationships/hyperlink" Target="https://biorender.com" TargetMode="External"/><Relationship Id="rId22" Type="http://schemas.openxmlformats.org/officeDocument/2006/relationships/hyperlink" Target="https://github.com/jeanssresende/DLBCL-CD19-Analysis" TargetMode="External"/><Relationship Id="rId27" Type="http://schemas.microsoft.com/office/2011/relationships/people" Target="peop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A0F4CF-0EDC-435C-871E-88E4C6941A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77</Pages>
  <Words>35344</Words>
  <Characters>214190</Characters>
  <Application>Microsoft Office Word</Application>
  <DocSecurity>0</DocSecurity>
  <Lines>14279</Lines>
  <Paragraphs>12476</Paragraphs>
  <ScaleCrop>false</ScaleCrop>
  <HeadingPairs>
    <vt:vector size="6" baseType="variant">
      <vt:variant>
        <vt:lpstr>Titre</vt:lpstr>
      </vt:variant>
      <vt:variant>
        <vt:i4>1</vt:i4>
      </vt:variant>
      <vt:variant>
        <vt:lpstr>Title</vt:lpstr>
      </vt:variant>
      <vt:variant>
        <vt:i4>1</vt:i4>
      </vt:variant>
      <vt:variant>
        <vt:lpstr>Título</vt:lpstr>
      </vt:variant>
      <vt:variant>
        <vt:i4>1</vt:i4>
      </vt:variant>
    </vt:vector>
  </HeadingPairs>
  <TitlesOfParts>
    <vt:vector size="3" baseType="lpstr">
      <vt:lpstr/>
      <vt:lpstr/>
      <vt:lpstr/>
    </vt:vector>
  </TitlesOfParts>
  <Company/>
  <LinksUpToDate>false</LinksUpToDate>
  <CharactersWithSpaces>237058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 Resende</dc:creator>
  <cp:keywords/>
  <dc:description/>
  <cp:lastModifiedBy>Jean Resende</cp:lastModifiedBy>
  <cp:revision>2</cp:revision>
  <dcterms:created xsi:type="dcterms:W3CDTF">2026-08-17T20:10:00Z</dcterms:created>
  <dcterms:modified xsi:type="dcterms:W3CDTF">2026-08-17T20:10:00Z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id="3OMLr0I7"/&gt;&lt;style id="http://www.zotero.org/styles/nlm-citation-sequence" locale="pt-BR" hasBibliography="1" bibliographyStyleHasBeenSet="1"/&gt;&lt;prefs&gt;&lt;pref name="fieldType" value="Field"/&gt;&lt;pref nam</vt:lpwstr>
  </property>
  <property fmtid="{D5CDD505-2E9C-101B-9397-08002B2CF9AE}" pid="3" name="ZOTERO_PREF_2">
    <vt:lpwstr>e="automaticJournalAbbreviations" value="true"/&gt;&lt;/prefs&gt;&lt;/data&gt;</vt:lpwstr>
  </property>
</Properties>
</file>