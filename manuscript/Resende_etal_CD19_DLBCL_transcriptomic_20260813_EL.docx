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46436CD0" w:rsidR="00A32665" w:rsidRDefault="00A32665" w:rsidP="00316F71">
      <w:pPr>
        <w:spacing w:after="0" w:line="240" w:lineRule="auto"/>
        <w:jc w:val="center"/>
        <w:rPr>
          <w:rFonts w:ascii="Times New Roman" w:hAnsi="Times New Roman" w:cs="Times New Roman"/>
          <w:b/>
          <w:bCs/>
          <w:lang w:val="en-US"/>
        </w:rPr>
      </w:pPr>
      <w:r w:rsidRPr="00A32665">
        <w:rPr>
          <w:rFonts w:ascii="Times New Roman" w:hAnsi="Times New Roman" w:cs="Times New Roman"/>
          <w:b/>
          <w:bCs/>
          <w:lang w:val="en-US"/>
        </w:rPr>
        <w:t>CAR-T response in DLBCL is shaped by the immune tumor microenvironment: integrative transcriptomic evidence</w:t>
      </w:r>
    </w:p>
    <w:p w14:paraId="4348B423" w14:textId="77777777" w:rsidR="00316F71" w:rsidRPr="00A32665" w:rsidRDefault="00316F71" w:rsidP="00316F71">
      <w:pPr>
        <w:spacing w:after="0" w:line="240" w:lineRule="auto"/>
        <w:jc w:val="center"/>
        <w:rPr>
          <w:rFonts w:ascii="Times New Roman" w:hAnsi="Times New Roman" w:cs="Times New Roman"/>
          <w:b/>
          <w:bCs/>
          <w:lang w:val="en-US"/>
        </w:rPr>
      </w:pPr>
    </w:p>
    <w:p w14:paraId="087C1535" w14:textId="1A17EA61" w:rsidR="00A32665" w:rsidRPr="00A32665" w:rsidRDefault="00A32665" w:rsidP="002D68B7">
      <w:pPr>
        <w:spacing w:after="0" w:line="240" w:lineRule="auto"/>
        <w:jc w:val="center"/>
        <w:rPr>
          <w:rFonts w:ascii="Times New Roman" w:hAnsi="Times New Roman" w:cs="Times New Roman"/>
        </w:rPr>
      </w:pPr>
      <w:r w:rsidRPr="00A32665">
        <w:rPr>
          <w:rFonts w:ascii="Times New Roman" w:hAnsi="Times New Roman" w:cs="Times New Roman"/>
        </w:rPr>
        <w:t>Jean Silva de Souza Resende</w:t>
      </w:r>
      <w:r w:rsidRPr="00A32665">
        <w:rPr>
          <w:rFonts w:ascii="Times New Roman" w:hAnsi="Times New Roman" w:cs="Times New Roman"/>
          <w:vertAlign w:val="superscript"/>
        </w:rPr>
        <w:t>1,2,3</w:t>
      </w:r>
      <w:r w:rsidRPr="00A32665">
        <w:rPr>
          <w:rFonts w:ascii="Times New Roman" w:hAnsi="Times New Roman" w:cs="Times New Roman"/>
        </w:rPr>
        <w:t xml:space="preserve">, Igor </w:t>
      </w:r>
      <w:proofErr w:type="spellStart"/>
      <w:r w:rsidRPr="00A32665">
        <w:rPr>
          <w:rFonts w:ascii="Times New Roman" w:hAnsi="Times New Roman" w:cs="Times New Roman"/>
        </w:rPr>
        <w:t>Samesima</w:t>
      </w:r>
      <w:proofErr w:type="spellEnd"/>
      <w:r w:rsidRPr="00A32665">
        <w:rPr>
          <w:rFonts w:ascii="Times New Roman" w:hAnsi="Times New Roman" w:cs="Times New Roman"/>
        </w:rPr>
        <w:t xml:space="preserve"> Giner</w:t>
      </w:r>
      <w:r w:rsidRPr="00A32665">
        <w:rPr>
          <w:rFonts w:ascii="Times New Roman" w:hAnsi="Times New Roman" w:cs="Times New Roman"/>
          <w:vertAlign w:val="superscript"/>
        </w:rPr>
        <w:t>1,2</w:t>
      </w:r>
      <w:r w:rsidRPr="00A32665">
        <w:rPr>
          <w:rFonts w:ascii="Times New Roman" w:hAnsi="Times New Roman" w:cs="Times New Roman"/>
        </w:rPr>
        <w:t>, Maria Gabriela Custódio Figueiredo</w:t>
      </w:r>
      <w:r w:rsidRPr="00A32665">
        <w:rPr>
          <w:rFonts w:ascii="Times New Roman" w:hAnsi="Times New Roman" w:cs="Times New Roman"/>
          <w:vertAlign w:val="superscript"/>
        </w:rPr>
        <w:t>1</w:t>
      </w:r>
      <w:r w:rsidRPr="00A32665">
        <w:rPr>
          <w:rFonts w:ascii="Times New Roman" w:hAnsi="Times New Roman" w:cs="Times New Roman"/>
        </w:rPr>
        <w:t>, Mariana Martins Paraízo</w:t>
      </w:r>
      <w:r w:rsidRPr="00A32665">
        <w:rPr>
          <w:rFonts w:ascii="Times New Roman" w:hAnsi="Times New Roman" w:cs="Times New Roman"/>
          <w:vertAlign w:val="superscript"/>
        </w:rPr>
        <w:t>1</w:t>
      </w:r>
      <w:r w:rsidRPr="00A32665">
        <w:rPr>
          <w:rFonts w:ascii="Times New Roman" w:hAnsi="Times New Roman" w:cs="Times New Roman"/>
        </w:rPr>
        <w:t>, Enzo Lalli</w:t>
      </w:r>
      <w:r w:rsidRPr="00A32665">
        <w:rPr>
          <w:rFonts w:ascii="Times New Roman" w:hAnsi="Times New Roman" w:cs="Times New Roman"/>
          <w:vertAlign w:val="superscript"/>
        </w:rPr>
        <w:t>4</w:t>
      </w:r>
      <w:r w:rsidRPr="00A32665">
        <w:rPr>
          <w:rFonts w:ascii="Times New Roman" w:hAnsi="Times New Roman" w:cs="Times New Roman"/>
        </w:rPr>
        <w:t xml:space="preserve">, </w:t>
      </w:r>
      <w:r w:rsidRPr="00B87FB3">
        <w:rPr>
          <w:rFonts w:ascii="Times New Roman" w:hAnsi="Times New Roman" w:cs="Times New Roman"/>
        </w:rPr>
        <w:t>Mauro Antônio Alves Castro</w:t>
      </w:r>
      <w:r w:rsidRPr="00B87FB3">
        <w:rPr>
          <w:rFonts w:ascii="Times New Roman" w:hAnsi="Times New Roman" w:cs="Times New Roman"/>
          <w:vertAlign w:val="superscript"/>
        </w:rPr>
        <w:t>3</w:t>
      </w:r>
      <w:r w:rsidRPr="00B87FB3">
        <w:rPr>
          <w:rFonts w:ascii="Times New Roman" w:hAnsi="Times New Roman" w:cs="Times New Roman"/>
        </w:rPr>
        <w:t>,</w:t>
      </w:r>
      <w:r w:rsidRPr="00A32665">
        <w:rPr>
          <w:rFonts w:ascii="Times New Roman" w:hAnsi="Times New Roman" w:cs="Times New Roman"/>
        </w:rPr>
        <w:t xml:space="preserve"> </w:t>
      </w:r>
      <w:proofErr w:type="spellStart"/>
      <w:r w:rsidRPr="00A32665">
        <w:rPr>
          <w:rFonts w:ascii="Times New Roman" w:hAnsi="Times New Roman" w:cs="Times New Roman"/>
        </w:rPr>
        <w:t>Bonald</w:t>
      </w:r>
      <w:proofErr w:type="spellEnd"/>
      <w:r w:rsidRPr="00A32665">
        <w:rPr>
          <w:rFonts w:ascii="Times New Roman" w:hAnsi="Times New Roman" w:cs="Times New Roman"/>
        </w:rPr>
        <w:t xml:space="preserve"> Cavalcante de Figueiredo</w:t>
      </w:r>
      <w:r w:rsidRPr="00A32665">
        <w:rPr>
          <w:rFonts w:ascii="Times New Roman" w:hAnsi="Times New Roman" w:cs="Times New Roman"/>
          <w:vertAlign w:val="superscript"/>
        </w:rPr>
        <w:t>1,2</w:t>
      </w:r>
      <w:r w:rsidRPr="00A32665">
        <w:rPr>
          <w:rFonts w:ascii="Times New Roman" w:hAnsi="Times New Roman" w:cs="Times New Roman"/>
        </w:rPr>
        <w:t>*</w:t>
      </w:r>
    </w:p>
    <w:p w14:paraId="2E85A52F" w14:textId="77777777" w:rsidR="00A32665" w:rsidRPr="00A32665" w:rsidRDefault="00A32665" w:rsidP="00A32665">
      <w:pPr>
        <w:spacing w:after="0" w:line="240" w:lineRule="auto"/>
        <w:jc w:val="both"/>
        <w:rPr>
          <w:rFonts w:ascii="Times New Roman" w:hAnsi="Times New Roman" w:cs="Times New Roman"/>
        </w:rPr>
      </w:pPr>
    </w:p>
    <w:p w14:paraId="76E3C380"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 xml:space="preserve">1 Instituto de Pesquisa Pelé Pequeno Príncipe, Curitiba, PR 80250-060, </w:t>
      </w:r>
      <w:proofErr w:type="spellStart"/>
      <w:r w:rsidRPr="00316F71">
        <w:rPr>
          <w:rFonts w:ascii="Times New Roman" w:hAnsi="Times New Roman" w:cs="Times New Roman"/>
          <w:i/>
          <w:iCs/>
          <w:sz w:val="22"/>
          <w:szCs w:val="22"/>
        </w:rPr>
        <w:t>Brazil</w:t>
      </w:r>
      <w:proofErr w:type="spellEnd"/>
    </w:p>
    <w:p w14:paraId="1AD0045B"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 xml:space="preserve">2 Faculdades Pequeno Príncipe, Curitiba, PR, 80230-020, </w:t>
      </w:r>
      <w:proofErr w:type="spellStart"/>
      <w:r w:rsidRPr="00316F71">
        <w:rPr>
          <w:rFonts w:ascii="Times New Roman" w:hAnsi="Times New Roman" w:cs="Times New Roman"/>
          <w:i/>
          <w:iCs/>
          <w:sz w:val="22"/>
          <w:szCs w:val="22"/>
        </w:rPr>
        <w:t>Brazil</w:t>
      </w:r>
      <w:proofErr w:type="spellEnd"/>
      <w:r w:rsidRPr="00316F71">
        <w:rPr>
          <w:rFonts w:ascii="Times New Roman" w:hAnsi="Times New Roman" w:cs="Times New Roman"/>
          <w:i/>
          <w:iCs/>
          <w:sz w:val="22"/>
          <w:szCs w:val="22"/>
        </w:rPr>
        <w:t>.</w:t>
      </w:r>
    </w:p>
    <w:p w14:paraId="3943DE77"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3 Bioinformatics and Systems Biology Laboratory, Federal University of Paraná, Curitiba, PR 81520-260, Brazil</w:t>
      </w:r>
    </w:p>
    <w:p w14:paraId="7BBA590A" w14:textId="77777777" w:rsidR="002D68B7"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 xml:space="preserve">4 </w:t>
      </w:r>
      <w:proofErr w:type="spellStart"/>
      <w:r w:rsidRPr="00316F71">
        <w:rPr>
          <w:rFonts w:ascii="Times New Roman" w:hAnsi="Times New Roman" w:cs="Times New Roman"/>
          <w:i/>
          <w:iCs/>
          <w:sz w:val="22"/>
          <w:szCs w:val="22"/>
          <w:lang w:val="en-US"/>
        </w:rPr>
        <w:t>Institut</w:t>
      </w:r>
      <w:proofErr w:type="spellEnd"/>
      <w:r w:rsidRPr="00316F71">
        <w:rPr>
          <w:rFonts w:ascii="Times New Roman" w:hAnsi="Times New Roman" w:cs="Times New Roman"/>
          <w:i/>
          <w:iCs/>
          <w:sz w:val="22"/>
          <w:szCs w:val="22"/>
          <w:lang w:val="en-US"/>
        </w:rPr>
        <w:t xml:space="preserve"> de </w:t>
      </w:r>
      <w:proofErr w:type="spellStart"/>
      <w:r w:rsidRPr="00316F71">
        <w:rPr>
          <w:rFonts w:ascii="Times New Roman" w:hAnsi="Times New Roman" w:cs="Times New Roman"/>
          <w:i/>
          <w:iCs/>
          <w:sz w:val="22"/>
          <w:szCs w:val="22"/>
          <w:lang w:val="en-US"/>
        </w:rPr>
        <w:t>Pharmacologie</w:t>
      </w:r>
      <w:proofErr w:type="spellEnd"/>
      <w:r w:rsidRPr="00316F71">
        <w:rPr>
          <w:rFonts w:ascii="Times New Roman" w:hAnsi="Times New Roman" w:cs="Times New Roman"/>
          <w:i/>
          <w:iCs/>
          <w:sz w:val="22"/>
          <w:szCs w:val="22"/>
          <w:lang w:val="en-US"/>
        </w:rPr>
        <w:t xml:space="preserve"> </w:t>
      </w:r>
      <w:proofErr w:type="spellStart"/>
      <w:r w:rsidRPr="00316F71">
        <w:rPr>
          <w:rFonts w:ascii="Times New Roman" w:hAnsi="Times New Roman" w:cs="Times New Roman"/>
          <w:i/>
          <w:iCs/>
          <w:sz w:val="22"/>
          <w:szCs w:val="22"/>
          <w:lang w:val="en-US"/>
        </w:rPr>
        <w:t>Moléculaire</w:t>
      </w:r>
      <w:proofErr w:type="spellEnd"/>
      <w:r w:rsidRPr="00316F71">
        <w:rPr>
          <w:rFonts w:ascii="Times New Roman" w:hAnsi="Times New Roman" w:cs="Times New Roman"/>
          <w:i/>
          <w:iCs/>
          <w:sz w:val="22"/>
          <w:szCs w:val="22"/>
          <w:lang w:val="en-US"/>
        </w:rPr>
        <w:t xml:space="preserve"> et </w:t>
      </w:r>
      <w:proofErr w:type="spellStart"/>
      <w:r w:rsidRPr="00316F71">
        <w:rPr>
          <w:rFonts w:ascii="Times New Roman" w:hAnsi="Times New Roman" w:cs="Times New Roman"/>
          <w:i/>
          <w:iCs/>
          <w:sz w:val="22"/>
          <w:szCs w:val="22"/>
          <w:lang w:val="en-US"/>
        </w:rPr>
        <w:t>Cellulaire</w:t>
      </w:r>
      <w:proofErr w:type="spellEnd"/>
      <w:r w:rsidRPr="00316F71">
        <w:rPr>
          <w:rFonts w:ascii="Times New Roman" w:hAnsi="Times New Roman" w:cs="Times New Roman"/>
          <w:i/>
          <w:iCs/>
          <w:sz w:val="22"/>
          <w:szCs w:val="22"/>
          <w:lang w:val="en-US"/>
        </w:rPr>
        <w:t xml:space="preserve"> CNRS UMR7275, Inserm U1323, Université Côte d’Azur, 06560 </w:t>
      </w:r>
      <w:proofErr w:type="spellStart"/>
      <w:r w:rsidRPr="00316F71">
        <w:rPr>
          <w:rFonts w:ascii="Times New Roman" w:hAnsi="Times New Roman" w:cs="Times New Roman"/>
          <w:i/>
          <w:iCs/>
          <w:sz w:val="22"/>
          <w:szCs w:val="22"/>
          <w:lang w:val="en-US"/>
        </w:rPr>
        <w:t>Valbonne</w:t>
      </w:r>
      <w:proofErr w:type="spellEnd"/>
      <w:r w:rsidRPr="00316F71">
        <w:rPr>
          <w:rFonts w:ascii="Times New Roman" w:hAnsi="Times New Roman" w:cs="Times New Roman"/>
          <w:i/>
          <w:iCs/>
          <w:sz w:val="22"/>
          <w:szCs w:val="22"/>
          <w:lang w:val="en-US"/>
        </w:rPr>
        <w:t>, France</w:t>
      </w:r>
    </w:p>
    <w:p w14:paraId="0375A060" w14:textId="77777777" w:rsidR="00316F71" w:rsidRPr="00316F71" w:rsidRDefault="00316F71" w:rsidP="00316F71">
      <w:pPr>
        <w:spacing w:after="0" w:line="240" w:lineRule="auto"/>
        <w:jc w:val="both"/>
        <w:rPr>
          <w:rFonts w:ascii="Times New Roman" w:hAnsi="Times New Roman" w:cs="Times New Roman"/>
          <w:i/>
          <w:iCs/>
          <w:sz w:val="22"/>
          <w:szCs w:val="22"/>
          <w:lang w:val="en-US"/>
        </w:rPr>
      </w:pPr>
    </w:p>
    <w:p w14:paraId="36F6BE5C"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*Corresponding Authors:</w:t>
      </w:r>
    </w:p>
    <w:p w14:paraId="2CA0EB59" w14:textId="1D0CBEE3" w:rsidR="00A32665" w:rsidRPr="001653A8" w:rsidRDefault="002D68B7" w:rsidP="00EF261D">
      <w:pPr>
        <w:pStyle w:val="p1"/>
        <w:rPr>
          <w:rFonts w:ascii="Times New Roman" w:hAnsi="Times New Roman"/>
          <w:i/>
          <w:iCs/>
          <w:color w:val="EE0000"/>
          <w:sz w:val="22"/>
          <w:szCs w:val="22"/>
          <w:lang w:val="en-US"/>
        </w:rPr>
      </w:pPr>
      <w:r w:rsidRPr="00FF43C4">
        <w:rPr>
          <w:rFonts w:ascii="Times New Roman" w:hAnsi="Times New Roman"/>
          <w:i/>
          <w:iCs/>
          <w:sz w:val="22"/>
          <w:szCs w:val="22"/>
          <w:lang w:val="en-US"/>
        </w:rPr>
        <w:t>bonald.figueiredo@professor.fpp.edu.br (B.C.F.)</w:t>
      </w:r>
      <w:r w:rsidR="00FF43C4" w:rsidRPr="00FF43C4">
        <w:rPr>
          <w:rFonts w:ascii="Times New Roman" w:hAnsi="Times New Roman"/>
          <w:i/>
          <w:iCs/>
          <w:sz w:val="22"/>
          <w:szCs w:val="22"/>
          <w:lang w:val="en-US"/>
        </w:rPr>
        <w:t xml:space="preserve">; </w:t>
      </w:r>
      <w:r w:rsidR="00FF43C4" w:rsidRPr="00FF43C4">
        <w:rPr>
          <w:rFonts w:ascii="Times New Roman" w:hAnsi="Times New Roman"/>
          <w:i/>
          <w:iCs/>
          <w:color w:val="EE0000"/>
          <w:sz w:val="22"/>
          <w:szCs w:val="22"/>
          <w:lang w:val="en-US"/>
        </w:rPr>
        <w:t xml:space="preserve"> </w:t>
      </w:r>
      <w:hyperlink r:id="rId8" w:history="1">
        <w:r w:rsidR="00FF43C4" w:rsidRPr="00B87FB3">
          <w:rPr>
            <w:rStyle w:val="Hyperlink"/>
            <w:rFonts w:ascii="Times New Roman" w:eastAsiaTheme="majorEastAsia" w:hAnsi="Times New Roman"/>
            <w:i/>
            <w:iCs/>
            <w:color w:val="auto"/>
            <w:sz w:val="22"/>
            <w:szCs w:val="22"/>
            <w:u w:val="none"/>
            <w:lang w:val="en-US"/>
          </w:rPr>
          <w:t>mauro.castro@ufpr.br</w:t>
        </w:r>
      </w:hyperlink>
      <w:r w:rsidR="00FF43C4" w:rsidRPr="00B87FB3">
        <w:rPr>
          <w:rStyle w:val="s1"/>
          <w:rFonts w:ascii="Times New Roman" w:eastAsiaTheme="majorEastAsia" w:hAnsi="Times New Roman"/>
          <w:i/>
          <w:iCs/>
          <w:color w:val="auto"/>
          <w:sz w:val="22"/>
          <w:szCs w:val="22"/>
          <w:lang w:val="en-US"/>
        </w:rPr>
        <w:t xml:space="preserve">  (M.A.A.C)</w:t>
      </w:r>
    </w:p>
    <w:p w14:paraId="0A9A0196" w14:textId="77777777" w:rsidR="002D68B7" w:rsidRDefault="002D68B7" w:rsidP="00296070">
      <w:pPr>
        <w:spacing w:after="0" w:line="240" w:lineRule="auto"/>
        <w:jc w:val="both"/>
        <w:rPr>
          <w:rFonts w:ascii="Times New Roman" w:hAnsi="Times New Roman" w:cs="Times New Roman"/>
          <w:lang w:val="en-US"/>
        </w:rPr>
      </w:pPr>
    </w:p>
    <w:p w14:paraId="5EA881D5" w14:textId="5C184625" w:rsidR="00296070" w:rsidRPr="00FF47EB" w:rsidRDefault="00296070" w:rsidP="00296070">
      <w:pPr>
        <w:spacing w:after="0" w:line="240" w:lineRule="auto"/>
        <w:jc w:val="both"/>
        <w:rPr>
          <w:rFonts w:ascii="Times New Roman" w:hAnsi="Times New Roman" w:cs="Times New Roman"/>
          <w:b/>
          <w:bCs/>
          <w:lang w:val="en-US"/>
        </w:rPr>
      </w:pPr>
      <w:r w:rsidRPr="00FF47EB">
        <w:rPr>
          <w:rFonts w:ascii="Times New Roman" w:hAnsi="Times New Roman" w:cs="Times New Roman"/>
          <w:b/>
          <w:bCs/>
          <w:lang w:val="en-US"/>
        </w:rPr>
        <w:t>Abstract</w:t>
      </w:r>
    </w:p>
    <w:p w14:paraId="7FE2C5B6" w14:textId="77777777" w:rsidR="00296070" w:rsidRPr="00EF261D" w:rsidRDefault="00296070" w:rsidP="00EF261D">
      <w:pPr>
        <w:spacing w:after="0" w:line="240" w:lineRule="auto"/>
        <w:jc w:val="both"/>
        <w:rPr>
          <w:rFonts w:ascii="Times New Roman" w:hAnsi="Times New Roman" w:cs="Times New Roman"/>
          <w:b/>
          <w:bCs/>
          <w:lang w:val="en-US"/>
        </w:rPr>
      </w:pPr>
    </w:p>
    <w:p w14:paraId="07DDD1C4"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Background:</w:t>
      </w:r>
      <w:r w:rsidRPr="00EF261D">
        <w:rPr>
          <w:rFonts w:ascii="Times New Roman" w:hAnsi="Times New Roman" w:cs="Times New Roman"/>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3C506DF" w14:textId="24F9C711" w:rsidR="00EF261D" w:rsidRPr="00525573" w:rsidRDefault="00EF261D" w:rsidP="00EF261D">
      <w:pPr>
        <w:spacing w:after="0" w:line="240" w:lineRule="auto"/>
        <w:jc w:val="both"/>
        <w:rPr>
          <w:rFonts w:ascii="Times New Roman" w:hAnsi="Times New Roman" w:cs="Times New Roman"/>
          <w:color w:val="000000" w:themeColor="text1"/>
          <w:lang w:val="en-US"/>
        </w:rPr>
      </w:pPr>
      <w:r w:rsidRPr="00EF261D">
        <w:rPr>
          <w:rFonts w:ascii="Times New Roman" w:hAnsi="Times New Roman" w:cs="Times New Roman"/>
          <w:b/>
          <w:bCs/>
          <w:lang w:val="en-US"/>
        </w:rPr>
        <w:t>Methods:</w:t>
      </w:r>
      <w:r w:rsidRPr="00EF261D">
        <w:rPr>
          <w:rFonts w:ascii="Times New Roman" w:hAnsi="Times New Roman" w:cs="Times New Roman"/>
          <w:lang w:val="en-US"/>
        </w:rPr>
        <w:t xml:space="preserve"> We performed an integrative analysis of targeted gene expression data from tumor microenvironment panels generated in the pivotal ZUMA-1 and ZUMA-7 clinical trial cohorts</w:t>
      </w:r>
      <w:r w:rsidRPr="00525573">
        <w:rPr>
          <w:rFonts w:ascii="Times New Roman" w:hAnsi="Times New Roman" w:cs="Times New Roman"/>
          <w:color w:val="000000" w:themeColor="text1"/>
          <w:lang w:val="en-US"/>
        </w:rPr>
        <w:t xml:space="preserve">. Potential evasion mechanisms were investigated through differential gene expression, pathway enrichment analysis, and survival analyses. The treatment-context specificity and independence of the candidate signature were </w:t>
      </w:r>
      <w:r w:rsidR="000222F6" w:rsidRPr="00525573">
        <w:rPr>
          <w:rFonts w:ascii="Times New Roman" w:hAnsi="Times New Roman" w:cs="Times New Roman"/>
          <w:color w:val="000000" w:themeColor="text1"/>
          <w:lang w:val="en-US"/>
        </w:rPr>
        <w:t xml:space="preserve">systematically </w:t>
      </w:r>
      <w:r w:rsidR="00F914F6" w:rsidRPr="00525573">
        <w:rPr>
          <w:rFonts w:ascii="Times New Roman" w:hAnsi="Times New Roman" w:cs="Times New Roman"/>
          <w:color w:val="000000" w:themeColor="text1"/>
          <w:lang w:val="en-US"/>
        </w:rPr>
        <w:t>evaluated</w:t>
      </w:r>
      <w:r w:rsidR="000222F6" w:rsidRPr="00525573">
        <w:rPr>
          <w:rFonts w:ascii="Times New Roman" w:hAnsi="Times New Roman" w:cs="Times New Roman"/>
          <w:color w:val="000000" w:themeColor="text1"/>
          <w:lang w:val="en-US"/>
        </w:rPr>
        <w:t xml:space="preserve"> </w:t>
      </w:r>
      <w:r w:rsidRPr="00525573">
        <w:rPr>
          <w:rFonts w:ascii="Times New Roman" w:hAnsi="Times New Roman" w:cs="Times New Roman"/>
          <w:color w:val="000000" w:themeColor="text1"/>
          <w:lang w:val="en-US"/>
        </w:rPr>
        <w:t xml:space="preserve">across the </w:t>
      </w:r>
      <w:proofErr w:type="spellStart"/>
      <w:r w:rsidRPr="00525573">
        <w:rPr>
          <w:rFonts w:ascii="Times New Roman" w:hAnsi="Times New Roman" w:cs="Times New Roman"/>
          <w:color w:val="000000" w:themeColor="text1"/>
          <w:lang w:val="en-US"/>
        </w:rPr>
        <w:t>axi</w:t>
      </w:r>
      <w:proofErr w:type="spellEnd"/>
      <w:r w:rsidRPr="00525573">
        <w:rPr>
          <w:rFonts w:ascii="Times New Roman" w:hAnsi="Times New Roman" w:cs="Times New Roman"/>
          <w:color w:val="000000" w:themeColor="text1"/>
          <w:lang w:val="en-US"/>
        </w:rPr>
        <w:t xml:space="preserve">-cel treatment cohorts, the ZUMA-7 standard-of-care salvage chemotherapy arm from ZUMA-7, and an independent first-line chemoimmunotherapy cohort from TCGA-DLBC. </w:t>
      </w:r>
    </w:p>
    <w:p w14:paraId="18A57B78" w14:textId="77777777" w:rsidR="00EF261D" w:rsidRPr="00EF261D" w:rsidRDefault="00EF261D" w:rsidP="00EF261D">
      <w:pPr>
        <w:spacing w:after="0" w:line="240" w:lineRule="auto"/>
        <w:jc w:val="both"/>
        <w:rPr>
          <w:rFonts w:ascii="Times New Roman" w:hAnsi="Times New Roman" w:cs="Times New Roman"/>
          <w:lang w:val="en-US"/>
        </w:rPr>
      </w:pPr>
      <w:r w:rsidRPr="00525573">
        <w:rPr>
          <w:rFonts w:ascii="Times New Roman" w:hAnsi="Times New Roman" w:cs="Times New Roman"/>
          <w:b/>
          <w:bCs/>
          <w:color w:val="000000" w:themeColor="text1"/>
          <w:lang w:val="en-US"/>
        </w:rPr>
        <w:t>Results:</w:t>
      </w:r>
      <w:r w:rsidRPr="00525573">
        <w:rPr>
          <w:rFonts w:ascii="Times New Roman" w:hAnsi="Times New Roman" w:cs="Times New Roman"/>
          <w:color w:val="000000" w:themeColor="text1"/>
          <w:lang w:val="en-US"/>
        </w:rPr>
        <w:t xml:space="preserve"> Transcriptomic mapping revealed that baseline T-cell exhaustion signatures and global HLA downregulation fail to independently stratify response to Axi-cel. Therapeutic sensitivity was associated with preservation of B-cell lineage phenotypic integrity (</w:t>
      </w:r>
      <w:r w:rsidRPr="00525573">
        <w:rPr>
          <w:rFonts w:ascii="Times New Roman" w:hAnsi="Times New Roman" w:cs="Times New Roman"/>
          <w:i/>
          <w:iCs/>
          <w:color w:val="000000" w:themeColor="text1"/>
          <w:lang w:val="en-US"/>
        </w:rPr>
        <w:t>CD19, MS4A1, TNFRSF17</w:t>
      </w:r>
      <w:r w:rsidRPr="00525573">
        <w:rPr>
          <w:rFonts w:ascii="Times New Roman" w:hAnsi="Times New Roman" w:cs="Times New Roman"/>
          <w:color w:val="000000" w:themeColor="text1"/>
          <w:lang w:val="en-US"/>
        </w:rPr>
        <w:t>) and transcriptional competence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Conversely, early CAR T-cell escape was associated with tumor dedifferentiation, epithelial-mesenchymal-like tissue-remodeling programs, altered cellular adhesion involving CDH2 and NCAM1, and immune-excluding chemotaxis associated with CCL20. Cross-cohort evaluation indicated that most markers comprising this risk profile </w:t>
      </w:r>
      <w:r w:rsidRPr="00EF261D">
        <w:rPr>
          <w:rFonts w:ascii="Times New Roman" w:hAnsi="Times New Roman" w:cs="Times New Roman"/>
          <w:lang w:val="en-US"/>
        </w:rPr>
        <w:t>were associated predominantly with failure in the cellular immunotherapy setting. WNT11 was an exception, emerging as a broader adverse prognostic marker of intrinsic tumor aggressiveness. Cellular deconvolution further showed that the estimated bulk abundance of infiltrating immune and stromal populations did not independently stratify clinical outcomes.</w:t>
      </w:r>
    </w:p>
    <w:p w14:paraId="1F7E77FF" w14:textId="77777777" w:rsidR="00EF261D" w:rsidRPr="001653A8" w:rsidRDefault="00EF261D" w:rsidP="00EF261D">
      <w:pPr>
        <w:pStyle w:val="NormalWeb"/>
        <w:spacing w:before="0" w:beforeAutospacing="0" w:after="0" w:afterAutospacing="0"/>
        <w:jc w:val="both"/>
        <w:rPr>
          <w:lang w:val="en-US"/>
        </w:rPr>
      </w:pPr>
      <w:r w:rsidRPr="00EF261D">
        <w:rPr>
          <w:b/>
          <w:bCs/>
          <w:lang w:val="en-US"/>
        </w:rPr>
        <w:t>Conclusions:</w:t>
      </w:r>
      <w:r w:rsidRPr="00EF261D">
        <w:rPr>
          <w:lang w:val="en-US"/>
        </w:rPr>
        <w:t xml:space="preserve"> Early resistance to Axi-cel in DLBCL </w:t>
      </w:r>
      <w:r w:rsidRPr="001653A8">
        <w:rPr>
          <w:lang w:val="en-US"/>
        </w:rPr>
        <w:t xml:space="preserve">may reflect malignant-clone phenotypic plasticity, loss of lymphoid identity, and aberrant tissue-remodeling programs rather than classical immune deprivation alone. Characterization of these candidate evasion pathways provides a framework for further biomarker validation and identifies </w:t>
      </w:r>
      <w:r w:rsidRPr="001653A8">
        <w:rPr>
          <w:lang w:val="en-US"/>
        </w:rPr>
        <w:lastRenderedPageBreak/>
        <w:t>potential biological targets for combination strategies designed to overcome resistance to CAR T-cell therapy.</w:t>
      </w:r>
    </w:p>
    <w:p w14:paraId="02240503" w14:textId="77777777" w:rsidR="009E6639" w:rsidRPr="001653A8" w:rsidRDefault="009E6639" w:rsidP="002D68B7">
      <w:pPr>
        <w:spacing w:line="240" w:lineRule="auto"/>
        <w:rPr>
          <w:rFonts w:ascii="Times New Roman" w:hAnsi="Times New Roman" w:cs="Times New Roman"/>
          <w:b/>
          <w:bCs/>
          <w:lang w:val="en-US"/>
        </w:rPr>
      </w:pPr>
    </w:p>
    <w:p w14:paraId="6619ABB2"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is already known on this topic</w:t>
      </w:r>
    </w:p>
    <w:p w14:paraId="01DCBF95" w14:textId="64B80017" w:rsidR="00A34D3D" w:rsidRPr="00525573" w:rsidRDefault="00A34D3D" w:rsidP="00525070">
      <w:pPr>
        <w:spacing w:after="0" w:line="480" w:lineRule="auto"/>
        <w:jc w:val="both"/>
        <w:rPr>
          <w:rFonts w:ascii="Times New Roman" w:hAnsi="Times New Roman" w:cs="Times New Roman"/>
          <w:color w:val="000000" w:themeColor="text1"/>
          <w:lang w:val="en-US"/>
        </w:rPr>
      </w:pPr>
      <w:r w:rsidRPr="00A34D3D">
        <w:rPr>
          <w:rFonts w:ascii="Times New Roman" w:hAnsi="Times New Roman" w:cs="Times New Roman"/>
          <w:lang w:val="en-US"/>
        </w:rPr>
        <w:t xml:space="preserve">Although anti-CD19 CAR T-cell therapy (Axi-cel) is highly effective for </w:t>
      </w:r>
      <w:r w:rsidRPr="00525573">
        <w:rPr>
          <w:rFonts w:ascii="Times New Roman" w:hAnsi="Times New Roman" w:cs="Times New Roman"/>
          <w:color w:val="000000" w:themeColor="text1"/>
          <w:lang w:val="en-US"/>
        </w:rPr>
        <w:t xml:space="preserve">relapsed/refractory DLBCL, many patients experience therapeutic failure without losing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w:t>
      </w:r>
      <w:r w:rsidR="000E029F">
        <w:rPr>
          <w:rFonts w:ascii="Times New Roman" w:hAnsi="Times New Roman" w:cs="Times New Roman"/>
          <w:color w:val="000000" w:themeColor="text1"/>
          <w:lang w:val="en-US"/>
        </w:rPr>
        <w:t>.</w:t>
      </w:r>
    </w:p>
    <w:p w14:paraId="0CAE6A88" w14:textId="77777777" w:rsidR="00A34D3D" w:rsidRPr="00A34D3D" w:rsidRDefault="00A34D3D" w:rsidP="00525070">
      <w:pPr>
        <w:spacing w:after="0" w:line="480" w:lineRule="auto"/>
        <w:jc w:val="both"/>
        <w:rPr>
          <w:rFonts w:ascii="Times New Roman" w:hAnsi="Times New Roman" w:cs="Times New Roman"/>
          <w:lang w:val="en-US"/>
        </w:rPr>
      </w:pPr>
    </w:p>
    <w:p w14:paraId="1A39AE1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this study adds</w:t>
      </w:r>
    </w:p>
    <w:p w14:paraId="31D95CAD" w14:textId="6AC0615A"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This study reveals that early Axi-cel resistance is not primarily driven by classical baseline immune deprivation, but rather by the malignant clone's phenotypic plasticity, characterized by the loss of B-cell lineage identity and the activation of aggressive tissue remodeling and epithelial-mesenchymal transition</w:t>
      </w:r>
      <w:r w:rsidR="00EF261D">
        <w:rPr>
          <w:rFonts w:ascii="Times New Roman" w:hAnsi="Times New Roman" w:cs="Times New Roman"/>
          <w:lang w:val="en-US"/>
        </w:rPr>
        <w:t>-like</w:t>
      </w:r>
      <w:r w:rsidRPr="00A34D3D">
        <w:rPr>
          <w:rFonts w:ascii="Times New Roman" w:hAnsi="Times New Roman" w:cs="Times New Roman"/>
          <w:lang w:val="en-US"/>
        </w:rPr>
        <w:t xml:space="preserve"> (EMT</w:t>
      </w:r>
      <w:r w:rsidR="00EF261D">
        <w:rPr>
          <w:rFonts w:ascii="Times New Roman" w:hAnsi="Times New Roman" w:cs="Times New Roman"/>
          <w:lang w:val="en-US"/>
        </w:rPr>
        <w:t>-like</w:t>
      </w:r>
      <w:r w:rsidRPr="00A34D3D">
        <w:rPr>
          <w:rFonts w:ascii="Times New Roman" w:hAnsi="Times New Roman" w:cs="Times New Roman"/>
          <w:lang w:val="en-US"/>
        </w:rPr>
        <w:t>) programs.</w:t>
      </w:r>
    </w:p>
    <w:p w14:paraId="7AC534BE" w14:textId="77777777" w:rsidR="00A34D3D" w:rsidRPr="00A34D3D" w:rsidRDefault="00A34D3D" w:rsidP="00525070">
      <w:pPr>
        <w:spacing w:after="0" w:line="480" w:lineRule="auto"/>
        <w:jc w:val="both"/>
        <w:rPr>
          <w:rFonts w:ascii="Times New Roman" w:hAnsi="Times New Roman" w:cs="Times New Roman"/>
          <w:lang w:val="en-US"/>
        </w:rPr>
      </w:pPr>
    </w:p>
    <w:p w14:paraId="7A85680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How this study might affect research, practice or policy</w:t>
      </w:r>
    </w:p>
    <w:p w14:paraId="5D83F36F" w14:textId="0BDC2620"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These findings provide an orthogonally validated transcriptomic framework for pre-treatment risk stratification and identify EMT</w:t>
      </w:r>
      <w:r w:rsidR="00EF261D">
        <w:rPr>
          <w:rFonts w:ascii="Times New Roman" w:hAnsi="Times New Roman" w:cs="Times New Roman"/>
          <w:lang w:val="en-US"/>
        </w:rPr>
        <w:t>-like</w:t>
      </w:r>
      <w:r w:rsidRPr="00A34D3D">
        <w:rPr>
          <w:rFonts w:ascii="Times New Roman" w:hAnsi="Times New Roman" w:cs="Times New Roman"/>
          <w:lang w:val="en-US"/>
        </w:rPr>
        <w:t xml:space="preserve"> and </w:t>
      </w:r>
      <w:proofErr w:type="spellStart"/>
      <w:r w:rsidRPr="00A34D3D">
        <w:rPr>
          <w:rFonts w:ascii="Times New Roman" w:hAnsi="Times New Roman" w:cs="Times New Roman"/>
          <w:lang w:val="en-US"/>
        </w:rPr>
        <w:t>Wnt</w:t>
      </w:r>
      <w:proofErr w:type="spellEnd"/>
      <w:r w:rsidRPr="00A34D3D">
        <w:rPr>
          <w:rFonts w:ascii="Times New Roman" w:hAnsi="Times New Roman" w:cs="Times New Roman"/>
          <w:lang w:val="en-US"/>
        </w:rPr>
        <w:t xml:space="preserve"> signaling as rational targets for novel combination therapies or the engineering of next-generation CAR T-cells.</w:t>
      </w:r>
    </w:p>
    <w:p w14:paraId="176B53A2" w14:textId="77777777" w:rsidR="00A34D3D" w:rsidRPr="00A34D3D" w:rsidRDefault="00A34D3D" w:rsidP="00525070">
      <w:pPr>
        <w:spacing w:after="0" w:line="480" w:lineRule="auto"/>
        <w:jc w:val="both"/>
        <w:rPr>
          <w:rFonts w:ascii="Times New Roman" w:hAnsi="Times New Roman" w:cs="Times New Roman"/>
          <w:lang w:val="en-US"/>
        </w:rPr>
      </w:pPr>
    </w:p>
    <w:p w14:paraId="03684BB5" w14:textId="74A1E6E6" w:rsidR="00EE1B9D" w:rsidRPr="002D68B7" w:rsidRDefault="00E93D1A" w:rsidP="002D68B7">
      <w:pPr>
        <w:spacing w:line="240" w:lineRule="auto"/>
        <w:rPr>
          <w:rFonts w:ascii="Times New Roman" w:hAnsi="Times New Roman" w:cs="Times New Roman"/>
          <w:b/>
          <w:bCs/>
          <w:lang w:val="en-US"/>
        </w:rPr>
      </w:pPr>
      <w:r>
        <w:rPr>
          <w:rFonts w:ascii="Times New Roman" w:hAnsi="Times New Roman" w:cs="Times New Roman"/>
          <w:b/>
          <w:bCs/>
          <w:lang w:val="en-US"/>
        </w:rPr>
        <w:t>Introduction</w:t>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39A339B8" w14:textId="7962473F"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Diffuse large B-cell lymphoma (DLBCL) is the most common aggressive non-Hodgkin lymphoma in adults and is characterized by substantial biological and clinical heterogeneity. Despite major advances with first-line rituximab-based chemoimmunotherapy (R-CHOP), approximately 30</w:t>
      </w:r>
      <w:r w:rsidR="008E2CFA">
        <w:rPr>
          <w:rFonts w:ascii="Times New Roman" w:hAnsi="Times New Roman" w:cs="Times New Roman"/>
          <w:lang w:val="en-US"/>
        </w:rPr>
        <w:t>-</w:t>
      </w:r>
      <w:r w:rsidRPr="00266AFB">
        <w:rPr>
          <w:rFonts w:ascii="Times New Roman" w:hAnsi="Times New Roman" w:cs="Times New Roman"/>
          <w:lang w:val="en-US"/>
        </w:rPr>
        <w:t>40% of patients develop relapsed or refractory (r/r) disease, which has historically been associated with a dismal prognosis and limited treatment options</w:t>
      </w:r>
      <w:r w:rsidR="009E6639">
        <w:rPr>
          <w:rFonts w:ascii="Times New Roman" w:hAnsi="Times New Roman" w:cs="Times New Roman"/>
          <w:lang w:val="en-US"/>
        </w:rPr>
        <w:t xml:space="preserve"> </w:t>
      </w:r>
      <w:r w:rsidR="009E6639">
        <w:rPr>
          <w:rFonts w:ascii="Times New Roman" w:hAnsi="Times New Roman" w:cs="Times New Roman"/>
          <w:lang w:val="en-US"/>
        </w:rPr>
        <w:fldChar w:fldCharType="begin"/>
      </w:r>
      <w:r w:rsidR="009E6639">
        <w:rPr>
          <w:rFonts w:ascii="Times New Roman" w:hAnsi="Times New Roman" w:cs="Times New Roman"/>
          <w:lang w:val="en-US"/>
        </w:rPr>
        <w:instrText xml:space="preserve"> ADDIN ZOTERO_ITEM CSL_CITATION {"citationID":"nJ4NfRc8","properties":{"unsorted":false,"formattedCitation":"(1,2)","plainCitation":"(1,2)","noteIndex":0},"citationItems":[{"id":713,"uris":["http://zotero.org/users/17472926/items/6P65X2GR"],"itemData":{"id":713,"type":"article-journal","abstract":"Key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rsidR="009E6639">
        <w:rPr>
          <w:rFonts w:ascii="Times New Roman" w:hAnsi="Times New Roman" w:cs="Times New Roman"/>
          <w:lang w:val="en-US"/>
        </w:rPr>
        <w:fldChar w:fldCharType="separate"/>
      </w:r>
      <w:r w:rsidR="009E6639" w:rsidRPr="009E6639">
        <w:rPr>
          <w:rFonts w:ascii="Times New Roman" w:hAnsi="Times New Roman" w:cs="Times New Roman"/>
          <w:lang w:val="en-US"/>
        </w:rPr>
        <w:t>(1,2)</w:t>
      </w:r>
      <w:r w:rsidR="009E6639">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Following failure of first-line therapy, </w:t>
      </w:r>
      <w:r w:rsidRPr="009902DF">
        <w:rPr>
          <w:rFonts w:ascii="Times New Roman" w:hAnsi="Times New Roman" w:cs="Times New Roman"/>
          <w:color w:val="000000" w:themeColor="text1"/>
          <w:lang w:val="en-US"/>
        </w:rPr>
        <w:t>CD19</w:t>
      </w:r>
      <w:r w:rsidRPr="00266AFB">
        <w:rPr>
          <w:rFonts w:ascii="Times New Roman" w:hAnsi="Times New Roman" w:cs="Times New Roman"/>
          <w:lang w:val="en-US"/>
        </w:rPr>
        <w:t xml:space="preserve">-directed </w:t>
      </w:r>
      <w:r w:rsidRPr="00266AFB">
        <w:rPr>
          <w:rFonts w:ascii="Times New Roman" w:hAnsi="Times New Roman" w:cs="Times New Roman"/>
          <w:lang w:val="en-US"/>
        </w:rPr>
        <w:lastRenderedPageBreak/>
        <w:t xml:space="preserve">chimeric antigen receptor (CAR) T-cell therapies, including </w:t>
      </w:r>
      <w:proofErr w:type="spellStart"/>
      <w:r w:rsidRPr="00266AFB">
        <w:rPr>
          <w:rFonts w:ascii="Times New Roman" w:hAnsi="Times New Roman" w:cs="Times New Roman"/>
          <w:lang w:val="en-US"/>
        </w:rPr>
        <w:t>axicabtagene</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ciloleucel</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-cel), have transformed the therapeutic landscape by inducing durable remissions in a subset of patients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{"citationID":"kQgGXh4j","properties":{"unsorted":false,"formattedCitation":"(3,4)","plainCitation":"(3,4)","noteIndex":0},"citationItems":[{"id":703,"uris":["http://zotero.org/users/17472926/items/QQH9CEI8"],"itemData":{"id":703,"type":"article-journal","abstract":"In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(3,4)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p>
    <w:p w14:paraId="36E7CF21" w14:textId="610331CA" w:rsidR="004A642B" w:rsidRPr="00FF47E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However, a substantial proportion of patients treated with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 xml:space="preserve">-cel either fail to achieve a sustained complete response </w:t>
      </w:r>
      <w:r w:rsidRPr="00525573">
        <w:rPr>
          <w:rFonts w:ascii="Times New Roman" w:hAnsi="Times New Roman" w:cs="Times New Roman"/>
          <w:color w:val="000000" w:themeColor="text1"/>
          <w:lang w:val="en-US"/>
        </w:rPr>
        <w:t xml:space="preserve">or experience early relapse. Although antigen escape through loss or reduced expression of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has </w:t>
      </w:r>
      <w:r w:rsidRPr="00266AFB">
        <w:rPr>
          <w:rFonts w:ascii="Times New Roman" w:hAnsi="Times New Roman" w:cs="Times New Roman"/>
          <w:lang w:val="en-US"/>
        </w:rPr>
        <w:t>been described, disease progression frequently occurs despite preserved target expression, indicating that resistance is often mediated by mechanisms beyond antigen loss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{"citationID":"4GGPHBSu","properties":{"unsorted":false,"formattedCitation":"(5,6)","plainCitation":"(5,6)","noteIndex":0},"citationItems":[{"id":636,"uris":["http://zotero.org/users/17472926/items/NYUMZ7XB"],"itemData":{"id":636,"type":"article-journal","abstract":"Background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(5,6)</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These observations support a model in which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-cel resistance arises from a complex interplay between tumor-intrinsic biological programs and the surrounding tumor microenvironment (TME).</w:t>
      </w:r>
    </w:p>
    <w:p w14:paraId="57ADA152" w14:textId="0D088838" w:rsidR="004A642B"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zN6gSiGA","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rsidR="00B77446">
        <w:rPr>
          <w:rFonts w:ascii="Times New Roman" w:hAnsi="Times New Roman" w:cs="Times New Roman"/>
          <w:lang w:val="en-US"/>
        </w:rPr>
        <w:fldChar w:fldCharType="separate"/>
      </w:r>
      <w:r w:rsidR="00B77446" w:rsidRPr="00C7039A">
        <w:rPr>
          <w:rFonts w:ascii="Times New Roman" w:hAnsi="Times New Roman" w:cs="Times New Roman"/>
          <w:kern w:val="0"/>
          <w:lang w:val="en-US"/>
        </w:rPr>
        <w:t>(7–9)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Similarly, while immunosuppressive cellular populations have been associated with impaired CAR T-cell expansion and activity, quantitative estimates of immune and stromal infiltration alone do not fully account for the marked variability in clinical </w:t>
      </w:r>
      <w:r w:rsidRPr="009902DF">
        <w:rPr>
          <w:rFonts w:ascii="Times New Roman" w:hAnsi="Times New Roman" w:cs="Times New Roman"/>
          <w:lang w:val="en-US"/>
        </w:rPr>
        <w:t>outcomes</w:t>
      </w:r>
      <w:r w:rsidR="0035349A" w:rsidRPr="009902DF">
        <w:rPr>
          <w:rFonts w:ascii="Times New Roman" w:hAnsi="Times New Roman" w:cs="Times New Roman"/>
          <w:lang w:val="en-US"/>
        </w:rPr>
        <w:t xml:space="preserve"> </w:t>
      </w:r>
      <w:r w:rsidR="0035349A"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AwiNCiY1","properties":{"unsorted":false,"formattedCitation":"(10,11)","plainCitation":"(10,11)","noteIndex":0},"citationItems":[{"id":768,"uris":["http://zotero.org/users/17472926/items/AHNAHNJQ"],"itemData":{"id":768,"type":"article-journal","abstract":"Abstract\n            \n              \n              Diffuse large B-cell lymphoma (DLBCL) is a biologically and clinically heterogeneous disease. Transcriptomic and genetic characterization of DLBCL has increased the understanding of its intrinsic pathogenesis and provided potential therapeutic targets. However, the role of the microenvironment in DLBCL biology remains less understood. Here, we performed a transcriptomic analysis of the microenvironment of 4,655 DLBCLs from multiple independent cohorts and described four major lymphoma microenvironment categories that associate with distinct biological aberrations and clinical behavior. We also found evidence of genetic and epigenetic mechanisms deployed by cancer cells to evade microenvironmental constraints of lymphoma growth, supporting the rationale for implementing DNA hypomethylating agents in selected patients with DLBCL. In addition, our work uncovered new therapeutic vulnerabilities in the biochemical composition of the extracellular matrix that were exploited to decrease DLBCL proliferation in preclinical models. This novel classification provides a road map for the biological characterization and therapeutic exploitation of the DLBCL microenvironment.\n            \n            \n              Significance:\n              In a translational relevant transcriptomic-based classification, we characterized the microenvironment as a critical component of the B-cell lymphoma biology and associated it with the DLBCL clinical behavior establishing a novel opportunity for targeting therapies.\n              This article is highlighted in the In This Issue feature, p. 1307","container-title":"Cancer Discovery","DOI":"10.1158/2159-8290.CD-20-0839","ISSN":"2159-8274, 2159-8290","issue":"6","language":"en","page":"1468-1489","source":"DOI.org (Crossref)","title":"Clinical and Biological Subtypes of B-cell Lymphoma Revealed by Microenvironmental Signatures","volume":"11","author":[{"family":"Kotlov","given":"Nikita"},{"family":"Bagaev","given":"Alexander"},{"family":"Revuelta","given":"Maria V."},{"family":"Phillip","given":"Jude M."},{"family":"Cacciapuoti","given":"Maria Teresa"},{"family":"Antysheva","given":"Zoya"},{"family":"Svekolkin","given":"Viktor"},{"family":"Tikhonova","given":"Ekaterina"},{"family":"Miheecheva","given":"Natalia"},{"family":"Kuzkina","given":"Natalia"},{"family":"Nos","given":"Grigorii"},{"family":"Tabbo","given":"Fabrizio"},{"family":"Frenkel","given":"Felix"},{"family":"Ghione","given":"Paola"},{"family":"Tsiper","given":"Maria"},{"family":"Almog","given":"Nava"},{"family":"Fowler","given":"Nathan"},{"family":"Melnick","given":"Ari M."},{"family":"Leonard","given":"John P."},{"family":"Inghirami","given":"Giorgio"},{"family":"Cerchietti","given":"Leandro"}],"issued":{"date-parts":[["2021",6,1]]}}},{"id":767,"uris":["http://zotero.org/users/17472926/items/TLMXS8MW"],"itemData":{"id":767,"type":"article-journal","abstract":"Abstract\n            Axicabtagene ciloleucel (axi-cel) is a chimeric antigen receptor (CAR) T-cell therapy for relapsed or refractory large B-cell lymphoma (LBCL). This study evaluated whether immune dysregulation, present before CAR T-cell therapy, was associated with treatment failure. Tumor expression of interferon (IFN) signaling, high blood levels of monocytic myeloid-derived suppressor cells (M-MDSCs), and high blood interleukin-6 and ferritin levels were each associated with a lack of durable response. Similar to other cancers, we found that in LBCL tumors, IFN signaling is associated with the expression of multiple checkpoint ligands, including programmed cell death–ligand 1, and these were higher in patients who lacked durable responses to CAR-T therapy. Moreover, tumor IFN signaling and blood M-MDSCs associated with decreased axi-cel expansion. Finally, patients with high tumor burden had higher immune dysregulation with increased serum inflammatory markers and tumor IFN signaling. These data support that immune dysregulation in LBCL promotes axi-cel resistance via multiple mechanistic programs: insufficient axi-cel expansion associated with both circulating M-MDSC and tumor IFN signaling, which also gives rise to expression of immune checkpoint ligands.","container-title":"Blood","DOI":"10.1182/blood.2020007445","ISSN":"0006-4971, 1528-0020","issue":"19","language":"en","page":"2621-2633","source":"DOI.org (Crossref)","title":"Tumor interferon signaling and suppressive myeloid cells are associated with CAR T-cell failure in large B-cell lymphoma","volume":"137","author":[{"family":"Jain","given":"Michael D."},{"family":"Zhao","given":"Hua"},{"family":"Wang","given":"Xuefeng"},{"family":"Atkins","given":"Reginald"},{"family":"Menges","given":"Meghan"},{"family":"Reid","given":"Kayla"},{"family":"Spitler","given":"Kristen"},{"family":"Faramand","given":"Rawan"},{"family":"Bachmeier","given":"Christina"},{"family":"Dean","given":"Erin A."},{"family":"Cao","given":"Biwei"},{"family":"Chavez","given":"Julio C."},{"family":"Shah","given":"Bijal"},{"family":"Lazaryan","given":"Aleksandr"},{"family":"Nishihori","given":"Taiga"},{"family":"Hussaini","given":"Mohammed"},{"family":"Gonzalez","given":"Ricardo J."},{"family":"Mullinax","given":"John E."},{"family":"Rodriguez","given":"Paulo C."},{"family":"Conejo-Garcia","given":"Jose R."},{"family":"Anasetti","given":"Claudio"},{"family":"Davila","given":"Marco L."},{"family":"Locke","given":"Frederick L."}],"issued":{"date-parts":[["2021",5,13]]}}}],"schema":"https://github.com/citation-style-language/schema/raw/master/csl-citation.json"} </w:instrText>
      </w:r>
      <w:r w:rsidR="0035349A"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(10,11)</w:t>
      </w:r>
      <w:r w:rsidR="0035349A" w:rsidRPr="009902DF">
        <w:rPr>
          <w:rFonts w:ascii="Times New Roman" w:hAnsi="Times New Roman" w:cs="Times New Roman"/>
          <w:lang w:val="en-US"/>
        </w:rPr>
        <w:fldChar w:fldCharType="end"/>
      </w:r>
      <w:r w:rsidR="004A642B" w:rsidRPr="009902DF">
        <w:rPr>
          <w:rFonts w:ascii="Times New Roman" w:hAnsi="Times New Roman" w:cs="Times New Roman"/>
          <w:lang w:val="en-US"/>
        </w:rPr>
        <w:t xml:space="preserve">. </w:t>
      </w:r>
      <w:r w:rsidRPr="00266AFB">
        <w:rPr>
          <w:rFonts w:ascii="Times New Roman" w:hAnsi="Times New Roman" w:cs="Times New Roman"/>
          <w:lang w:val="en-US"/>
        </w:rPr>
        <w:t>This discrepancy suggests that the functional state and phenotypic plasticity of malignant B cells may constitute more consequential barriers to CAR T-cell activity than the abundance of inhibitory cell populations alone.</w:t>
      </w:r>
    </w:p>
    <w:p w14:paraId="62FE73F4" w14:textId="18C067E4"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Effective antitumor immunity also depends on the coordinated activation of inflammatory pathways. Acute activation of interferon (IFN) enhances target vulnerability, whereas an inability to mount an effective baseline inflammatory program, </w:t>
      </w:r>
      <w:r w:rsidRPr="00266AFB">
        <w:rPr>
          <w:rFonts w:ascii="Times New Roman" w:hAnsi="Times New Roman" w:cs="Times New Roman"/>
          <w:lang w:val="en-US"/>
        </w:rPr>
        <w:lastRenderedPageBreak/>
        <w:t>or its chronic dysregulation, can limit CAR T-cell engagement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ilusfOA","properties":{"unsorted":false,"formattedCitation":"(12,13)","plainCitation":"(12,13)","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(12,13)</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In parallel, specific chemokine networks, including the </w:t>
      </w:r>
      <w:r w:rsidRPr="00525573">
        <w:rPr>
          <w:rFonts w:ascii="Times New Roman" w:hAnsi="Times New Roman" w:cs="Times New Roman"/>
          <w:color w:val="000000" w:themeColor="text1"/>
          <w:lang w:val="en-US"/>
        </w:rPr>
        <w:t>CCL20</w:t>
      </w:r>
      <w:r w:rsidR="000222F6" w:rsidRPr="00525573">
        <w:rPr>
          <w:rFonts w:ascii="Times New Roman" w:hAnsi="Times New Roman" w:cs="Times New Roman"/>
          <w:color w:val="000000" w:themeColor="text1"/>
          <w:lang w:val="en-US"/>
        </w:rPr>
        <w:t>-</w:t>
      </w:r>
      <w:r w:rsidRPr="00525573">
        <w:rPr>
          <w:rFonts w:ascii="Times New Roman" w:hAnsi="Times New Roman" w:cs="Times New Roman"/>
          <w:color w:val="000000" w:themeColor="text1"/>
          <w:lang w:val="en-US"/>
        </w:rPr>
        <w:t xml:space="preserve">CCR6 </w:t>
      </w:r>
      <w:r w:rsidRPr="00525573">
        <w:rPr>
          <w:rFonts w:ascii="Times New Roman" w:hAnsi="Times New Roman" w:cs="Times New Roman"/>
          <w:lang w:val="en-US"/>
        </w:rPr>
        <w:t>axis</w:t>
      </w:r>
      <w:r w:rsidRPr="00266AFB">
        <w:rPr>
          <w:rFonts w:ascii="Times New Roman" w:hAnsi="Times New Roman" w:cs="Times New Roman"/>
          <w:lang w:val="en-US"/>
        </w:rPr>
        <w:t>, have been implicated in immune exclusion and the establishment of an immunologically anergic microenvironment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MAleUsmP","properties":{"unsorted":false,"formattedCitation":"(14)","plainCitation":"(14)","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506BCC">
        <w:rPr>
          <w:rFonts w:ascii="Times New Roman" w:hAnsi="Times New Roman" w:cs="Times New Roman"/>
          <w:lang w:val="en-US"/>
        </w:rPr>
        <w:t xml:space="preserve"> </w:t>
      </w:r>
      <w:r w:rsidR="00506BC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rSYijCh0","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506BCC">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506BCC">
        <w:rPr>
          <w:rFonts w:ascii="Times New Roman" w:hAnsi="Times New Roman" w:cs="Times New Roman"/>
          <w:lang w:val="en-US"/>
        </w:rPr>
        <w:fldChar w:fldCharType="end"/>
      </w:r>
      <w:r w:rsidR="004A642B" w:rsidRPr="004A642B">
        <w:rPr>
          <w:rFonts w:ascii="Times New Roman" w:hAnsi="Times New Roman" w:cs="Times New Roman"/>
          <w:lang w:val="en-US"/>
        </w:rPr>
        <w:t>.</w:t>
      </w:r>
    </w:p>
    <w:p w14:paraId="231C9B37" w14:textId="42AF2325" w:rsidR="004A642B" w:rsidRPr="009902DF" w:rsidRDefault="00266AFB" w:rsidP="00266AFB">
      <w:pPr>
        <w:spacing w:after="0" w:line="480" w:lineRule="auto"/>
        <w:ind w:firstLine="709"/>
        <w:jc w:val="both"/>
        <w:rPr>
          <w:rFonts w:ascii="Times New Roman" w:hAnsi="Times New Roman" w:cs="Times New Roman"/>
          <w:lang w:val="en-US"/>
        </w:rPr>
      </w:pPr>
      <w:r w:rsidRPr="009902DF">
        <w:rPr>
          <w:rFonts w:ascii="Times New Roman" w:hAnsi="Times New Roman" w:cs="Times New Roman"/>
          <w:lang w:val="en-US"/>
        </w:rPr>
        <w:t xml:space="preserve">Conversely, preservation of mature B-cell lineage identity may favor therapeutic sensitivity. Sustained expression of canonical B-cell markers, including </w:t>
      </w:r>
      <w:r w:rsidRPr="009902DF">
        <w:rPr>
          <w:rFonts w:ascii="Times New Roman" w:hAnsi="Times New Roman" w:cs="Times New Roman"/>
          <w:i/>
          <w:iCs/>
          <w:lang w:val="en-US"/>
        </w:rPr>
        <w:t>CD19</w:t>
      </w:r>
      <w:r w:rsidRPr="009902DF">
        <w:rPr>
          <w:rFonts w:ascii="Times New Roman" w:hAnsi="Times New Roman" w:cs="Times New Roman"/>
          <w:lang w:val="en-US"/>
        </w:rPr>
        <w:t xml:space="preserve"> and </w:t>
      </w:r>
      <w:r w:rsidRPr="009902DF">
        <w:rPr>
          <w:rFonts w:ascii="Times New Roman" w:hAnsi="Times New Roman" w:cs="Times New Roman"/>
          <w:i/>
          <w:iCs/>
          <w:lang w:val="en-US"/>
        </w:rPr>
        <w:t>MS4A1</w:t>
      </w:r>
      <w:r w:rsidRPr="009902DF">
        <w:rPr>
          <w:rFonts w:ascii="Times New Roman" w:hAnsi="Times New Roman" w:cs="Times New Roman"/>
          <w:lang w:val="en-US"/>
        </w:rPr>
        <w:t xml:space="preserve">, together with lineage-defining transcriptional regulators such as </w:t>
      </w:r>
      <w:r w:rsidRPr="009902DF">
        <w:rPr>
          <w:rFonts w:ascii="Times New Roman" w:hAnsi="Times New Roman" w:cs="Times New Roman"/>
          <w:i/>
          <w:iCs/>
          <w:lang w:val="en-US"/>
        </w:rPr>
        <w:t>IRF8</w:t>
      </w:r>
      <w:r w:rsidRPr="009902DF">
        <w:rPr>
          <w:rFonts w:ascii="Times New Roman" w:hAnsi="Times New Roman" w:cs="Times New Roman"/>
          <w:lang w:val="en-US"/>
        </w:rPr>
        <w:t>, may maintain a differentiated cellular state that is more permissive to immune recognition and elimination</w:t>
      </w:r>
      <w:r w:rsidR="00B77446" w:rsidRPr="009902DF">
        <w:rPr>
          <w:rFonts w:ascii="Times New Roman" w:hAnsi="Times New Roman" w:cs="Times New Roman"/>
          <w:lang w:val="en-US"/>
        </w:rPr>
        <w:t xml:space="preserve"> </w:t>
      </w:r>
      <w:r w:rsidR="00B77446"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{"citationID":"HCOG44ib","properties":{"unsorted":false,"formattedCitation":"(18,19)","plainCitation":"(18,19)","noteIndex":0},"citationItems":[{"id":686,"uris":["http://zotero.org/users/17472926/items/WM3J47ZE"],"itemData":{"id":686,"type":"article-journal","abstract":"The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rsidR="00B77446"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(18,19)</w:t>
      </w:r>
      <w:r w:rsidR="00B77446" w:rsidRPr="009902DF">
        <w:rPr>
          <w:rFonts w:ascii="Times New Roman" w:hAnsi="Times New Roman" w:cs="Times New Roman"/>
          <w:lang w:val="en-US"/>
        </w:rPr>
        <w:fldChar w:fldCharType="end"/>
      </w:r>
      <w:r w:rsidR="004A642B" w:rsidRPr="009902DF">
        <w:rPr>
          <w:rFonts w:ascii="Times New Roman" w:hAnsi="Times New Roman" w:cs="Times New Roman"/>
          <w:lang w:val="en-US"/>
        </w:rPr>
        <w:t>.</w:t>
      </w:r>
      <w:r w:rsidRPr="009902DF">
        <w:rPr>
          <w:rFonts w:ascii="Times New Roman" w:hAnsi="Times New Roman" w:cs="Times New Roman"/>
          <w:lang w:val="en-US"/>
        </w:rPr>
        <w:t xml:space="preserve"> Thus, the balance between B-cell lineage integrity and the acquisition of dedifferentiated, inflammatory, or tissue-remodeling phenotypes may critically influence the response to CD19-directed CAR T-cell therapy.</w:t>
      </w:r>
    </w:p>
    <w:p w14:paraId="66FF0ADC" w14:textId="70AE9B22" w:rsidR="00A85184"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signature that provides a mechanistic framework to predict CAR T-cell failure and guide future therapeutic strategies</w:t>
      </w:r>
      <w:r w:rsidR="004A642B" w:rsidRPr="004A642B">
        <w:rPr>
          <w:rFonts w:ascii="Times New Roman" w:hAnsi="Times New Roman" w:cs="Times New Roman"/>
          <w:lang w:val="en-US"/>
        </w:rPr>
        <w:t>.</w:t>
      </w:r>
    </w:p>
    <w:p w14:paraId="0E24A67D" w14:textId="77777777" w:rsidR="00EE1B9D" w:rsidRPr="004A642B" w:rsidRDefault="00EE1B9D" w:rsidP="00855F70">
      <w:pPr>
        <w:spacing w:after="0" w:line="480" w:lineRule="auto"/>
        <w:jc w:val="both"/>
        <w:rPr>
          <w:rFonts w:ascii="Times New Roman" w:hAnsi="Times New Roman" w:cs="Times New Roman"/>
          <w:b/>
          <w:bCs/>
          <w:lang w:val="en-U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6F211DF3" w14:textId="50B207EE" w:rsidR="00266AFB" w:rsidRDefault="00266AFB" w:rsidP="00F8678C">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This retrospective translational study analyzed transcriptomic and clinical data from patients with </w:t>
      </w:r>
      <w:r w:rsidRPr="00525573">
        <w:rPr>
          <w:rFonts w:ascii="Times New Roman" w:hAnsi="Times New Roman" w:cs="Times New Roman"/>
          <w:color w:val="000000" w:themeColor="text1"/>
          <w:lang w:val="en-US"/>
        </w:rPr>
        <w:t xml:space="preserve">relapsed or refractory (r/r) </w:t>
      </w:r>
      <w:r w:rsidRPr="00525573">
        <w:rPr>
          <w:rFonts w:ascii="Times New Roman" w:hAnsi="Times New Roman" w:cs="Times New Roman"/>
          <w:lang w:val="en-US"/>
        </w:rPr>
        <w:t>DLBCL</w:t>
      </w:r>
      <w:r w:rsidRPr="00266AFB">
        <w:rPr>
          <w:rFonts w:ascii="Times New Roman" w:hAnsi="Times New Roman" w:cs="Times New Roman"/>
          <w:lang w:val="en-US"/>
        </w:rPr>
        <w:t xml:space="preserve"> treated with the </w:t>
      </w:r>
      <w:proofErr w:type="spellStart"/>
      <w:r w:rsidRPr="00266AFB">
        <w:rPr>
          <w:rFonts w:ascii="Times New Roman" w:hAnsi="Times New Roman" w:cs="Times New Roman"/>
          <w:lang w:val="en-US"/>
        </w:rPr>
        <w:t>axicabtagene</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ciloleucel</w:t>
      </w:r>
      <w:proofErr w:type="spellEnd"/>
      <w:r w:rsidRPr="00266AFB">
        <w:rPr>
          <w:rFonts w:ascii="Times New Roman" w:hAnsi="Times New Roman" w:cs="Times New Roman"/>
          <w:lang w:val="en-US"/>
        </w:rPr>
        <w:t xml:space="preserve"> (Axi-cel) anti-CD19 CAR T-cell therapy. Data were derived from the pivotal ZUMA-1 (NCT02348216, </w:t>
      </w:r>
      <w:hyperlink r:id="rId9" w:history="1">
        <w:r w:rsidRPr="005451B7">
          <w:rPr>
            <w:rStyle w:val="Hyperlink"/>
            <w:rFonts w:ascii="Times New Roman" w:hAnsi="Times New Roman" w:cs="Times New Roman"/>
            <w:lang w:val="en-US"/>
          </w:rPr>
          <w:t>https://clinicaltrials.gov/study/NCT02348216</w:t>
        </w:r>
      </w:hyperlink>
      <w:r w:rsidRPr="00266AFB">
        <w:rPr>
          <w:rFonts w:ascii="Times New Roman" w:hAnsi="Times New Roman" w:cs="Times New Roman"/>
          <w:lang w:val="en-US"/>
        </w:rPr>
        <w:t xml:space="preserve">; third-line setting) and ZUMA-7 (NCT03391466, </w:t>
      </w:r>
      <w:hyperlink r:id="rId10" w:history="1">
        <w:r w:rsidRPr="005451B7">
          <w:rPr>
            <w:rStyle w:val="Hyperlink"/>
            <w:rFonts w:ascii="Times New Roman" w:hAnsi="Times New Roman" w:cs="Times New Roman"/>
            <w:lang w:val="en-US"/>
          </w:rPr>
          <w:t>https://clinicaltrials.gov/study/NCT03391466</w:t>
        </w:r>
      </w:hyperlink>
      <w:r w:rsidRPr="00266AFB">
        <w:rPr>
          <w:rFonts w:ascii="Times New Roman" w:hAnsi="Times New Roman" w:cs="Times New Roman"/>
          <w:lang w:val="en-US"/>
        </w:rPr>
        <w:t>; second-line setting) clinical trials. The TCGA-DLBC cohort (</w:t>
      </w:r>
      <w:hyperlink r:id="rId11" w:history="1">
        <w:r w:rsidRPr="005451B7">
          <w:rPr>
            <w:rStyle w:val="Hyperlink"/>
            <w:rFonts w:ascii="Times New Roman" w:hAnsi="Times New Roman" w:cs="Times New Roman"/>
            <w:lang w:val="en-US"/>
          </w:rPr>
          <w:t>https://portal.gdc.cancer.gov/projects/TCGA-DLBC</w:t>
        </w:r>
      </w:hyperlink>
      <w:r w:rsidRPr="00266AFB">
        <w:rPr>
          <w:rFonts w:ascii="Times New Roman" w:hAnsi="Times New Roman" w:cs="Times New Roman"/>
          <w:lang w:val="en-US"/>
        </w:rPr>
        <w:t>; N = 47; CAR-T naive) was incorporated as a reference control representing conventional chemoimmunotherapy.</w:t>
      </w:r>
    </w:p>
    <w:p w14:paraId="5A3CCEE5" w14:textId="379DD8ED" w:rsidR="000B7264" w:rsidRDefault="005451B7" w:rsidP="00F8678C">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724B3F51"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Preprocessed gene expression matrices derived from custom microarray platforms were retrieved from the Gene Expression Omnibus (GEO) repository under accession numbers GSE197977 (ZUMA-1 cohort, </w:t>
      </w:r>
      <w:hyperlink r:id="rId12" w:history="1">
        <w:r w:rsidRPr="005451B7">
          <w:rPr>
            <w:rStyle w:val="Hyperlink"/>
            <w:rFonts w:ascii="Times New Roman" w:hAnsi="Times New Roman" w:cs="Times New Roman"/>
            <w:lang w:val="en-US"/>
          </w:rPr>
          <w:t>https://www.ncbi.nlm.nih.gov/geo/query/acc.cgi?acc=GSE197977</w:t>
        </w:r>
      </w:hyperlink>
      <w:r w:rsidRPr="005451B7">
        <w:rPr>
          <w:rFonts w:ascii="Times New Roman" w:hAnsi="Times New Roman" w:cs="Times New Roman"/>
          <w:lang w:val="en-US"/>
        </w:rPr>
        <w:t>; 74 samples, 724 genes) and GSE248835</w:t>
      </w:r>
      <w:r>
        <w:rPr>
          <w:rFonts w:ascii="Times New Roman" w:hAnsi="Times New Roman" w:cs="Times New Roman"/>
          <w:lang w:val="en-US"/>
        </w:rPr>
        <w:t xml:space="preserve"> </w:t>
      </w:r>
      <w:r w:rsidRPr="005451B7">
        <w:rPr>
          <w:rFonts w:ascii="Times New Roman" w:hAnsi="Times New Roman" w:cs="Times New Roman"/>
          <w:lang w:val="en-US"/>
        </w:rPr>
        <w:t xml:space="preserve">(ZUMA-7 cohort, </w:t>
      </w:r>
      <w:hyperlink r:id="rId13" w:history="1">
        <w:r w:rsidRPr="005451B7">
          <w:rPr>
            <w:rStyle w:val="Hyperlink"/>
            <w:rFonts w:ascii="Times New Roman" w:hAnsi="Times New Roman" w:cs="Times New Roman"/>
            <w:lang w:val="en-US"/>
          </w:rPr>
          <w:t>https://www.ncbi.nlm.nih.gov/geo/query/acc.cgi?acc=GSE248835</w:t>
        </w:r>
      </w:hyperlink>
      <w:r w:rsidRPr="005451B7">
        <w:rPr>
          <w:rFonts w:ascii="Times New Roman" w:hAnsi="Times New Roman" w:cs="Times New Roman"/>
          <w:lang w:val="en-US"/>
        </w:rPr>
        <w:t>;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r w:rsidR="00FF47EB" w:rsidRPr="00FF47EB">
        <w:rPr>
          <w:rFonts w:ascii="Times New Roman" w:hAnsi="Times New Roman" w:cs="Times New Roman"/>
          <w:lang w:val="en-US"/>
        </w:rPr>
        <w:t>.</w:t>
      </w:r>
    </w:p>
    <w:p w14:paraId="59AAEBE3" w14:textId="056E0458"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rFonts w:ascii="Times New Roman" w:hAnsi="Times New Roman" w:cs="Times New Roman"/>
          <w:lang w:val="en-US"/>
        </w:rPr>
        <w:t>.</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2A0D23E5" w:rsidR="00090C4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The architecture of the tumor microenvironment (TME) was deconvoluted using the Microenvironment Cell Populations-counter algorithm (MCP-counter; </w:t>
      </w:r>
      <w:proofErr w:type="spellStart"/>
      <w:r w:rsidRPr="005451B7">
        <w:rPr>
          <w:rFonts w:ascii="Times New Roman" w:hAnsi="Times New Roman" w:cs="Times New Roman"/>
          <w:lang w:val="en-US"/>
        </w:rPr>
        <w:t>MCPcounter</w:t>
      </w:r>
      <w:proofErr w:type="spellEnd"/>
      <w:r w:rsidRPr="005451B7">
        <w:rPr>
          <w:rFonts w:ascii="Times New Roman" w:hAnsi="Times New Roman" w:cs="Times New Roman"/>
          <w:lang w:val="en-US"/>
        </w:rPr>
        <w:t xml:space="preserve"> </w:t>
      </w:r>
      <w:r w:rsidRPr="005451B7">
        <w:rPr>
          <w:rFonts w:ascii="Times New Roman" w:hAnsi="Times New Roman" w:cs="Times New Roman"/>
          <w:lang w:val="en-US"/>
        </w:rPr>
        <w:lastRenderedPageBreak/>
        <w:t>R package v1.2.0</w:t>
      </w:r>
      <w:r w:rsidRPr="00525573">
        <w:rPr>
          <w:rFonts w:ascii="Times New Roman" w:hAnsi="Times New Roman" w:cs="Times New Roman"/>
          <w:lang w:val="en-US"/>
        </w:rPr>
        <w:t>)</w:t>
      </w:r>
      <w:r w:rsidR="004531FD" w:rsidRPr="00525573">
        <w:rPr>
          <w:rFonts w:ascii="Times New Roman" w:hAnsi="Times New Roman" w:cs="Times New Roman"/>
          <w:lang w:val="en-US"/>
        </w:rPr>
        <w:t xml:space="preserve"> </w:t>
      </w:r>
      <w:r w:rsidR="004531FD" w:rsidRPr="00525573">
        <w:rPr>
          <w:rFonts w:ascii="Times New Roman" w:hAnsi="Times New Roman" w:cs="Times New Roman"/>
          <w:lang w:val="en-US"/>
        </w:rPr>
        <w:fldChar w:fldCharType="begin"/>
      </w:r>
      <w:r w:rsidR="0035349A" w:rsidRPr="00525573">
        <w:rPr>
          <w:rFonts w:ascii="Times New Roman" w:hAnsi="Times New Roman" w:cs="Times New Roman"/>
          <w:lang w:val="en-US"/>
        </w:rPr>
        <w:instrText xml:space="preserve"> ADDIN ZOTERO_ITEM CSL_CITATION {"citationID":"9TiXVFy4","properties":{"unsorted":false,"formattedCitation":"(20)","plainCitation":"(20)","noteIndex":0},"citationItems":[{"id":739,"uris":["http://zotero.org/users/17472926/items/7MCVRY4G"],"itemData":{"id":739,"type":"article-journal","container-title":"Genome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sidRPr="00525573">
        <w:rPr>
          <w:rFonts w:ascii="Times New Roman" w:hAnsi="Times New Roman" w:cs="Times New Roman"/>
          <w:lang w:val="en-US"/>
        </w:rPr>
        <w:fldChar w:fldCharType="separate"/>
      </w:r>
      <w:r w:rsidR="0035349A" w:rsidRPr="00525573">
        <w:rPr>
          <w:rFonts w:ascii="Times New Roman" w:hAnsi="Times New Roman" w:cs="Times New Roman"/>
          <w:lang w:val="en-US"/>
        </w:rPr>
        <w:t>(20)</w:t>
      </w:r>
      <w:r w:rsidR="004531FD" w:rsidRPr="00525573">
        <w:rPr>
          <w:rFonts w:ascii="Times New Roman" w:hAnsi="Times New Roman" w:cs="Times New Roman"/>
          <w:lang w:val="en-US"/>
        </w:rPr>
        <w:fldChar w:fldCharType="end"/>
      </w:r>
      <w:r w:rsidR="005E7F5A" w:rsidRPr="00525573">
        <w:rPr>
          <w:rFonts w:ascii="Times New Roman" w:hAnsi="Times New Roman" w:cs="Times New Roman"/>
          <w:lang w:val="en-US"/>
        </w:rPr>
        <w:t xml:space="preserve">, </w:t>
      </w:r>
      <w:r w:rsidR="000222F6" w:rsidRPr="00525573">
        <w:rPr>
          <w:rFonts w:ascii="Times New Roman" w:hAnsi="Times New Roman" w:cs="Times New Roman"/>
          <w:color w:val="000000" w:themeColor="text1"/>
          <w:lang w:val="en-US"/>
        </w:rPr>
        <w:t>estimating the abundance scores of eight immune and two stromal populations.</w:t>
      </w:r>
      <w:r w:rsidRPr="00525573">
        <w:rPr>
          <w:rFonts w:ascii="Times New Roman" w:hAnsi="Times New Roman" w:cs="Times New Roman"/>
          <w:lang w:val="en-US"/>
        </w:rPr>
        <w:t xml:space="preserve"> To investigate</w:t>
      </w:r>
      <w:r w:rsidRPr="005451B7">
        <w:rPr>
          <w:rFonts w:ascii="Times New Roman" w:hAnsi="Times New Roman" w:cs="Times New Roman"/>
          <w:lang w:val="en-US"/>
        </w:rPr>
        <w:t xml:space="preserv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r w:rsidR="005E7F5A" w:rsidRPr="005E7F5A">
        <w:rPr>
          <w:rFonts w:ascii="Times New Roman" w:hAnsi="Times New Roman" w:cs="Times New Roman"/>
          <w:lang w:val="en-US"/>
        </w:rPr>
        <w:t>.</w:t>
      </w:r>
    </w:p>
    <w:p w14:paraId="6532726E" w14:textId="77777777" w:rsidR="00987498" w:rsidRPr="005E7F5A" w:rsidRDefault="00987498" w:rsidP="005E7F5A">
      <w:pPr>
        <w:spacing w:after="0" w:line="480" w:lineRule="auto"/>
        <w:ind w:firstLine="709"/>
        <w:jc w:val="both"/>
        <w:rPr>
          <w:rFonts w:ascii="Times New Roman" w:hAnsi="Times New Roman" w:cs="Times New Roman"/>
          <w:lang w:val="en-US"/>
        </w:rPr>
      </w:pP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7CF12778" w:rsidR="00DA74B5"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 stats R package v4.6.1) , followed by visualization using multidimensional heatmaps (</w:t>
      </w:r>
      <w:proofErr w:type="spellStart"/>
      <w:r w:rsidRPr="001653A8">
        <w:rPr>
          <w:rFonts w:ascii="Times New Roman" w:hAnsi="Times New Roman" w:cs="Times New Roman"/>
          <w:lang w:val="en-US"/>
        </w:rPr>
        <w:t>ComplexHeatmap</w:t>
      </w:r>
      <w:proofErr w:type="spellEnd"/>
      <w:r w:rsidRPr="001653A8">
        <w:rPr>
          <w:rFonts w:ascii="Times New Roman" w:hAnsi="Times New Roman" w:cs="Times New Roman"/>
          <w:lang w:val="en-US"/>
        </w:rPr>
        <w:t xml:space="preserve"> v2.28.0)</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{"citationID":"7jNtRHsc","properties":{"unsorted":false,"formattedCitation":"(21)","plainCitation":"(21)","noteIndex":0},"citationItems":[{"id":741,"uris":["http://zotero.org/users/17472926/items/WNL6W8XJ"],"itemData":{"id":741,"type":"article-journal","abstract":"Abstract\n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(21)</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Finally, direct </w:t>
      </w:r>
      <w:proofErr w:type="spellStart"/>
      <w:r w:rsidRPr="001653A8">
        <w:rPr>
          <w:rFonts w:ascii="Times New Roman" w:hAnsi="Times New Roman" w:cs="Times New Roman"/>
          <w:lang w:val="en-US"/>
        </w:rPr>
        <w:t>clinico</w:t>
      </w:r>
      <w:proofErr w:type="spellEnd"/>
      <w:r w:rsidRPr="001653A8">
        <w:rPr>
          <w:rFonts w:ascii="Times New Roman" w:hAnsi="Times New Roman" w:cs="Times New Roman"/>
          <w:lang w:val="en-US"/>
        </w:rPr>
        <w:t>-genomic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1BC2EBC2" w:rsidR="00E50226" w:rsidRPr="00FA130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lastRenderedPageBreak/>
        <w:t xml:space="preserve">To map the global transcriptomic perturbations underlying primary resistance to Axi-cel, baseline differential expression analysis (DEA) was conducted using the </w:t>
      </w:r>
      <w:proofErr w:type="spellStart"/>
      <w:r w:rsidRPr="001653A8">
        <w:rPr>
          <w:rFonts w:ascii="Times New Roman" w:hAnsi="Times New Roman" w:cs="Times New Roman"/>
          <w:lang w:val="en-US"/>
        </w:rPr>
        <w:t>limma</w:t>
      </w:r>
      <w:proofErr w:type="spellEnd"/>
      <w:r w:rsidRPr="001653A8">
        <w:rPr>
          <w:rFonts w:ascii="Times New Roman" w:hAnsi="Times New Roman" w:cs="Times New Roman"/>
          <w:lang w:val="en-US"/>
        </w:rPr>
        <w:t xml:space="preserve"> R package (v3.68.4)</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{"citationID":"sKocchw5","properties":{"unsorted":false,"formattedCitation":"(22)","plainCitation":"(22)","noteIndex":0},"citationItems":[{"id":742,"uris":["http://zotero.org/users/17472926/items/GUBJJWX8"],"itemData":{"id":742,"type":"article-journal","container-title":"Nucleic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(22)</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adopting an exploratory heuristic threshold (nominal p &lt; 0.05, | Log2 | &gt; 0.5) for the initial prospection of signatures. Aiming to translate isolated transcripts into functional programs and capture biological heterogeneity at the individual patient level, Single-Sample Gene Set Enrichment Analysis (</w:t>
      </w:r>
      <w:proofErr w:type="spellStart"/>
      <w:r w:rsidRPr="001653A8">
        <w:rPr>
          <w:rFonts w:ascii="Times New Roman" w:hAnsi="Times New Roman" w:cs="Times New Roman"/>
          <w:lang w:val="en-US"/>
        </w:rPr>
        <w:t>ssGSEA</w:t>
      </w:r>
      <w:proofErr w:type="spellEnd"/>
      <w:r w:rsidRPr="001653A8">
        <w:rPr>
          <w:rFonts w:ascii="Times New Roman" w:hAnsi="Times New Roman" w:cs="Times New Roman"/>
          <w:lang w:val="en-US"/>
        </w:rPr>
        <w:t>; GSVA v2.6.5)</w:t>
      </w:r>
      <w:r w:rsidR="00FA1309" w:rsidRPr="00FA1309">
        <w:rPr>
          <w:rFonts w:ascii="Times New Roman" w:hAnsi="Times New Roman" w:cs="Times New Roman"/>
          <w:lang w:val="en-US"/>
        </w:rPr>
        <w:t xml:space="preserve"> </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{"citationID":"OlK8sztk","properties":{"unsorted":false,"formattedCitation":"(23)","plainCitation":"(23)","noteIndex":0},"citationItems":[{"id":743,"uris":["http://zotero.org/users/17472926/items/VUBLU8X7"],"itemData":{"id":743,"type":"article-journal","abstract":"Abstract\n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(23)</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 xml:space="preserve">was employed. This approach quantified the activation intensity (Mean Normalized Enrichment Score, Mean NES) of eight ontological </w:t>
      </w:r>
      <w:proofErr w:type="spellStart"/>
      <w:r w:rsidRPr="001653A8">
        <w:rPr>
          <w:rFonts w:ascii="Times New Roman" w:hAnsi="Times New Roman" w:cs="Times New Roman"/>
          <w:lang w:val="en-US"/>
        </w:rPr>
        <w:t>macrocategories</w:t>
      </w:r>
      <w:proofErr w:type="spellEnd"/>
      <w:r w:rsidRPr="001653A8">
        <w:rPr>
          <w:rFonts w:ascii="Times New Roman" w:hAnsi="Times New Roman" w:cs="Times New Roman"/>
          <w:lang w:val="en-US"/>
        </w:rPr>
        <w:t xml:space="preserve"> from the </w:t>
      </w:r>
      <w:proofErr w:type="spellStart"/>
      <w:r w:rsidRPr="001653A8">
        <w:rPr>
          <w:rFonts w:ascii="Times New Roman" w:hAnsi="Times New Roman" w:cs="Times New Roman"/>
          <w:lang w:val="en-US"/>
        </w:rPr>
        <w:t>MSigDB</w:t>
      </w:r>
      <w:proofErr w:type="spellEnd"/>
      <w:r w:rsidRPr="001653A8">
        <w:rPr>
          <w:rFonts w:ascii="Times New Roman" w:hAnsi="Times New Roman" w:cs="Times New Roman"/>
          <w:lang w:val="en-US"/>
        </w:rPr>
        <w:t xml:space="preserve"> Hallmark collection</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fBNmBM2q","properties":{"unsorted":false,"formattedCitation":"(24)","plainCitation":"(24)","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(24)</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Complementarily, to identify the core mechanistic axes driving therapeutic failure at the population level, classical GSEA (</w:t>
      </w:r>
      <w:proofErr w:type="spellStart"/>
      <w:r w:rsidRPr="001653A8">
        <w:rPr>
          <w:rFonts w:ascii="Times New Roman" w:hAnsi="Times New Roman" w:cs="Times New Roman"/>
          <w:lang w:val="en-US"/>
        </w:rPr>
        <w:t>fgsea</w:t>
      </w:r>
      <w:proofErr w:type="spellEnd"/>
      <w:r w:rsidRPr="001653A8">
        <w:rPr>
          <w:rFonts w:ascii="Times New Roman" w:hAnsi="Times New Roman" w:cs="Times New Roman"/>
          <w:lang w:val="en-US"/>
        </w:rPr>
        <w:t xml:space="preserve"> v1.38.0)</w:t>
      </w:r>
      <w:r w:rsidR="00FA1309" w:rsidRPr="00FA1309">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{"citationID":"YbHUhQzE","properties":{"unsorted":false,"formattedCitation":"(25)","plainCitation":"(25)","noteIndex":0},"citationItems":[{"id":746,"uris":["http://zotero.org/users/17472926/items/4BGGKT9H"],"itemData":{"id":746,"type":"article","abstract":"Abstract\n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(25)</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 xml:space="preserve">was performed based on the continuous statistical ranking derived from </w:t>
      </w:r>
      <w:proofErr w:type="spellStart"/>
      <w:r w:rsidRPr="001653A8">
        <w:rPr>
          <w:rFonts w:ascii="Times New Roman" w:hAnsi="Times New Roman" w:cs="Times New Roman"/>
          <w:lang w:val="en-US"/>
        </w:rPr>
        <w:t>limma</w:t>
      </w:r>
      <w:proofErr w:type="spellEnd"/>
      <w:r w:rsidRPr="001653A8">
        <w:rPr>
          <w:rFonts w:ascii="Times New Roman" w:hAnsi="Times New Roman" w:cs="Times New Roman"/>
          <w:lang w:val="en-US"/>
        </w:rPr>
        <w:t xml:space="preserve">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21B99398" w:rsidR="006A1C7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To determine the clinical impact of transcriptomic signatures on therapeutic efficacy, EFS within the ZUMA-7 cohort was modeled using Kaplan-Meier estimates and the log-rank test (survival R package v3.8.6, </w:t>
      </w:r>
      <w:proofErr w:type="spellStart"/>
      <w:r w:rsidRPr="001653A8">
        <w:rPr>
          <w:rFonts w:ascii="Times New Roman" w:hAnsi="Times New Roman" w:cs="Times New Roman"/>
          <w:lang w:val="en-US"/>
        </w:rPr>
        <w:t>survminer</w:t>
      </w:r>
      <w:proofErr w:type="spellEnd"/>
      <w:r w:rsidRPr="001653A8">
        <w:rPr>
          <w:rFonts w:ascii="Times New Roman" w:hAnsi="Times New Roman" w:cs="Times New Roman"/>
          <w:lang w:val="en-US"/>
        </w:rPr>
        <w:t xml:space="preserve"> v0.5.2)</w:t>
      </w:r>
      <w:r w:rsidR="00953985">
        <w:rPr>
          <w:rFonts w:ascii="Times New Roman" w:hAnsi="Times New Roman" w:cs="Times New Roman"/>
          <w:lang w:val="en-US"/>
        </w:rPr>
        <w:t xml:space="preserve"> </w:t>
      </w:r>
      <w:r w:rsidR="00953985">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{"citationID":"S2Guiz64","properties":{"unsorted":false,"formattedCitation":"(26,27)","plainCitation":"(26,27)","noteIndex":0},"citationItems":[{"id":748,"uris":["http://zotero.org/users/17472926/items/7KMTVB75"],"itemData":{"id":748,"type":"dataset","abstract":"Contains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rFonts w:ascii="Times New Roman" w:hAnsi="Times New Roman" w:cs="Times New Roman"/>
          <w:lang w:val="en-US"/>
        </w:rPr>
        <w:fldChar w:fldCharType="separate"/>
      </w:r>
      <w:r w:rsidR="0035349A" w:rsidRPr="0035349A">
        <w:rPr>
          <w:rFonts w:ascii="Times New Roman" w:hAnsi="Times New Roman" w:cs="Times New Roman"/>
          <w:lang w:val="en-US"/>
        </w:rPr>
        <w:t>(26,27)</w:t>
      </w:r>
      <w:r w:rsidR="00953985">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Patient stratification was strictly based on the intra-cohort median expression, ensuring a standardized analytical threshold and mitigating </w:t>
      </w:r>
      <w:proofErr w:type="spellStart"/>
      <w:r w:rsidRPr="001653A8">
        <w:rPr>
          <w:rFonts w:ascii="Times New Roman" w:hAnsi="Times New Roman" w:cs="Times New Roman"/>
          <w:lang w:val="en-US"/>
        </w:rPr>
        <w:t>cutpoint</w:t>
      </w:r>
      <w:proofErr w:type="spellEnd"/>
      <w:r w:rsidRPr="001653A8">
        <w:rPr>
          <w:rFonts w:ascii="Times New Roman" w:hAnsi="Times New Roman" w:cs="Times New Roman"/>
          <w:lang w:val="en-US"/>
        </w:rPr>
        <w:t xml:space="preserve"> optimization biases (</w:t>
      </w:r>
      <w:proofErr w:type="spellStart"/>
      <w:r w:rsidRPr="001653A8">
        <w:rPr>
          <w:rFonts w:ascii="Times New Roman" w:hAnsi="Times New Roman" w:cs="Times New Roman"/>
          <w:lang w:val="en-US"/>
        </w:rPr>
        <w:t>cutpoint</w:t>
      </w:r>
      <w:proofErr w:type="spellEnd"/>
      <w:r w:rsidRPr="001653A8">
        <w:rPr>
          <w:rFonts w:ascii="Times New Roman" w:hAnsi="Times New Roman" w:cs="Times New Roman"/>
          <w:lang w:val="en-US"/>
        </w:rPr>
        <w:t xml:space="preserve">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w:t>
      </w:r>
      <w:r w:rsidRPr="001653A8">
        <w:rPr>
          <w:rFonts w:ascii="Times New Roman" w:hAnsi="Times New Roman" w:cs="Times New Roman"/>
          <w:lang w:val="en-US"/>
        </w:rPr>
        <w:lastRenderedPageBreak/>
        <w:t>tumor ecosystem, the network of interactions between candidate biomarkers and the absolute abundance of immune and stromal populations (estimated via MCP-counter) was mapped using Spearman's rank correlation (stats v4.6.1).</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55DF99F4" w14:textId="0F3D97D1" w:rsidR="00FA1309"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EFS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2B9FB52F" w14:textId="77777777" w:rsidR="001653A8" w:rsidRPr="00FA1309" w:rsidRDefault="001653A8"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534719CB" w:rsidR="00DD3605"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 xml:space="preserve">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w:t>
      </w:r>
      <w:r w:rsidRPr="001653A8">
        <w:rPr>
          <w:rFonts w:ascii="Times New Roman" w:hAnsi="Times New Roman" w:cs="Times New Roman"/>
          <w:lang w:val="en-US"/>
        </w:rPr>
        <w:lastRenderedPageBreak/>
        <w:t>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r w:rsidR="00FA1309" w:rsidRPr="00FA1309">
        <w:rPr>
          <w:rFonts w:ascii="Times New Roman" w:hAnsi="Times New Roman" w:cs="Times New Roman"/>
          <w:lang w:val="en-US"/>
        </w:rPr>
        <w:t>.</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04FA623D" w:rsidR="00DD3605"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w:t>
      </w:r>
      <w:proofErr w:type="spellStart"/>
      <w:r w:rsidRPr="001653A8">
        <w:rPr>
          <w:rFonts w:ascii="Times New Roman" w:hAnsi="Times New Roman" w:cs="Times New Roman"/>
          <w:lang w:val="en-US"/>
        </w:rPr>
        <w:t>ssGSEA</w:t>
      </w:r>
      <w:proofErr w:type="spellEnd"/>
      <w:r w:rsidRPr="001653A8">
        <w:rPr>
          <w:rFonts w:ascii="Times New Roman" w:hAnsi="Times New Roman" w:cs="Times New Roman"/>
          <w:lang w:val="en-US"/>
        </w:rPr>
        <w:t xml:space="preserve">); (II) the architecture and composition of the cellular microenvironment (MCP-counter); and (III) the validated predictive impact on clinical survival (Cox and Kaplan-Meier modeling across the ZUMA-1, ZUMA-7, and TCGA cohorts). The integrative diagram -phenotypically dichotomized into axes of immune resistance/evasion and programs of sensitivity/target preservation under CAR T-cell selective pressure - was compiled and illustrated using the </w:t>
      </w:r>
      <w:proofErr w:type="spellStart"/>
      <w:r w:rsidRPr="001653A8">
        <w:rPr>
          <w:rFonts w:ascii="Times New Roman" w:hAnsi="Times New Roman" w:cs="Times New Roman"/>
          <w:lang w:val="en-US"/>
        </w:rPr>
        <w:t>BioRender</w:t>
      </w:r>
      <w:proofErr w:type="spellEnd"/>
      <w:r w:rsidRPr="001653A8">
        <w:rPr>
          <w:rFonts w:ascii="Times New Roman" w:hAnsi="Times New Roman" w:cs="Times New Roman"/>
          <w:lang w:val="en-US"/>
        </w:rPr>
        <w:t xml:space="preserve"> platform (</w:t>
      </w:r>
      <w:hyperlink r:id="rId14" w:history="1">
        <w:r w:rsidRPr="001653A8">
          <w:rPr>
            <w:rStyle w:val="Hyperlink"/>
            <w:rFonts w:ascii="Times New Roman" w:hAnsi="Times New Roman" w:cs="Times New Roman"/>
            <w:lang w:val="en-US"/>
          </w:rPr>
          <w:t>https://biorender.com</w:t>
        </w:r>
      </w:hyperlink>
      <w:r w:rsidRPr="001653A8">
        <w:rPr>
          <w:rFonts w:ascii="Times New Roman" w:hAnsi="Times New Roman" w:cs="Times New Roman"/>
          <w:lang w:val="en-US"/>
        </w:rPr>
        <w:t>)</w:t>
      </w:r>
      <w:r w:rsidR="00FA1309"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lastRenderedPageBreak/>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4D79D96E"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All analytical processing and statistical modeling were executed within the R computational environment (version 4.6.1). The distribution of continuous variables between independent groups was evaluated using the non-parametric Mann-Whitney U test, whereas the Wilcoxon signed-rank test was applied for intra-patient paired longitudinal measurements</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XWWVaq0","properties":{"unsorted":false,"formattedCitation":"(28,29)","plainCitation":"(28,29)","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(28,29)</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Bivariate associations, such as the covariance between gene expression and immune populations, were quantified using Spearman's rank correlation coefficient.</w:t>
      </w:r>
    </w:p>
    <w:p w14:paraId="553E7495" w14:textId="7B3D5E87"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w:t>
      </w:r>
      <w:proofErr w:type="gramStart"/>
      <w:r w:rsidRPr="001653A8">
        <w:rPr>
          <w:rFonts w:ascii="Times New Roman" w:hAnsi="Times New Roman" w:cs="Times New Roman"/>
          <w:lang w:val="en-US"/>
        </w:rPr>
        <w:t>hazards</w:t>
      </w:r>
      <w:proofErr w:type="gramEnd"/>
      <w:r w:rsidRPr="001653A8">
        <w:rPr>
          <w:rFonts w:ascii="Times New Roman" w:hAnsi="Times New Roman" w:cs="Times New Roman"/>
          <w:lang w:val="en-US"/>
        </w:rPr>
        <w:t xml:space="preserve"> assumption</w:t>
      </w:r>
      <w:r w:rsidR="00F2735D" w:rsidRPr="00F2735D">
        <w:rPr>
          <w:rFonts w:ascii="Times New Roman" w:hAnsi="Times New Roman" w:cs="Times New Roman"/>
          <w:lang w:val="en-US"/>
        </w:rPr>
        <w:t>.</w:t>
      </w:r>
    </w:p>
    <w:p w14:paraId="08884D74" w14:textId="52459674" w:rsidR="005C5ADE" w:rsidRDefault="001653A8" w:rsidP="005C5ADE">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{"citationID":"iije2Ytw","properties":{"unsorted":false,"formattedCitation":"(30)","plainCitation":"(30)","noteIndex":0},"citationItems":[{"id":755,"uris":["http://zotero.org/users/17472926/items/X93IQBTK"],"itemData":{"id":755,"type":"article-journal","abstract":"SUMMARY\n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(30)</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A two-tailed statistical significance threshold of p &lt; 0.05 was adopted a priori across all inferential analyses. The visualization of high-dimensional complex data was orchestrated primarily utilizing the ggplot2 (v4.0.3)</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2x2tc8ah","properties":{"unsorted":false,"formattedCitation":"(31)","plainCitation":"(31)","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(31)</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xml:space="preserve">, </w:t>
      </w:r>
      <w:proofErr w:type="spellStart"/>
      <w:r w:rsidR="00F2735D" w:rsidRPr="00C7039A">
        <w:rPr>
          <w:rFonts w:ascii="Times New Roman" w:hAnsi="Times New Roman" w:cs="Times New Roman"/>
          <w:lang w:val="en-US"/>
        </w:rPr>
        <w:t>ComplexHeatmap</w:t>
      </w:r>
      <w:proofErr w:type="spellEnd"/>
      <w:r w:rsidR="00F2735D" w:rsidRPr="00C7039A">
        <w:rPr>
          <w:rFonts w:ascii="Times New Roman" w:hAnsi="Times New Roman" w:cs="Times New Roman"/>
          <w:lang w:val="en-US"/>
        </w:rPr>
        <w:t xml:space="preserve"> (v2.</w:t>
      </w:r>
      <w:r w:rsidR="00C7039A" w:rsidRPr="00C7039A">
        <w:rPr>
          <w:rFonts w:ascii="Times New Roman" w:hAnsi="Times New Roman" w:cs="Times New Roman"/>
          <w:lang w:val="en-US"/>
        </w:rPr>
        <w:t>28</w:t>
      </w:r>
      <w:r w:rsidR="00F2735D" w:rsidRPr="00C7039A">
        <w:rPr>
          <w:rFonts w:ascii="Times New Roman" w:hAnsi="Times New Roman" w:cs="Times New Roman"/>
          <w:lang w:val="en-US"/>
        </w:rPr>
        <w:t>.0)</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W9yxinC","properties":{"unsorted":false,"formattedCitation":"(32)","plainCitation":"(32)","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(32)</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xml:space="preserve">, and </w:t>
      </w:r>
      <w:proofErr w:type="spellStart"/>
      <w:r w:rsidR="00F2735D" w:rsidRPr="00C7039A">
        <w:rPr>
          <w:rFonts w:ascii="Times New Roman" w:hAnsi="Times New Roman" w:cs="Times New Roman"/>
          <w:lang w:val="en-US"/>
        </w:rPr>
        <w:t>survminer</w:t>
      </w:r>
      <w:proofErr w:type="spellEnd"/>
      <w:r w:rsidR="00F2735D" w:rsidRPr="00C7039A">
        <w:rPr>
          <w:rFonts w:ascii="Times New Roman" w:hAnsi="Times New Roman" w:cs="Times New Roman"/>
          <w:lang w:val="en-US"/>
        </w:rPr>
        <w:t xml:space="preserve"> (v0.</w:t>
      </w:r>
      <w:r w:rsidR="00C7039A" w:rsidRPr="00C7039A">
        <w:rPr>
          <w:rFonts w:ascii="Times New Roman" w:hAnsi="Times New Roman" w:cs="Times New Roman"/>
          <w:lang w:val="en-US"/>
        </w:rPr>
        <w:t>5</w:t>
      </w:r>
      <w:r w:rsidR="00F2735D" w:rsidRPr="00C7039A">
        <w:rPr>
          <w:rFonts w:ascii="Times New Roman" w:hAnsi="Times New Roman" w:cs="Times New Roman"/>
          <w:lang w:val="en-US"/>
        </w:rPr>
        <w:t>.</w:t>
      </w:r>
      <w:r w:rsidR="00C7039A" w:rsidRPr="00C7039A">
        <w:rPr>
          <w:rFonts w:ascii="Times New Roman" w:hAnsi="Times New Roman" w:cs="Times New Roman"/>
          <w:lang w:val="en-US"/>
        </w:rPr>
        <w:t>2</w:t>
      </w:r>
      <w:r w:rsidR="00F2735D"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{"citationID":"9Q2Mq23J","properties":{"unsorted":false,"formattedCitation":"(27)","plainCitation":"(27)","noteIndex":0},"citationItems":[{"id":750,"uris":["http://zotero.org/users/17472926/items/S9C5Z6TG"],"itemData":{"id":750,"type":"dataset","abstract":"Contains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(27)</w:t>
      </w:r>
      <w:r w:rsidR="009A56B2" w:rsidRPr="00C7039A">
        <w:rPr>
          <w:rFonts w:ascii="Times New Roman" w:hAnsi="Times New Roman" w:cs="Times New Roman"/>
          <w:lang w:val="en-US"/>
        </w:rPr>
        <w:fldChar w:fldCharType="end"/>
      </w:r>
      <w:r w:rsidR="009A56B2" w:rsidRPr="00C7039A">
        <w:rPr>
          <w:rFonts w:ascii="Times New Roman" w:hAnsi="Times New Roman" w:cs="Times New Roman"/>
          <w:lang w:val="en-US"/>
        </w:rPr>
        <w:t xml:space="preserve"> </w:t>
      </w:r>
      <w:r w:rsidR="00F2735D" w:rsidRPr="00C7039A">
        <w:rPr>
          <w:rFonts w:ascii="Times New Roman" w:hAnsi="Times New Roman" w:cs="Times New Roman"/>
          <w:lang w:val="en-US"/>
        </w:rPr>
        <w:t>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lastRenderedPageBreak/>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69290B95" w:rsidR="00E27570" w:rsidRPr="008C2BA8" w:rsidRDefault="00046AEC" w:rsidP="00697A56">
      <w:pPr>
        <w:spacing w:after="0" w:line="480" w:lineRule="auto"/>
        <w:ind w:firstLine="709"/>
        <w:jc w:val="both"/>
        <w:rPr>
          <w:rFonts w:ascii="Times New Roman" w:hAnsi="Times New Roman" w:cs="Times New Roman"/>
          <w:lang w:val="en-US"/>
        </w:rPr>
      </w:pPr>
      <w:r w:rsidRPr="00046AEC">
        <w:rPr>
          <w:rFonts w:ascii="Times New Roman" w:hAnsi="Times New Roman" w:cs="Times New Roman"/>
          <w:lang w:val="en-US"/>
        </w:rPr>
        <w:t xml:space="preserve">Clinical evaluation of the therapeutic target is frequently reduced to the isolated presence </w:t>
      </w:r>
      <w:r w:rsidRPr="003B784F">
        <w:rPr>
          <w:rFonts w:ascii="Times New Roman" w:hAnsi="Times New Roman" w:cs="Times New Roman"/>
          <w:color w:val="000000" w:themeColor="text1"/>
          <w:lang w:val="en-US"/>
        </w:rPr>
        <w:t xml:space="preserve">of the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gene. However, our data reveal that high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expression </w:t>
      </w:r>
      <w:r w:rsidRPr="00046AEC">
        <w:rPr>
          <w:rFonts w:ascii="Times New Roman" w:hAnsi="Times New Roman" w:cs="Times New Roman"/>
          <w:lang w:val="en-US"/>
        </w:rPr>
        <w:t xml:space="preserve">alone does not guarantee Axi-cel efficacy; rather, it is essential to evaluate the global phenotypic integrity of the B-cell lineage. Within the Axi-cel cohort of the ZUMA-7 study, patients who achieved a sustained </w:t>
      </w:r>
      <w:r w:rsidRPr="003B784F">
        <w:rPr>
          <w:rFonts w:ascii="Times New Roman" w:hAnsi="Times New Roman" w:cs="Times New Roman"/>
          <w:color w:val="000000" w:themeColor="text1"/>
          <w:lang w:val="en-US"/>
        </w:rPr>
        <w:t>clinical response exhibited a consistent trend toward higher baseline expression across the entire panel of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 xml:space="preserve">) compared </w:t>
      </w:r>
      <w:r w:rsidRPr="00046AEC">
        <w:rPr>
          <w:rFonts w:ascii="Times New Roman" w:hAnsi="Times New Roman" w:cs="Times New Roman"/>
          <w:lang w:val="en-US"/>
        </w:rPr>
        <w:t xml:space="preserve">to those who experienced therapeutic failure (Figure 1A). This profile indicates that CAR T-cell sensitivity relies on the preservation of the broader B-cell transcriptional program within the tumor, rather than merely the isolated abundance </w:t>
      </w:r>
      <w:r w:rsidRPr="003B784F">
        <w:rPr>
          <w:rFonts w:ascii="Times New Roman" w:hAnsi="Times New Roman" w:cs="Times New Roman"/>
          <w:color w:val="000000" w:themeColor="text1"/>
          <w:lang w:val="en-US"/>
        </w:rPr>
        <w:t xml:space="preserve">of </w:t>
      </w:r>
      <w:r w:rsidRPr="003B784F">
        <w:rPr>
          <w:rFonts w:ascii="Times New Roman" w:hAnsi="Times New Roman" w:cs="Times New Roman"/>
          <w:i/>
          <w:iCs/>
          <w:color w:val="000000" w:themeColor="text1"/>
          <w:lang w:val="en-US"/>
        </w:rPr>
        <w:t>CD19</w:t>
      </w:r>
      <w:r w:rsidR="008C2BA8" w:rsidRPr="003B784F">
        <w:rPr>
          <w:rFonts w:ascii="Times New Roman" w:hAnsi="Times New Roman" w:cs="Times New Roman"/>
          <w:color w:val="000000" w:themeColor="text1"/>
          <w:lang w:val="en-US"/>
        </w:rPr>
        <w:t>.</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56077F88" w:rsidR="00CD7B52" w:rsidRPr="00E96F36" w:rsidRDefault="00046AEC" w:rsidP="00E96F36">
      <w:pPr>
        <w:spacing w:after="0" w:line="480" w:lineRule="auto"/>
        <w:jc w:val="both"/>
        <w:rPr>
          <w:rFonts w:ascii="Times New Roman" w:hAnsi="Times New Roman" w:cs="Times New Roman"/>
          <w:lang w:val="en-US"/>
        </w:rPr>
      </w:pPr>
      <w:r w:rsidRPr="00046AEC">
        <w:rPr>
          <w:rFonts w:ascii="Times New Roman" w:hAnsi="Times New Roman" w:cs="Times New Roman"/>
          <w:b/>
          <w:bCs/>
          <w:lang w:val="en-US"/>
        </w:rPr>
        <w:t>Figure 1. Baseline availability and longitudinal assessment of canonical B-cell lineage markers demonstrate the efficacy of Axi-cel.</w:t>
      </w:r>
      <w:r w:rsidR="00CD7B52" w:rsidRPr="00E96F36">
        <w:rPr>
          <w:rFonts w:ascii="Times New Roman" w:hAnsi="Times New Roman" w:cs="Times New Roman"/>
          <w:lang w:val="en-US"/>
        </w:rPr>
        <w:t xml:space="preserve"> </w:t>
      </w:r>
      <w:r w:rsidRPr="004778E0">
        <w:rPr>
          <w:rFonts w:ascii="Times New Roman" w:hAnsi="Times New Roman" w:cs="Times New Roman"/>
          <w:b/>
          <w:bCs/>
          <w:lang w:val="en-US"/>
        </w:rPr>
        <w:t>(A)</w:t>
      </w:r>
      <w:r w:rsidRPr="004778E0">
        <w:rPr>
          <w:rFonts w:ascii="Times New Roman" w:hAnsi="Times New Roman" w:cs="Times New Roman"/>
          <w:lang w:val="en-US"/>
        </w:rPr>
        <w:t xml:space="preserve"> Pre-infusion (baseline) </w:t>
      </w:r>
      <w:r w:rsidRPr="003B784F">
        <w:rPr>
          <w:rFonts w:ascii="Times New Roman" w:hAnsi="Times New Roman" w:cs="Times New Roman"/>
          <w:color w:val="000000" w:themeColor="text1"/>
          <w:lang w:val="en-US"/>
        </w:rPr>
        <w:t>mRNA expression levels (Log2) of canonical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and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w:t>
      </w:r>
      <w:r w:rsidR="003B784F">
        <w:rPr>
          <w:rFonts w:ascii="Times New Roman" w:hAnsi="Times New Roman" w:cs="Times New Roman"/>
          <w:color w:val="000000" w:themeColor="text1"/>
          <w:lang w:val="en-US"/>
        </w:rPr>
        <w:t>,</w:t>
      </w:r>
      <w:r w:rsidRPr="003B784F">
        <w:rPr>
          <w:rFonts w:ascii="Times New Roman" w:hAnsi="Times New Roman" w:cs="Times New Roman"/>
          <w:color w:val="000000" w:themeColor="text1"/>
          <w:lang w:val="en-US"/>
        </w:rPr>
        <w:t xml:space="preserve"> corresponding </w:t>
      </w:r>
      <w:r w:rsidRPr="004778E0">
        <w:rPr>
          <w:rFonts w:ascii="Times New Roman" w:hAnsi="Times New Roman" w:cs="Times New Roman"/>
          <w:lang w:val="en-US"/>
        </w:rPr>
        <w:t>to the panel established in the pivotal ZUMA-7 study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{"citationID":"JNxnfGSm","properties":{"unsorted":false,"formattedCitation":"(33)","plainCitation":"(33)","noteIndex":0},"citationItems":[{"id":614,"uris":["http://zotero.org/users/17472926/items/2CSNINWF"],"itemData":{"id":614,"type":"article-journal","abstract":"The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B77446">
        <w:rPr>
          <w:rFonts w:ascii="Times New Roman" w:hAnsi="Times New Roman" w:cs="Times New Roman"/>
          <w:lang w:val="en-US"/>
        </w:rPr>
        <w:fldChar w:fldCharType="end"/>
      </w:r>
      <w:r w:rsidR="003B784F">
        <w:rPr>
          <w:rFonts w:ascii="Times New Roman" w:hAnsi="Times New Roman" w:cs="Times New Roman"/>
          <w:lang w:val="en-US"/>
        </w:rPr>
        <w:t>,</w:t>
      </w:r>
      <w:r w:rsidR="004778E0" w:rsidRPr="004778E0">
        <w:rPr>
          <w:rFonts w:ascii="Times New Roman" w:hAnsi="Times New Roman" w:cs="Times New Roman"/>
          <w:lang w:val="en-US"/>
        </w:rPr>
        <w:t xml:space="preserve"> assessed in the Axi-cel-treated cohort. Patients are stratified by durable clinical outcome (sustained response versus failure). </w:t>
      </w:r>
      <w:r w:rsidR="004778E0" w:rsidRPr="004778E0">
        <w:rPr>
          <w:rFonts w:ascii="Times New Roman" w:hAnsi="Times New Roman" w:cs="Times New Roman"/>
          <w:b/>
          <w:bCs/>
          <w:lang w:val="en-US"/>
        </w:rPr>
        <w:t>(B)</w:t>
      </w:r>
      <w:r w:rsidR="004778E0" w:rsidRPr="004778E0">
        <w:rPr>
          <w:rFonts w:ascii="Times New Roman" w:hAnsi="Times New Roman" w:cs="Times New Roman"/>
          <w:lang w:val="en-US"/>
        </w:rPr>
        <w:t xml:space="preserve"> Baseline expression of the same pivotal gene panel from the ZUMA-7 study in the standard-of-care (SOC) control arm. </w:t>
      </w:r>
      <w:r w:rsidR="004778E0" w:rsidRPr="003B784F">
        <w:rPr>
          <w:rFonts w:ascii="Times New Roman" w:hAnsi="Times New Roman" w:cs="Times New Roman"/>
          <w:b/>
          <w:bCs/>
          <w:color w:val="000000" w:themeColor="text1"/>
          <w:lang w:val="en-US"/>
        </w:rPr>
        <w:t>(C)</w:t>
      </w:r>
      <w:r w:rsidR="004778E0" w:rsidRPr="003B784F">
        <w:rPr>
          <w:rFonts w:ascii="Times New Roman" w:hAnsi="Times New Roman" w:cs="Times New Roman"/>
          <w:color w:val="000000" w:themeColor="text1"/>
          <w:lang w:val="en-US"/>
        </w:rPr>
        <w:t xml:space="preserve"> Baseline expression of B-cell-specific markers (</w:t>
      </w:r>
      <w:r w:rsidR="004778E0" w:rsidRPr="003B784F">
        <w:rPr>
          <w:rFonts w:ascii="Times New Roman" w:hAnsi="Times New Roman" w:cs="Times New Roman"/>
          <w:i/>
          <w:iCs/>
          <w:color w:val="000000" w:themeColor="text1"/>
          <w:lang w:val="en-US"/>
        </w:rPr>
        <w:t>CD19</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MS4A1</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CD79A</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CD79B</w:t>
      </w:r>
      <w:r w:rsidR="004778E0" w:rsidRPr="003B784F">
        <w:rPr>
          <w:rFonts w:ascii="Times New Roman" w:hAnsi="Times New Roman" w:cs="Times New Roman"/>
          <w:color w:val="000000" w:themeColor="text1"/>
          <w:lang w:val="en-US"/>
        </w:rPr>
        <w:t xml:space="preserve">) defined in the </w:t>
      </w:r>
      <w:r w:rsidR="004778E0" w:rsidRPr="004778E0">
        <w:rPr>
          <w:rFonts w:ascii="Times New Roman" w:hAnsi="Times New Roman" w:cs="Times New Roman"/>
          <w:lang w:val="en-US"/>
        </w:rPr>
        <w:t>pivotal ZUMA-1 study</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{"citationID":"YQLO3bxB","properties":{"unsorted":false,"formattedCitation":"(34)","plainCitation":"(34)","noteIndex":0},"citationItems":[{"id":629,"uris":["http://zotero.org/users/17472926/items/DVKAYPP4"],"itemData":{"id":629,"type":"article-journal","abstract":"Axicabtagene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CD7B52" w:rsidRPr="00E96F36">
        <w:rPr>
          <w:rFonts w:ascii="Times New Roman" w:hAnsi="Times New Roman" w:cs="Times New Roman"/>
          <w:lang w:val="en-US"/>
        </w:rPr>
        <w:t xml:space="preserve">, </w:t>
      </w:r>
      <w:r w:rsidR="004778E0" w:rsidRPr="004778E0">
        <w:rPr>
          <w:rFonts w:ascii="Times New Roman" w:hAnsi="Times New Roman" w:cs="Times New Roman"/>
          <w:lang w:val="en-US"/>
        </w:rPr>
        <w:t xml:space="preserve">assessed in the ZUMA-1 cohort and </w:t>
      </w:r>
      <w:r w:rsidR="004778E0" w:rsidRPr="004778E0">
        <w:rPr>
          <w:rFonts w:ascii="Times New Roman" w:hAnsi="Times New Roman" w:cs="Times New Roman"/>
          <w:lang w:val="en-US"/>
        </w:rPr>
        <w:lastRenderedPageBreak/>
        <w:t xml:space="preserve">stratified by clinical response (CR versus Non-CR).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004778E0" w:rsidRPr="004778E0">
        <w:rPr>
          <w:rFonts w:ascii="Times New Roman" w:hAnsi="Times New Roman" w:cs="Times New Roman"/>
          <w:b/>
          <w:bCs/>
          <w:lang w:val="en-US"/>
        </w:rPr>
        <w:t>(A-C)</w:t>
      </w:r>
      <w:r w:rsidR="004778E0" w:rsidRPr="004778E0">
        <w:rPr>
          <w:rFonts w:ascii="Times New Roman" w:hAnsi="Times New Roman" w:cs="Times New Roman"/>
          <w:lang w:val="en-US"/>
        </w:rPr>
        <w:t xml:space="preserve"> and the Wilcoxon signed-rank test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r w:rsidR="00CD7B52" w:rsidRPr="00E96F36">
        <w:rPr>
          <w:rFonts w:ascii="Times New Roman" w:hAnsi="Times New Roman" w:cs="Times New Roman"/>
          <w:lang w:val="en-US"/>
        </w:rPr>
        <w:t>.</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4AD3954A" w:rsidR="00E27570" w:rsidRPr="008C2BA8" w:rsidRDefault="004778E0" w:rsidP="00697A56">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r w:rsidR="008C2BA8" w:rsidRPr="008C2BA8">
        <w:rPr>
          <w:rFonts w:ascii="Times New Roman" w:hAnsi="Times New Roman" w:cs="Times New Roman"/>
          <w:lang w:val="en-US"/>
        </w:rPr>
        <w:t>.</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235A3BC2" w:rsidR="00E96F36" w:rsidRPr="00586D09" w:rsidRDefault="004778E0" w:rsidP="00303E8C">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r w:rsidR="00586D09" w:rsidRPr="00586D09">
        <w:rPr>
          <w:rFonts w:ascii="Times New Roman" w:hAnsi="Times New Roman" w:cs="Times New Roman"/>
          <w:lang w:val="en-US"/>
        </w:rPr>
        <w:t>.</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1CE390A1" w:rsidR="005C5ADE" w:rsidRPr="00E96F36" w:rsidRDefault="004778E0" w:rsidP="00E96F3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2. Transcriptional profile of immune evasion mechanisms: T-cell exhaustion in the microenvironment and regulation of the antigen presentation machinery (HLA).</w:t>
      </w:r>
      <w:r>
        <w:rPr>
          <w:rFonts w:ascii="Times New Roman" w:hAnsi="Times New Roman" w:cs="Times New Roman"/>
          <w:b/>
          <w:bCs/>
          <w:lang w:val="en-US"/>
        </w:rPr>
        <w:t xml:space="preserve"> </w:t>
      </w:r>
      <w:r w:rsidRPr="004778E0">
        <w:rPr>
          <w:rFonts w:ascii="Times New Roman" w:hAnsi="Times New Roman" w:cs="Times New Roman"/>
          <w:lang w:val="en-US"/>
        </w:rPr>
        <w:t>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4778E0">
        <w:rPr>
          <w:rFonts w:ascii="Times New Roman" w:hAnsi="Times New Roman" w:cs="Times New Roman"/>
          <w:lang w:val="en-US"/>
        </w:rPr>
        <w:lastRenderedPageBreak/>
        <w:t xml:space="preserve">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events. Expression divergence is mapped on a Z-score scale, where intense blue represents </w:t>
      </w:r>
      <w:proofErr w:type="spellStart"/>
      <w:r w:rsidRPr="004778E0">
        <w:rPr>
          <w:rFonts w:ascii="Times New Roman" w:hAnsi="Times New Roman" w:cs="Times New Roman"/>
          <w:lang w:val="en-US"/>
        </w:rPr>
        <w:t>underexpression</w:t>
      </w:r>
      <w:proofErr w:type="spellEnd"/>
      <w:r w:rsidRPr="004778E0">
        <w:rPr>
          <w:rFonts w:ascii="Times New Roman" w:hAnsi="Times New Roman" w:cs="Times New Roman"/>
          <w:lang w:val="en-US"/>
        </w:rPr>
        <w:t xml:space="preserve">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46D4110B" w:rsidR="001F60D7"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r w:rsidR="001F60D7" w:rsidRPr="001F60D7">
        <w:rPr>
          <w:rFonts w:ascii="Times New Roman" w:hAnsi="Times New Roman" w:cs="Times New Roman"/>
          <w:lang w:val="en-US"/>
        </w:rPr>
        <w:t>.</w:t>
      </w:r>
    </w:p>
    <w:p w14:paraId="4F25B0CB" w14:textId="3A0CCD4E" w:rsidR="00697A56"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Our findings suggest that, due to the synthetic nature of its antigen recognition, anti-CD19 CAR T-cell efficacy operates with remarkable independence from traditional 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4E992FD6"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AE26210" w:rsidR="00697A56" w:rsidRPr="001F60D7" w:rsidRDefault="004778E0" w:rsidP="00A73462">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w:t>
      </w:r>
      <w:proofErr w:type="spellStart"/>
      <w:r w:rsidRPr="004778E0">
        <w:rPr>
          <w:rFonts w:ascii="Times New Roman" w:hAnsi="Times New Roman" w:cs="Times New Roman"/>
          <w:lang w:val="en-US"/>
        </w:rPr>
        <w:t>ssGSEA</w:t>
      </w:r>
      <w:proofErr w:type="spellEnd"/>
      <w:r w:rsidRPr="004778E0">
        <w:rPr>
          <w:rFonts w:ascii="Times New Roman" w:hAnsi="Times New Roman" w:cs="Times New Roman"/>
          <w:lang w:val="en-US"/>
        </w:rPr>
        <w:t>). The biological architecture of therapeutic failure revealed divergent profiles depending on the treatment line evaluated</w:t>
      </w:r>
      <w:r w:rsidR="001F60D7" w:rsidRPr="001F60D7">
        <w:rPr>
          <w:rFonts w:ascii="Times New Roman" w:hAnsi="Times New Roman" w:cs="Times New Roman"/>
          <w:lang w:val="en-US"/>
        </w:rPr>
        <w:t>.</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2FDEA1AD" w:rsidR="00B03DC1" w:rsidRPr="00B03DC1" w:rsidRDefault="004778E0" w:rsidP="00697A5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3. Global gene expression and functional pathways associated with Axi-cel treatment failure.</w:t>
      </w:r>
      <w:r w:rsidR="00B03DC1" w:rsidRPr="00B03DC1">
        <w:rPr>
          <w:rFonts w:ascii="Times New Roman" w:hAnsi="Times New Roman" w:cs="Times New Roman"/>
          <w:lang w:val="en-US"/>
        </w:rPr>
        <w:t xml:space="preserve"> </w:t>
      </w:r>
      <w:r w:rsidRPr="004778E0">
        <w:rPr>
          <w:rFonts w:ascii="Times New Roman" w:hAnsi="Times New Roman" w:cs="Times New Roman"/>
          <w:b/>
          <w:bCs/>
          <w:lang w:val="en-US"/>
        </w:rPr>
        <w:t xml:space="preserve">(A) </w:t>
      </w:r>
      <w:r w:rsidRPr="004778E0">
        <w:rPr>
          <w:rFonts w:ascii="Times New Roman" w:hAnsi="Times New Roman" w:cs="Times New Roman"/>
          <w:lang w:val="en-US"/>
        </w:rPr>
        <w:t xml:space="preserve">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4778E0">
        <w:rPr>
          <w:rFonts w:ascii="Times New Roman" w:hAnsi="Times New Roman" w:cs="Times New Roman"/>
          <w:lang w:val="en-US"/>
        </w:rPr>
        <w:lastRenderedPageBreak/>
        <w:t xml:space="preserve">log2 fold change &gt; 0.5 (dashed lines). </w:t>
      </w:r>
      <w:r w:rsidRPr="004778E0">
        <w:rPr>
          <w:rFonts w:ascii="Times New Roman" w:hAnsi="Times New Roman" w:cs="Times New Roman"/>
          <w:b/>
          <w:bCs/>
          <w:lang w:val="en-US"/>
        </w:rPr>
        <w:t>(B)</w:t>
      </w:r>
      <w:r w:rsidRPr="004778E0">
        <w:rPr>
          <w:rFonts w:ascii="Times New Roman" w:hAnsi="Times New Roman" w:cs="Times New Roman"/>
          <w:lang w:val="en-US"/>
        </w:rPr>
        <w:t xml:space="preserve"> Pathway enrichment profiles assessed via single-sample GSEA (</w:t>
      </w:r>
      <w:proofErr w:type="spellStart"/>
      <w:r w:rsidRPr="004778E0">
        <w:rPr>
          <w:rFonts w:ascii="Times New Roman" w:hAnsi="Times New Roman" w:cs="Times New Roman"/>
          <w:lang w:val="en-US"/>
        </w:rPr>
        <w:t>ssGSEA</w:t>
      </w:r>
      <w:proofErr w:type="spellEnd"/>
      <w:r w:rsidRPr="004778E0">
        <w:rPr>
          <w:rFonts w:ascii="Times New Roman" w:hAnsi="Times New Roman" w:cs="Times New Roman"/>
          <w:lang w:val="en-US"/>
        </w:rPr>
        <w:t xml:space="preserve">). </w:t>
      </w:r>
      <w:proofErr w:type="spellStart"/>
      <w:r w:rsidRPr="004778E0">
        <w:rPr>
          <w:rFonts w:ascii="Times New Roman" w:hAnsi="Times New Roman" w:cs="Times New Roman"/>
          <w:lang w:val="en-US"/>
        </w:rPr>
        <w:t>MSigDB</w:t>
      </w:r>
      <w:proofErr w:type="spellEnd"/>
      <w:r w:rsidRPr="004778E0">
        <w:rPr>
          <w:rFonts w:ascii="Times New Roman" w:hAnsi="Times New Roman" w:cs="Times New Roman"/>
          <w:lang w:val="en-US"/>
        </w:rPr>
        <w:t xml:space="preserve">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4778E0">
        <w:rPr>
          <w:rFonts w:ascii="Times New Roman" w:hAnsi="Times New Roman" w:cs="Times New Roman"/>
          <w:b/>
          <w:bCs/>
          <w:lang w:val="en-US"/>
        </w:rPr>
        <w:t>(C)</w:t>
      </w:r>
      <w:r w:rsidRPr="004778E0">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w:t>
      </w:r>
      <w:proofErr w:type="gramStart"/>
      <w:r w:rsidRPr="004778E0">
        <w:rPr>
          <w:rFonts w:ascii="Times New Roman" w:hAnsi="Times New Roman" w:cs="Times New Roman"/>
          <w:lang w:val="en-US"/>
        </w:rPr>
        <w:t>Non-CR</w:t>
      </w:r>
      <w:proofErr w:type="gramEnd"/>
      <w:r w:rsidRPr="004778E0">
        <w:rPr>
          <w:rFonts w:ascii="Times New Roman" w:hAnsi="Times New Roman" w:cs="Times New Roman"/>
          <w:lang w:val="en-US"/>
        </w:rPr>
        <w:t>).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11D70570"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In the later-line cohort (ZUMA-1 baseline), the failure to achieve complete remission (</w:t>
      </w:r>
      <w:proofErr w:type="gramStart"/>
      <w:r w:rsidRPr="00B112C8">
        <w:rPr>
          <w:rFonts w:ascii="Times New Roman" w:hAnsi="Times New Roman" w:cs="Times New Roman"/>
          <w:lang w:val="en-US"/>
        </w:rPr>
        <w:t>Non-CR</w:t>
      </w:r>
      <w:proofErr w:type="gramEnd"/>
      <w:r w:rsidRPr="00B112C8">
        <w:rPr>
          <w:rFonts w:ascii="Times New Roman" w:hAnsi="Times New Roman" w:cs="Times New Roman"/>
          <w:lang w:val="en-US"/>
        </w:rPr>
        <w:t xml:space="preserve">)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w:t>
      </w:r>
      <w:r w:rsidRPr="00525573">
        <w:rPr>
          <w:rFonts w:ascii="Times New Roman" w:hAnsi="Times New Roman" w:cs="Times New Roman"/>
          <w:color w:val="000000" w:themeColor="text1"/>
          <w:lang w:val="en-US"/>
        </w:rPr>
        <w:t>complete responders (CR) exhibited an upregulation of canonical interferon-stimulated genes (</w:t>
      </w:r>
      <w:r w:rsidRPr="00525573">
        <w:rPr>
          <w:rFonts w:ascii="Times New Roman" w:hAnsi="Times New Roman" w:cs="Times New Roman"/>
          <w:i/>
          <w:iCs/>
          <w:color w:val="000000" w:themeColor="text1"/>
          <w:lang w:val="en-US"/>
        </w:rPr>
        <w:t>STAT1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MX1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whereas the </w:t>
      </w:r>
      <w:proofErr w:type="gramStart"/>
      <w:r w:rsidRPr="00525573">
        <w:rPr>
          <w:rFonts w:ascii="Times New Roman" w:hAnsi="Times New Roman" w:cs="Times New Roman"/>
          <w:color w:val="000000" w:themeColor="text1"/>
          <w:lang w:val="en-US"/>
        </w:rPr>
        <w:t>Non-CR</w:t>
      </w:r>
      <w:proofErr w:type="gramEnd"/>
      <w:r w:rsidRPr="00525573">
        <w:rPr>
          <w:rFonts w:ascii="Times New Roman" w:hAnsi="Times New Roman" w:cs="Times New Roman"/>
          <w:color w:val="000000" w:themeColor="text1"/>
          <w:lang w:val="en-US"/>
        </w:rPr>
        <w:t xml:space="preserve"> group was enriched for alternative chemotactic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and MAGE</w:t>
      </w:r>
      <w:r w:rsidRPr="00B112C8">
        <w:rPr>
          <w:rFonts w:ascii="Times New Roman" w:hAnsi="Times New Roman" w:cs="Times New Roman"/>
          <w:lang w:val="en-US"/>
        </w:rPr>
        <w:t>/KIR family genes (Supplementary Table S2).</w:t>
      </w:r>
    </w:p>
    <w:p w14:paraId="7D11D4AC" w14:textId="60FB6B66"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B112C8">
        <w:rPr>
          <w:rFonts w:ascii="Times New Roman" w:hAnsi="Times New Roman" w:cs="Times New Roman"/>
          <w:lang w:val="en-US"/>
        </w:rPr>
        <w:lastRenderedPageBreak/>
        <w:t xml:space="preserve">marked hyperactivation of cell cycle programs (E2F targets, G2/M checkpoint) and embryonic developmental pathways (Notch signaling) (Figures 3B, 3C; Supplementary Table S3). Consistently, differential expression highlighted the upregulation of markers associated with tissue remodeling and </w:t>
      </w:r>
      <w:r w:rsidRPr="00525573">
        <w:rPr>
          <w:rFonts w:ascii="Times New Roman" w:hAnsi="Times New Roman" w:cs="Times New Roman"/>
          <w:color w:val="000000" w:themeColor="text1"/>
          <w:lang w:val="en-US"/>
        </w:rPr>
        <w:t>cellular adhesion (</w:t>
      </w:r>
      <w:r w:rsidRPr="00525573">
        <w:rPr>
          <w:rFonts w:ascii="Times New Roman" w:hAnsi="Times New Roman" w:cs="Times New Roman"/>
          <w:i/>
          <w:iCs/>
          <w:color w:val="000000" w:themeColor="text1"/>
          <w:lang w:val="en-US"/>
        </w:rPr>
        <w:t>MET</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EPCAM</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in patients who failed therapy, as oppo</w:t>
      </w:r>
      <w:r w:rsidRPr="00B112C8">
        <w:rPr>
          <w:rFonts w:ascii="Times New Roman" w:hAnsi="Times New Roman" w:cs="Times New Roman"/>
          <w:lang w:val="en-US"/>
        </w:rPr>
        <w:t xml:space="preserve">sed to the preservation of mature B-cell </w:t>
      </w:r>
      <w:r w:rsidRPr="00525573">
        <w:rPr>
          <w:rFonts w:ascii="Times New Roman" w:hAnsi="Times New Roman" w:cs="Times New Roman"/>
          <w:color w:val="000000" w:themeColor="text1"/>
          <w:lang w:val="en-US"/>
        </w:rPr>
        <w:t>lineage markers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in </w:t>
      </w:r>
      <w:r w:rsidRPr="00B112C8">
        <w:rPr>
          <w:rFonts w:ascii="Times New Roman" w:hAnsi="Times New Roman" w:cs="Times New Roman"/>
          <w:lang w:val="en-US"/>
        </w:rPr>
        <w:t>the sustained response group (Supplementary Table S2). Global analysis of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r w:rsidR="001F60D7" w:rsidRPr="001F60D7">
        <w:rPr>
          <w:rFonts w:ascii="Times New Roman" w:hAnsi="Times New Roman" w:cs="Times New Roman"/>
          <w:lang w:val="en-US"/>
        </w:rPr>
        <w:t>.</w:t>
      </w:r>
    </w:p>
    <w:p w14:paraId="5B2FC757" w14:textId="55FE4357"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EMT</w:t>
      </w:r>
      <w:r w:rsidR="00EF261D">
        <w:rPr>
          <w:rFonts w:ascii="Times New Roman" w:hAnsi="Times New Roman" w:cs="Times New Roman"/>
          <w:lang w:val="en-US"/>
        </w:rPr>
        <w:t>-like</w:t>
      </w:r>
      <w:r w:rsidR="00525573" w:rsidRPr="00525573">
        <w:rPr>
          <w:rFonts w:ascii="Times New Roman" w:hAnsi="Times New Roman" w:cs="Times New Roman"/>
          <w:color w:val="EE0000"/>
          <w:lang w:val="en-US"/>
        </w:rPr>
        <w:t xml:space="preserve"> </w:t>
      </w:r>
      <w:r w:rsidRPr="001F60D7">
        <w:rPr>
          <w:rFonts w:ascii="Times New Roman" w:hAnsi="Times New Roman" w:cs="Times New Roman"/>
          <w:lang w:val="en-US"/>
        </w:rPr>
        <w:t>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3C568511" w:rsidR="006F1996"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To establish the translational clinical utility of the previously identified transcriptomic differences, we evaluated their direct impact on EFS. Kaplan-Meier </w:t>
      </w:r>
      <w:r w:rsidRPr="00B112C8">
        <w:rPr>
          <w:rFonts w:ascii="Times New Roman" w:hAnsi="Times New Roman" w:cs="Times New Roman"/>
          <w:lang w:val="en-US"/>
        </w:rPr>
        <w:lastRenderedPageBreak/>
        <w:t>survival estimates confirmed that dichotomization of the expression of these transcripts successfully stratified patient clinical outcomes (Figure 4A</w:t>
      </w:r>
      <w:r w:rsidR="001F60D7" w:rsidRPr="001F60D7">
        <w:rPr>
          <w:rFonts w:ascii="Times New Roman" w:hAnsi="Times New Roman" w:cs="Times New Roman"/>
          <w:lang w:val="en-US"/>
        </w:rPr>
        <w:t>).</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609A1400" w:rsidR="00B03DC1"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 xml:space="preserve">Figure 4. Prognostic assessment and microenvironment independence of transcriptional signatures in the ZUMA-7 cohort. (A) </w:t>
      </w:r>
      <w:r w:rsidRPr="00B112C8">
        <w:rPr>
          <w:rFonts w:ascii="Times New Roman" w:hAnsi="Times New Roman" w:cs="Times New Roman"/>
          <w:lang w:val="en-US"/>
        </w:rPr>
        <w:t xml:space="preserve">Kaplan-Meier estimates for EFS, stratifying patients according to the expression (High in red vs. Low in blue) of potential biomarkers. Statistical significance was assessed using the log-rank test. </w:t>
      </w:r>
      <w:r w:rsidRPr="00B112C8">
        <w:rPr>
          <w:rFonts w:ascii="Times New Roman" w:hAnsi="Times New Roman" w:cs="Times New Roman"/>
          <w:b/>
          <w:bCs/>
          <w:lang w:val="en-US"/>
        </w:rPr>
        <w:t>(B)</w:t>
      </w:r>
      <w:r w:rsidRPr="00B112C8">
        <w:rPr>
          <w:rFonts w:ascii="Times New Roman" w:hAnsi="Times New Roman" w:cs="Times New Roman"/>
          <w:lang w:val="en-US"/>
        </w:rPr>
        <w:t xml:space="preserve"> Multivariate Cox proportional hazards analysis validating the independent prognostic </w:t>
      </w:r>
      <w:r w:rsidRPr="00B112C8">
        <w:rPr>
          <w:rFonts w:ascii="Times New Roman" w:hAnsi="Times New Roman" w:cs="Times New Roman"/>
          <w:lang w:val="en-US"/>
        </w:rPr>
        <w:lastRenderedPageBreak/>
        <w:t xml:space="preserve">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B112C8">
        <w:rPr>
          <w:rFonts w:ascii="Times New Roman" w:hAnsi="Times New Roman" w:cs="Times New Roman"/>
          <w:b/>
          <w:bCs/>
          <w:lang w:val="en-US"/>
        </w:rPr>
        <w:t>(C)</w:t>
      </w:r>
      <w:r w:rsidRPr="00B112C8">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8136A9C" w:rsidR="009A3C05" w:rsidRPr="001F60D7" w:rsidRDefault="00B112C8" w:rsidP="004B3329">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Specifically, the preservation of B-cell lineage identity and antigen presentation machinery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along with mature lymphoid markers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emerged as powerful independent protective factors (HR ranging from 0.77 to 0.86; all p &lt; 0.05), dictating prolonged clinical benefit with Axi-cel. In contrast, transcripts associated with alternative chemotaxis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HR = 1.26), dysregulated signaling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and markers of tissue remodeling and cellular adhesion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validated </w:t>
      </w:r>
      <w:r w:rsidRPr="00B112C8">
        <w:rPr>
          <w:rFonts w:ascii="Times New Roman" w:hAnsi="Times New Roman" w:cs="Times New Roman"/>
          <w:lang w:val="en-US"/>
        </w:rPr>
        <w:t>as intrinsic and independent risk factors (HR &gt; 1; p &lt; 0.05), driving early therapeutic failure regardless of tumor volume and lymphoma subtype</w:t>
      </w:r>
      <w:r w:rsidR="001F60D7" w:rsidRPr="001F60D7">
        <w:rPr>
          <w:rFonts w:ascii="Times New Roman" w:hAnsi="Times New Roman" w:cs="Times New Roman"/>
          <w:lang w:val="en-US"/>
        </w:rPr>
        <w:t>.</w:t>
      </w:r>
    </w:p>
    <w:p w14:paraId="455B3BDD" w14:textId="7DB28F7C" w:rsidR="009A3C05"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B112C8">
        <w:rPr>
          <w:rFonts w:ascii="Times New Roman" w:hAnsi="Times New Roman" w:cs="Times New Roman"/>
          <w:lang w:val="en-US"/>
        </w:rPr>
        <w:lastRenderedPageBreak/>
        <w:t>mediated by the recruitment of adjacent stromal or myeloid compartments, consolidating the cellular architecture of CAR-T resistance</w:t>
      </w:r>
      <w:r w:rsidR="001F60D7" w:rsidRPr="001F60D7">
        <w:rPr>
          <w:rFonts w:ascii="Times New Roman" w:hAnsi="Times New Roman" w:cs="Times New Roman"/>
          <w:lang w:val="en-US"/>
        </w:rPr>
        <w:t>.</w:t>
      </w:r>
    </w:p>
    <w:p w14:paraId="520A9CE7" w14:textId="5B348C3E" w:rsidR="004B3329" w:rsidRPr="001F60D7" w:rsidRDefault="00B112C8" w:rsidP="0094675C">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 - specifically the transcriptional phenotype of aggressive adhesion and tissue remodeling - rather than the quantitative count of infiltrating cells, that dictates therapeutic success or failure</w:t>
      </w:r>
      <w:r w:rsidR="001F60D7" w:rsidRPr="001F60D7">
        <w:rPr>
          <w:rFonts w:ascii="Times New Roman" w:hAnsi="Times New Roman" w:cs="Times New Roman"/>
          <w:lang w:val="en-US"/>
        </w:rPr>
        <w:t>.</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50082CA5" w:rsidR="004E53FA"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w:t>
      </w:r>
      <w:r w:rsidR="00DD4F74" w:rsidRPr="00DD4F74">
        <w:rPr>
          <w:rFonts w:ascii="Times New Roman" w:hAnsi="Times New Roman" w:cs="Times New Roman"/>
          <w:lang w:val="en-US"/>
        </w:rPr>
        <w:t xml:space="preserve"> (TCGA-DLBC; R-CHOP)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7EB934AC" w:rsidR="009A3C05"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Figure 5. Clinical orthogonal validation of the genomic signature as a specific predictive biomarker for CAR T-cell therapy.</w:t>
      </w:r>
      <w:r w:rsidR="004E53FA" w:rsidRPr="004E53FA">
        <w:rPr>
          <w:rFonts w:ascii="Times New Roman" w:hAnsi="Times New Roman" w:cs="Times New Roman"/>
          <w:lang w:val="en-US"/>
        </w:rPr>
        <w:t xml:space="preserve"> </w:t>
      </w:r>
      <w:r w:rsidRPr="00B112C8">
        <w:rPr>
          <w:rFonts w:ascii="Times New Roman" w:hAnsi="Times New Roman" w:cs="Times New Roman"/>
          <w:lang w:val="en-US"/>
        </w:rPr>
        <w:t xml:space="preserve">Kaplan-Meier survival curves for the 16 </w:t>
      </w:r>
      <w:r w:rsidRPr="00B112C8">
        <w:rPr>
          <w:rFonts w:ascii="Times New Roman" w:hAnsi="Times New Roman" w:cs="Times New Roman"/>
          <w:lang w:val="en-US"/>
        </w:rPr>
        <w:lastRenderedPageBreak/>
        <w:t xml:space="preserve">identified candidate genes, evaluating the impact of their baseline expression across three distinct clinical scenarios of DLBCL. For each gene, the panels display, from left to right: (1) ZUMA-7 Axi-cel: EFS in patients treated with anti-CD19 CAR T-cell therapy; (2) ZUMA-7 SOC: EFS in the randomized control arm treated with standard-of-care (SOC) salvage chemotherapy; and (3) TCGA-DLBC: Overall Survival in first-line patients treated with R-CHOP.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 - while absent in the SOC and TCGA-DLBC arms for most targets - validates the signature's predictive nature regarding resistance mechanisms specific to cellular immunotherapy. </w:t>
      </w:r>
      <w:r w:rsidRPr="00525573">
        <w:rPr>
          <w:rFonts w:ascii="Times New Roman" w:hAnsi="Times New Roman" w:cs="Times New Roman"/>
          <w:color w:val="000000" w:themeColor="text1"/>
          <w:lang w:val="en-US"/>
        </w:rPr>
        <w:t xml:space="preserve">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w:t>
      </w:r>
      <w:r w:rsidRPr="00B112C8">
        <w:rPr>
          <w:rFonts w:ascii="Times New Roman" w:hAnsi="Times New Roman" w:cs="Times New Roman"/>
          <w:lang w:val="en-US"/>
        </w:rPr>
        <w:t>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09B304FC" w:rsidR="009A3C05"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w:t>
      </w:r>
      <w:r w:rsidRPr="00525573">
        <w:rPr>
          <w:rFonts w:ascii="Times New Roman" w:hAnsi="Times New Roman" w:cs="Times New Roman"/>
          <w:color w:val="000000" w:themeColor="text1"/>
          <w:lang w:val="en-US"/>
        </w:rPr>
        <w:t xml:space="preserve">. The sole exception within this panel was 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The </w:t>
      </w:r>
      <w:r w:rsidR="00D25258">
        <w:rPr>
          <w:rFonts w:ascii="Times New Roman" w:hAnsi="Times New Roman" w:cs="Times New Roman"/>
          <w:color w:val="000000" w:themeColor="text1"/>
          <w:lang w:val="en-US"/>
        </w:rPr>
        <w:t>overexpression</w:t>
      </w:r>
      <w:r w:rsidR="00D25258" w:rsidRPr="00525573">
        <w:rPr>
          <w:rFonts w:ascii="Times New Roman" w:hAnsi="Times New Roman" w:cs="Times New Roman"/>
          <w:color w:val="000000" w:themeColor="text1"/>
          <w:lang w:val="en-US"/>
        </w:rPr>
        <w:t xml:space="preserve"> </w:t>
      </w:r>
      <w:r w:rsidRPr="00525573">
        <w:rPr>
          <w:rFonts w:ascii="Times New Roman" w:hAnsi="Times New Roman" w:cs="Times New Roman"/>
          <w:color w:val="000000" w:themeColor="text1"/>
          <w:lang w:val="en-US"/>
        </w:rPr>
        <w:t xml:space="preserve">of this transcript was associated with consistently inferior clinical outcomes in TCGA-DLBC. This finding suggests that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may act </w:t>
      </w:r>
      <w:r w:rsidRPr="00B112C8">
        <w:rPr>
          <w:rFonts w:ascii="Times New Roman" w:hAnsi="Times New Roman" w:cs="Times New Roman"/>
          <w:lang w:val="en-US"/>
        </w:rPr>
        <w:t xml:space="preserve">as a pan-prognostic marker of failure, reflecting a state of cellular dedifferentiation and baseline </w:t>
      </w:r>
      <w:r w:rsidRPr="00B112C8">
        <w:rPr>
          <w:rFonts w:ascii="Times New Roman" w:hAnsi="Times New Roman" w:cs="Times New Roman"/>
          <w:lang w:val="en-US"/>
        </w:rPr>
        <w:lastRenderedPageBreak/>
        <w:t>lymphoma aggressiveness that confers cross-resistance to both chemotherapy and cellular immunotherapy</w:t>
      </w:r>
      <w:r w:rsidR="00DD4F74" w:rsidRPr="00DD4F74">
        <w:rPr>
          <w:rFonts w:ascii="Times New Roman" w:hAnsi="Times New Roman" w:cs="Times New Roman"/>
          <w:lang w:val="en-US"/>
        </w:rPr>
        <w:t>.</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25B292B3"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B112C8" w:rsidRPr="00B112C8">
        <w:rPr>
          <w:rFonts w:ascii="Times New Roman" w:hAnsi="Times New Roman" w:cs="Times New Roman"/>
          <w:b/>
          <w:bCs/>
          <w:lang w:val="en-US"/>
        </w:rPr>
        <w:t>Integration of the Current Findings with the Published ZUMA-1 and ZUMA-7 Analyses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4C9AF05" w14:textId="2A613233" w:rsidR="000D4235" w:rsidRDefault="00B112C8" w:rsidP="000D4235">
      <w:pPr>
        <w:spacing w:after="0" w:line="480" w:lineRule="auto"/>
        <w:ind w:firstLine="708"/>
        <w:jc w:val="both"/>
        <w:rPr>
          <w:rFonts w:ascii="Times New Roman" w:hAnsi="Times New Roman" w:cs="Times New Roman"/>
          <w:lang w:val="en-US"/>
        </w:rPr>
        <w:sectPr w:rsidR="000D4235" w:rsidSect="004772B8">
          <w:headerReference w:type="default" r:id="rId20"/>
          <w:pgSz w:w="11906" w:h="16838"/>
          <w:pgMar w:top="1417" w:right="1701" w:bottom="1417" w:left="1701" w:header="708" w:footer="708" w:gutter="0"/>
          <w:lnNumType w:countBy="1" w:restart="continuous"/>
          <w:cols w:space="708"/>
          <w:docGrid w:linePitch="360"/>
        </w:sectPr>
      </w:pPr>
      <w:r w:rsidRPr="00B112C8">
        <w:rPr>
          <w:rFonts w:ascii="Times New Roman" w:hAnsi="Times New Roman" w:cs="Times New Roman"/>
          <w:lang w:val="en-US"/>
        </w:rPr>
        <w:t xml:space="preserve">To contextualize the findings of the present study, we compared the 16 candidate biomarkers identified in our analyses with the transcriptomic results originally reported for the ZUMA-1 </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{"citationID":"PS3iT13V","properties":{"unsorted":false,"formattedCitation":"(34)","plainCitation":"(34)","noteIndex":0},"citationItems":[{"id":629,"uris":["http://zotero.org/users/17472926/items/DVKAYPP4"],"itemData":{"id":629,"type":"article-journal","abstract":"Axicabtagene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DD4F74" w:rsidRPr="00DD4F74">
        <w:rPr>
          <w:rFonts w:ascii="Times New Roman" w:hAnsi="Times New Roman" w:cs="Times New Roman"/>
          <w:lang w:val="en-US"/>
        </w:rPr>
        <w:t xml:space="preserve"> and ZUMA-7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{"citationID":"eYEjrC0h","properties":{"unsorted":false,"formattedCitation":"(33)","plainCitation":"(33)","noteIndex":0},"citationItems":[{"id":614,"uris":["http://zotero.org/users/17472926/items/2CSNINWF"],"itemData":{"id":614,"type":"article-journal","abstract":"The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3570CB">
        <w:rPr>
          <w:rFonts w:ascii="Times New Roman" w:hAnsi="Times New Roman" w:cs="Times New Roman"/>
          <w:lang w:val="en-US"/>
        </w:rPr>
        <w:fldChar w:fldCharType="end"/>
      </w:r>
      <w:r w:rsidR="003570CB">
        <w:rPr>
          <w:rFonts w:ascii="Times New Roman" w:hAnsi="Times New Roman" w:cs="Times New Roman"/>
          <w:lang w:val="en-US"/>
        </w:rPr>
        <w:t xml:space="preserve"> </w:t>
      </w:r>
      <w:r w:rsidRPr="00B112C8">
        <w:rPr>
          <w:rFonts w:ascii="Times New Roman" w:hAnsi="Times New Roman" w:cs="Times New Roman"/>
          <w:lang w:val="en-US"/>
        </w:rPr>
        <w:t>cohorts. Because the present analyses partly reuse these datasets, this comparison was intended to assess concordance with the published biological patterns and identify additional gene-level associations, rather than to provide independent validation. 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r w:rsidRPr="00624BDB">
        <w:rPr>
          <w:rFonts w:ascii="Times New Roman" w:hAnsi="Times New Roman" w:cs="Times New Roman"/>
          <w:lang w:val="en-US"/>
        </w:rPr>
        <w:t>.</w:t>
      </w:r>
      <w:r w:rsidR="00B45DFA" w:rsidRPr="00624BDB">
        <w:rPr>
          <w:rFonts w:ascii="Times New Roman" w:hAnsi="Times New Roman" w:cs="Times New Roman"/>
          <w:lang w:val="en-US"/>
        </w:rPr>
        <w:t xml:space="preserve"> The results are summarized in Table 1.</w:t>
      </w:r>
    </w:p>
    <w:p w14:paraId="4236ABA2" w14:textId="6DE6382B" w:rsidR="003E5AC9" w:rsidRDefault="00B45DFA" w:rsidP="00697A56">
      <w:pPr>
        <w:spacing w:after="0" w:line="480" w:lineRule="auto"/>
        <w:jc w:val="both"/>
        <w:rPr>
          <w:rFonts w:ascii="Times New Roman" w:hAnsi="Times New Roman" w:cs="Times New Roman"/>
          <w:lang w:val="en-US"/>
        </w:rPr>
      </w:pPr>
      <w:r w:rsidRPr="00B45DFA">
        <w:rPr>
          <w:rFonts w:ascii="Times New Roman" w:hAnsi="Times New Roman" w:cs="Times New Roman"/>
          <w:lang w:val="en-US"/>
        </w:rPr>
        <w:lastRenderedPageBreak/>
        <w:t xml:space="preserve">Table 1. Comparison of the </w:t>
      </w:r>
      <w:proofErr w:type="gramStart"/>
      <w:r w:rsidRPr="00B45DFA">
        <w:rPr>
          <w:rFonts w:ascii="Times New Roman" w:hAnsi="Times New Roman" w:cs="Times New Roman"/>
          <w:lang w:val="en-US"/>
        </w:rPr>
        <w:t>16 candidate</w:t>
      </w:r>
      <w:proofErr w:type="gramEnd"/>
      <w:r w:rsidRPr="00B45DFA">
        <w:rPr>
          <w:rFonts w:ascii="Times New Roman" w:hAnsi="Times New Roman" w:cs="Times New Roman"/>
          <w:lang w:val="en-US"/>
        </w:rPr>
        <w:t xml:space="preserve"> baseline transcriptomic biomarkers identified in the present study with findings originally reported for the ZUMA-1 and ZUMA-</w:t>
      </w:r>
      <w:r>
        <w:rPr>
          <w:rFonts w:ascii="Times New Roman" w:hAnsi="Times New Roman" w:cs="Times New Roman"/>
          <w:lang w:val="en-US"/>
        </w:rPr>
        <w:t>7</w:t>
      </w:r>
    </w:p>
    <w:p w14:paraId="633E27D2" w14:textId="77777777" w:rsidR="00525573" w:rsidRDefault="00525573" w:rsidP="00697A56">
      <w:pPr>
        <w:spacing w:after="0" w:line="480" w:lineRule="auto"/>
        <w:jc w:val="both"/>
        <w:rPr>
          <w:rFonts w:ascii="Times New Roman" w:hAnsi="Times New Roman" w:cs="Times New Roman"/>
          <w:lang w:val="en-US"/>
        </w:rPr>
      </w:pPr>
    </w:p>
    <w:p w14:paraId="75F211CB" w14:textId="77777777" w:rsidR="00525573" w:rsidRDefault="00525573" w:rsidP="00697A56">
      <w:pPr>
        <w:spacing w:after="0" w:line="480" w:lineRule="auto"/>
        <w:jc w:val="both"/>
        <w:rPr>
          <w:rFonts w:ascii="Times New Roman" w:hAnsi="Times New Roman" w:cs="Times New Roman"/>
          <w:lang w:val="en-US"/>
        </w:rPr>
      </w:pPr>
    </w:p>
    <w:tbl>
      <w:tblPr>
        <w:tblStyle w:val="Tabelacomgrade"/>
        <w:tblW w:w="12960" w:type="dxa"/>
        <w:tblInd w:w="120" w:type="dxa"/>
        <w:tblLayout w:type="fixed"/>
        <w:tblLook w:val="04A0" w:firstRow="1" w:lastRow="0" w:firstColumn="1" w:lastColumn="0" w:noHBand="0" w:noVBand="1"/>
      </w:tblPr>
      <w:tblGrid>
        <w:gridCol w:w="1800"/>
        <w:gridCol w:w="1300"/>
        <w:gridCol w:w="3100"/>
        <w:gridCol w:w="3100"/>
        <w:gridCol w:w="3660"/>
      </w:tblGrid>
      <w:tr w:rsidR="00B45DFA" w14:paraId="27185B13" w14:textId="77777777" w:rsidTr="000471D9">
        <w:trPr>
          <w:tblHeader/>
        </w:trPr>
        <w:tc>
          <w:tcPr>
            <w:tcW w:w="1800" w:type="dxa"/>
            <w:shd w:val="clear" w:color="auto" w:fill="E8EEF5"/>
            <w:tcMar>
              <w:top w:w="80" w:type="dxa"/>
              <w:left w:w="120" w:type="dxa"/>
              <w:bottom w:w="80" w:type="dxa"/>
              <w:right w:w="120" w:type="dxa"/>
            </w:tcMar>
            <w:vAlign w:val="center"/>
          </w:tcPr>
          <w:p w14:paraId="5B3F3B59"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Biological domain</w:t>
            </w:r>
          </w:p>
        </w:tc>
        <w:tc>
          <w:tcPr>
            <w:tcW w:w="1300" w:type="dxa"/>
            <w:shd w:val="clear" w:color="auto" w:fill="E8EEF5"/>
            <w:tcMar>
              <w:top w:w="80" w:type="dxa"/>
              <w:left w:w="120" w:type="dxa"/>
              <w:bottom w:w="80" w:type="dxa"/>
              <w:right w:w="120" w:type="dxa"/>
            </w:tcMar>
            <w:vAlign w:val="center"/>
          </w:tcPr>
          <w:p w14:paraId="23D49CA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Marker</w:t>
            </w:r>
          </w:p>
        </w:tc>
        <w:tc>
          <w:tcPr>
            <w:tcW w:w="3100" w:type="dxa"/>
            <w:shd w:val="clear" w:color="auto" w:fill="E8EEF5"/>
            <w:tcMar>
              <w:top w:w="80" w:type="dxa"/>
              <w:left w:w="120" w:type="dxa"/>
              <w:bottom w:w="80" w:type="dxa"/>
              <w:right w:w="120" w:type="dxa"/>
            </w:tcMar>
            <w:vAlign w:val="center"/>
          </w:tcPr>
          <w:p w14:paraId="2E89710E"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ZUMA-1 finding</w:t>
            </w:r>
          </w:p>
        </w:tc>
        <w:tc>
          <w:tcPr>
            <w:tcW w:w="3100" w:type="dxa"/>
            <w:shd w:val="clear" w:color="auto" w:fill="E8EEF5"/>
            <w:tcMar>
              <w:top w:w="80" w:type="dxa"/>
              <w:left w:w="120" w:type="dxa"/>
              <w:bottom w:w="80" w:type="dxa"/>
              <w:right w:w="120" w:type="dxa"/>
            </w:tcMar>
            <w:vAlign w:val="center"/>
          </w:tcPr>
          <w:p w14:paraId="69C2F223"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ZUMA-7 finding</w:t>
            </w:r>
          </w:p>
        </w:tc>
        <w:tc>
          <w:tcPr>
            <w:tcW w:w="3660" w:type="dxa"/>
            <w:shd w:val="clear" w:color="auto" w:fill="E8EEF5"/>
            <w:tcMar>
              <w:top w:w="80" w:type="dxa"/>
              <w:left w:w="120" w:type="dxa"/>
              <w:bottom w:w="80" w:type="dxa"/>
              <w:right w:w="120" w:type="dxa"/>
            </w:tcMar>
            <w:vAlign w:val="center"/>
          </w:tcPr>
          <w:p w14:paraId="76D0109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Relationship to current analysis</w:t>
            </w:r>
          </w:p>
        </w:tc>
      </w:tr>
      <w:tr w:rsidR="00B45DFA" w:rsidRPr="003A277B" w14:paraId="569289F8" w14:textId="77777777" w:rsidTr="000471D9">
        <w:trPr>
          <w:cantSplit/>
        </w:trPr>
        <w:tc>
          <w:tcPr>
            <w:tcW w:w="1800" w:type="dxa"/>
            <w:shd w:val="clear" w:color="auto" w:fill="F7F9FC"/>
            <w:tcMar>
              <w:top w:w="80" w:type="dxa"/>
              <w:left w:w="120" w:type="dxa"/>
              <w:bottom w:w="80" w:type="dxa"/>
              <w:right w:w="120" w:type="dxa"/>
            </w:tcMar>
            <w:vAlign w:val="center"/>
          </w:tcPr>
          <w:p w14:paraId="6C6ABDF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5607AE29"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CD19</w:t>
            </w:r>
          </w:p>
        </w:tc>
        <w:tc>
          <w:tcPr>
            <w:tcW w:w="3100" w:type="dxa"/>
            <w:vMerge w:val="restart"/>
            <w:shd w:val="clear" w:color="auto" w:fill="F7F9FC"/>
            <w:tcMar>
              <w:top w:w="80" w:type="dxa"/>
              <w:left w:w="120" w:type="dxa"/>
              <w:bottom w:w="80" w:type="dxa"/>
              <w:right w:w="120" w:type="dxa"/>
            </w:tcMar>
            <w:vAlign w:val="center"/>
          </w:tcPr>
          <w:p w14:paraId="7FB14284"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CR¹.</w:t>
            </w:r>
          </w:p>
          <w:p w14:paraId="4E51CA2C" w14:textId="77777777" w:rsidR="00B45DFA" w:rsidRPr="00B45DFA" w:rsidRDefault="00B45DFA" w:rsidP="000471D9">
            <w:pPr>
              <w:jc w:val="both"/>
              <w:rPr>
                <w:rFonts w:ascii="Times New Roman" w:hAnsi="Times New Roman" w:cs="Times New Roman"/>
                <w:sz w:val="18"/>
                <w:szCs w:val="18"/>
              </w:rPr>
            </w:pPr>
          </w:p>
          <w:p w14:paraId="32C5DC84"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vMerge w:val="restart"/>
            <w:shd w:val="clear" w:color="auto" w:fill="F7F9FC"/>
            <w:tcMar>
              <w:top w:w="80" w:type="dxa"/>
              <w:left w:w="120" w:type="dxa"/>
              <w:bottom w:w="80" w:type="dxa"/>
              <w:right w:w="120" w:type="dxa"/>
            </w:tcMar>
            <w:vAlign w:val="center"/>
          </w:tcPr>
          <w:p w14:paraId="6BA98852"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Clinical Association: </w:t>
            </w:r>
            <w:r w:rsidRPr="00B45DFA">
              <w:rPr>
                <w:rFonts w:ascii="Times New Roman" w:hAnsi="Times New Roman" w:cs="Times New Roman"/>
                <w:sz w:val="18"/>
                <w:szCs w:val="18"/>
              </w:rPr>
              <w:t>High gene expression (for the gene and protein in CD19) correlates with better EFS and sustained response.</w:t>
            </w:r>
          </w:p>
          <w:p w14:paraId="61DF9FDB" w14:textId="77777777" w:rsidR="00B45DFA" w:rsidRPr="00B45DFA" w:rsidRDefault="00B45DFA" w:rsidP="000471D9">
            <w:pPr>
              <w:jc w:val="both"/>
              <w:rPr>
                <w:rFonts w:ascii="Times New Roman" w:hAnsi="Times New Roman" w:cs="Times New Roman"/>
                <w:sz w:val="18"/>
                <w:szCs w:val="18"/>
              </w:rPr>
            </w:pPr>
          </w:p>
          <w:p w14:paraId="5B048E5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B-cell signature.</w:t>
            </w:r>
          </w:p>
        </w:tc>
        <w:tc>
          <w:tcPr>
            <w:tcW w:w="3660" w:type="dxa"/>
            <w:vMerge w:val="restart"/>
            <w:shd w:val="clear" w:color="auto" w:fill="F7F9FC"/>
            <w:tcMar>
              <w:top w:w="80" w:type="dxa"/>
              <w:left w:w="120" w:type="dxa"/>
              <w:bottom w:w="80" w:type="dxa"/>
              <w:right w:w="120" w:type="dxa"/>
            </w:tcMar>
            <w:vAlign w:val="center"/>
          </w:tcPr>
          <w:p w14:paraId="58D499A2" w14:textId="77777777" w:rsidR="00B45DFA" w:rsidRPr="00B45DFA" w:rsidRDefault="00B45DFA" w:rsidP="000471D9">
            <w:pPr>
              <w:spacing w:before="100" w:beforeAutospacing="1" w:after="100" w:afterAutospacing="1"/>
              <w:rPr>
                <w:rFonts w:ascii="Times New Roman" w:hAnsi="Times New Roman" w:cs="Times New Roman"/>
                <w:color w:val="000000"/>
                <w:sz w:val="18"/>
                <w:szCs w:val="18"/>
              </w:rPr>
            </w:pPr>
            <w:r w:rsidRPr="00B45DFA">
              <w:rPr>
                <w:rFonts w:ascii="Times New Roman" w:hAnsi="Times New Roman" w:cs="Times New Roman"/>
                <w:color w:val="000000"/>
                <w:sz w:val="18"/>
                <w:szCs w:val="18"/>
              </w:rPr>
              <w:t>Direct concordance with ZUMA-7 and pharmacodynamic support from ZUMA-1.</w:t>
            </w:r>
          </w:p>
          <w:p w14:paraId="6F16BE61" w14:textId="77777777" w:rsidR="00B45DFA" w:rsidRPr="00B45DFA" w:rsidRDefault="00B45DFA" w:rsidP="000471D9">
            <w:pPr>
              <w:rPr>
                <w:rFonts w:ascii="Times New Roman" w:hAnsi="Times New Roman" w:cs="Times New Roman"/>
                <w:sz w:val="18"/>
                <w:szCs w:val="18"/>
              </w:rPr>
            </w:pPr>
          </w:p>
        </w:tc>
      </w:tr>
      <w:tr w:rsidR="00B45DFA" w14:paraId="3E4594D2" w14:textId="77777777" w:rsidTr="000471D9">
        <w:trPr>
          <w:cantSplit/>
        </w:trPr>
        <w:tc>
          <w:tcPr>
            <w:tcW w:w="1800" w:type="dxa"/>
            <w:shd w:val="clear" w:color="auto" w:fill="F7F9FC"/>
            <w:tcMar>
              <w:top w:w="80" w:type="dxa"/>
              <w:left w:w="120" w:type="dxa"/>
              <w:bottom w:w="80" w:type="dxa"/>
              <w:right w:w="120" w:type="dxa"/>
            </w:tcMar>
            <w:vAlign w:val="center"/>
          </w:tcPr>
          <w:p w14:paraId="4EC3DD5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4B0E2752"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MS4A1 (CD20)</w:t>
            </w:r>
          </w:p>
        </w:tc>
        <w:tc>
          <w:tcPr>
            <w:tcW w:w="3100" w:type="dxa"/>
            <w:vMerge/>
            <w:shd w:val="clear" w:color="auto" w:fill="F7F9FC"/>
            <w:tcMar>
              <w:top w:w="80" w:type="dxa"/>
              <w:left w:w="120" w:type="dxa"/>
              <w:bottom w:w="80" w:type="dxa"/>
              <w:right w:w="120" w:type="dxa"/>
            </w:tcMar>
            <w:vAlign w:val="center"/>
          </w:tcPr>
          <w:p w14:paraId="790745C9"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270D176C"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3C485730" w14:textId="77777777" w:rsidR="00B45DFA" w:rsidRPr="00B45DFA" w:rsidRDefault="00B45DFA" w:rsidP="000471D9">
            <w:pPr>
              <w:rPr>
                <w:rFonts w:ascii="Times New Roman" w:hAnsi="Times New Roman" w:cs="Times New Roman"/>
                <w:sz w:val="18"/>
                <w:szCs w:val="18"/>
              </w:rPr>
            </w:pPr>
          </w:p>
        </w:tc>
      </w:tr>
      <w:tr w:rsidR="00B45DFA" w14:paraId="48BA1131" w14:textId="77777777" w:rsidTr="000471D9">
        <w:trPr>
          <w:cantSplit/>
        </w:trPr>
        <w:tc>
          <w:tcPr>
            <w:tcW w:w="1800" w:type="dxa"/>
            <w:shd w:val="clear" w:color="auto" w:fill="F7F9FC"/>
            <w:tcMar>
              <w:top w:w="80" w:type="dxa"/>
              <w:left w:w="120" w:type="dxa"/>
              <w:bottom w:w="80" w:type="dxa"/>
              <w:right w:w="120" w:type="dxa"/>
            </w:tcMar>
            <w:vAlign w:val="center"/>
          </w:tcPr>
          <w:p w14:paraId="0E6B019A"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3A292519"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TNFRSF17 (BCMA)</w:t>
            </w:r>
          </w:p>
        </w:tc>
        <w:tc>
          <w:tcPr>
            <w:tcW w:w="3100" w:type="dxa"/>
            <w:vMerge/>
            <w:shd w:val="clear" w:color="auto" w:fill="F7F9FC"/>
            <w:tcMar>
              <w:top w:w="80" w:type="dxa"/>
              <w:left w:w="120" w:type="dxa"/>
              <w:bottom w:w="80" w:type="dxa"/>
              <w:right w:w="120" w:type="dxa"/>
            </w:tcMar>
            <w:vAlign w:val="center"/>
          </w:tcPr>
          <w:p w14:paraId="5780F3BE"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09139AB1"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50222389" w14:textId="77777777" w:rsidR="00B45DFA" w:rsidRPr="00B45DFA" w:rsidRDefault="00B45DFA" w:rsidP="000471D9">
            <w:pPr>
              <w:rPr>
                <w:rFonts w:ascii="Times New Roman" w:hAnsi="Times New Roman" w:cs="Times New Roman"/>
                <w:sz w:val="18"/>
                <w:szCs w:val="18"/>
              </w:rPr>
            </w:pPr>
          </w:p>
        </w:tc>
      </w:tr>
      <w:tr w:rsidR="00B45DFA" w14:paraId="7A03E02F" w14:textId="77777777" w:rsidTr="000471D9">
        <w:trPr>
          <w:cantSplit/>
        </w:trPr>
        <w:tc>
          <w:tcPr>
            <w:tcW w:w="1800" w:type="dxa"/>
            <w:tcMar>
              <w:top w:w="80" w:type="dxa"/>
              <w:left w:w="120" w:type="dxa"/>
              <w:bottom w:w="80" w:type="dxa"/>
              <w:right w:w="120" w:type="dxa"/>
            </w:tcMar>
            <w:vAlign w:val="center"/>
          </w:tcPr>
          <w:p w14:paraId="25325726"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1746182F"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LY9 (CD229)</w:t>
            </w:r>
          </w:p>
        </w:tc>
        <w:tc>
          <w:tcPr>
            <w:tcW w:w="3100" w:type="dxa"/>
            <w:vMerge/>
            <w:tcMar>
              <w:top w:w="80" w:type="dxa"/>
              <w:left w:w="120" w:type="dxa"/>
              <w:bottom w:w="80" w:type="dxa"/>
              <w:right w:w="120" w:type="dxa"/>
            </w:tcMar>
            <w:vAlign w:val="center"/>
          </w:tcPr>
          <w:p w14:paraId="771A9292"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5175E087"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32336DB1" w14:textId="77777777" w:rsidR="00B45DFA" w:rsidRPr="00B45DFA" w:rsidRDefault="00B45DFA" w:rsidP="000471D9">
            <w:pPr>
              <w:rPr>
                <w:rFonts w:ascii="Times New Roman" w:hAnsi="Times New Roman" w:cs="Times New Roman"/>
                <w:sz w:val="18"/>
                <w:szCs w:val="18"/>
              </w:rPr>
            </w:pPr>
          </w:p>
        </w:tc>
      </w:tr>
      <w:tr w:rsidR="00B45DFA" w14:paraId="1B6B7D22" w14:textId="77777777" w:rsidTr="000471D9">
        <w:trPr>
          <w:cantSplit/>
        </w:trPr>
        <w:tc>
          <w:tcPr>
            <w:tcW w:w="1800" w:type="dxa"/>
            <w:tcMar>
              <w:top w:w="80" w:type="dxa"/>
              <w:left w:w="120" w:type="dxa"/>
              <w:bottom w:w="80" w:type="dxa"/>
              <w:right w:w="120" w:type="dxa"/>
            </w:tcMar>
            <w:vAlign w:val="center"/>
          </w:tcPr>
          <w:p w14:paraId="01BC76D2"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362700A0"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IRF8</w:t>
            </w:r>
          </w:p>
        </w:tc>
        <w:tc>
          <w:tcPr>
            <w:tcW w:w="3100" w:type="dxa"/>
            <w:vMerge/>
            <w:tcMar>
              <w:top w:w="80" w:type="dxa"/>
              <w:left w:w="120" w:type="dxa"/>
              <w:bottom w:w="80" w:type="dxa"/>
              <w:right w:w="120" w:type="dxa"/>
            </w:tcMar>
            <w:vAlign w:val="center"/>
          </w:tcPr>
          <w:p w14:paraId="114FC5A9"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3C5E8C1B"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1231CBFE" w14:textId="77777777" w:rsidR="00B45DFA" w:rsidRPr="00B45DFA" w:rsidRDefault="00B45DFA" w:rsidP="000471D9">
            <w:pPr>
              <w:rPr>
                <w:rFonts w:ascii="Times New Roman" w:hAnsi="Times New Roman" w:cs="Times New Roman"/>
                <w:sz w:val="18"/>
                <w:szCs w:val="18"/>
              </w:rPr>
            </w:pPr>
          </w:p>
        </w:tc>
      </w:tr>
      <w:tr w:rsidR="00B45DFA" w:rsidRPr="003A277B" w14:paraId="7482AC56" w14:textId="77777777" w:rsidTr="000471D9">
        <w:trPr>
          <w:cantSplit/>
        </w:trPr>
        <w:tc>
          <w:tcPr>
            <w:tcW w:w="1800" w:type="dxa"/>
            <w:shd w:val="clear" w:color="auto" w:fill="F7F9FC"/>
            <w:tcMar>
              <w:top w:w="80" w:type="dxa"/>
              <w:left w:w="120" w:type="dxa"/>
              <w:bottom w:w="80" w:type="dxa"/>
              <w:right w:w="120" w:type="dxa"/>
            </w:tcMar>
            <w:vAlign w:val="center"/>
          </w:tcPr>
          <w:p w14:paraId="05AC3B2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Antigen Presentation / immune competence</w:t>
            </w:r>
          </w:p>
        </w:tc>
        <w:tc>
          <w:tcPr>
            <w:tcW w:w="1300" w:type="dxa"/>
            <w:shd w:val="clear" w:color="auto" w:fill="F7F9FC"/>
            <w:tcMar>
              <w:top w:w="80" w:type="dxa"/>
              <w:left w:w="120" w:type="dxa"/>
              <w:bottom w:w="80" w:type="dxa"/>
              <w:right w:w="120" w:type="dxa"/>
            </w:tcMar>
            <w:vAlign w:val="center"/>
          </w:tcPr>
          <w:p w14:paraId="3B64EFD3"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HLA-DOB</w:t>
            </w:r>
          </w:p>
        </w:tc>
        <w:tc>
          <w:tcPr>
            <w:tcW w:w="3100" w:type="dxa"/>
            <w:shd w:val="clear" w:color="auto" w:fill="F7F9FC"/>
            <w:tcMar>
              <w:top w:w="80" w:type="dxa"/>
              <w:left w:w="120" w:type="dxa"/>
              <w:bottom w:w="80" w:type="dxa"/>
              <w:right w:w="120" w:type="dxa"/>
            </w:tcMar>
            <w:vAlign w:val="center"/>
          </w:tcPr>
          <w:p w14:paraId="2A514A25"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Reduction in post-infusion TME in CR².</w:t>
            </w:r>
          </w:p>
          <w:p w14:paraId="0B9634C7" w14:textId="77777777" w:rsidR="00B45DFA" w:rsidRPr="00B45DFA" w:rsidRDefault="00B45DFA" w:rsidP="000471D9">
            <w:pPr>
              <w:jc w:val="both"/>
              <w:rPr>
                <w:rFonts w:ascii="Times New Roman" w:hAnsi="Times New Roman" w:cs="Times New Roman"/>
                <w:sz w:val="18"/>
                <w:szCs w:val="18"/>
              </w:rPr>
            </w:pPr>
          </w:p>
          <w:p w14:paraId="1C7366C6"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Lower expression in future responders³.</w:t>
            </w:r>
          </w:p>
        </w:tc>
        <w:tc>
          <w:tcPr>
            <w:tcW w:w="3100" w:type="dxa"/>
            <w:shd w:val="clear" w:color="auto" w:fill="F7F9FC"/>
            <w:tcMar>
              <w:top w:w="80" w:type="dxa"/>
              <w:left w:w="120" w:type="dxa"/>
              <w:bottom w:w="80" w:type="dxa"/>
              <w:right w:w="120" w:type="dxa"/>
            </w:tcMar>
            <w:vAlign w:val="center"/>
          </w:tcPr>
          <w:p w14:paraId="123A816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(Lymphoid). Individually associated with continuous response (PCA analysis).</w:t>
            </w:r>
          </w:p>
        </w:tc>
        <w:tc>
          <w:tcPr>
            <w:tcW w:w="3660" w:type="dxa"/>
            <w:shd w:val="clear" w:color="auto" w:fill="F7F9FC"/>
            <w:tcMar>
              <w:top w:w="80" w:type="dxa"/>
              <w:left w:w="120" w:type="dxa"/>
              <w:bottom w:w="80" w:type="dxa"/>
              <w:right w:w="120" w:type="dxa"/>
            </w:tcMar>
            <w:vAlign w:val="center"/>
          </w:tcPr>
          <w:p w14:paraId="69837DE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b/>
                <w:bCs/>
                <w:color w:val="000000"/>
              </w:rPr>
              <w:t xml:space="preserve"> </w:t>
            </w:r>
            <w:r w:rsidRPr="00B45DFA">
              <w:rPr>
                <w:rFonts w:ascii="Times New Roman" w:hAnsi="Times New Roman" w:cs="Times New Roman"/>
                <w:sz w:val="18"/>
                <w:szCs w:val="18"/>
              </w:rPr>
              <w:t xml:space="preserve"> Supported by ZUMA-7. ZUMA-1 did not show the same profile; this may be an effect of the lines of treatment, given that ZUMA-7 involves second-line treatment while ZUMA-1 involves third-line treatment.</w:t>
            </w:r>
          </w:p>
        </w:tc>
      </w:tr>
      <w:tr w:rsidR="00B45DFA" w:rsidRPr="003A277B" w14:paraId="41C8B62A" w14:textId="77777777" w:rsidTr="000471D9">
        <w:trPr>
          <w:cantSplit/>
        </w:trPr>
        <w:tc>
          <w:tcPr>
            <w:tcW w:w="1800" w:type="dxa"/>
            <w:tcMar>
              <w:top w:w="80" w:type="dxa"/>
              <w:left w:w="120" w:type="dxa"/>
              <w:bottom w:w="80" w:type="dxa"/>
              <w:right w:w="120" w:type="dxa"/>
            </w:tcMar>
            <w:vAlign w:val="center"/>
          </w:tcPr>
          <w:p w14:paraId="541A44C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 xml:space="preserve">Adverse </w:t>
            </w:r>
            <w:proofErr w:type="gramStart"/>
            <w:r w:rsidRPr="00B45DFA">
              <w:rPr>
                <w:rFonts w:ascii="Times New Roman" w:hAnsi="Times New Roman" w:cs="Times New Roman"/>
                <w:sz w:val="18"/>
                <w:szCs w:val="18"/>
              </w:rPr>
              <w:t>microenvironment  /</w:t>
            </w:r>
            <w:proofErr w:type="gramEnd"/>
            <w:r w:rsidRPr="00B45DFA">
              <w:rPr>
                <w:rFonts w:ascii="Times New Roman" w:hAnsi="Times New Roman" w:cs="Times New Roman"/>
                <w:sz w:val="18"/>
                <w:szCs w:val="18"/>
              </w:rPr>
              <w:t xml:space="preserve"> Resistance</w:t>
            </w:r>
          </w:p>
        </w:tc>
        <w:tc>
          <w:tcPr>
            <w:tcW w:w="1300" w:type="dxa"/>
            <w:tcMar>
              <w:top w:w="80" w:type="dxa"/>
              <w:left w:w="120" w:type="dxa"/>
              <w:bottom w:w="80" w:type="dxa"/>
              <w:right w:w="120" w:type="dxa"/>
            </w:tcMar>
            <w:vAlign w:val="center"/>
          </w:tcPr>
          <w:p w14:paraId="0ECD1834"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CCL20</w:t>
            </w:r>
          </w:p>
        </w:tc>
        <w:tc>
          <w:tcPr>
            <w:tcW w:w="3100" w:type="dxa"/>
            <w:tcMar>
              <w:top w:w="80" w:type="dxa"/>
              <w:left w:w="120" w:type="dxa"/>
              <w:bottom w:w="80" w:type="dxa"/>
              <w:right w:w="120" w:type="dxa"/>
            </w:tcMar>
            <w:vAlign w:val="center"/>
          </w:tcPr>
          <w:p w14:paraId="6D26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 xml:space="preserve">Significantly higher expression in </w:t>
            </w:r>
            <w:proofErr w:type="gramStart"/>
            <w:r w:rsidRPr="00B45DFA">
              <w:rPr>
                <w:rFonts w:ascii="Times New Roman" w:hAnsi="Times New Roman" w:cs="Times New Roman"/>
                <w:sz w:val="18"/>
                <w:szCs w:val="18"/>
              </w:rPr>
              <w:t>Non-Responders</w:t>
            </w:r>
            <w:proofErr w:type="gramEnd"/>
            <w:r w:rsidRPr="00B45DFA">
              <w:rPr>
                <w:rFonts w:ascii="Times New Roman" w:hAnsi="Times New Roman" w:cs="Times New Roman"/>
                <w:sz w:val="18"/>
                <w:szCs w:val="18"/>
              </w:rPr>
              <w:t>⁴.</w:t>
            </w:r>
          </w:p>
        </w:tc>
        <w:tc>
          <w:tcPr>
            <w:tcW w:w="3100" w:type="dxa"/>
            <w:tcMar>
              <w:top w:w="80" w:type="dxa"/>
              <w:left w:w="120" w:type="dxa"/>
              <w:bottom w:w="80" w:type="dxa"/>
              <w:right w:w="120" w:type="dxa"/>
            </w:tcMar>
            <w:vAlign w:val="center"/>
          </w:tcPr>
          <w:p w14:paraId="705F0A8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Myeloid inflammatory signature; SII (Stromal and Immunosuppressive Index). Associated with worse EFS and lower DOR.</w:t>
            </w:r>
          </w:p>
        </w:tc>
        <w:tc>
          <w:tcPr>
            <w:tcW w:w="3660" w:type="dxa"/>
            <w:tcMar>
              <w:top w:w="80" w:type="dxa"/>
              <w:left w:w="120" w:type="dxa"/>
              <w:bottom w:w="80" w:type="dxa"/>
              <w:right w:w="120" w:type="dxa"/>
            </w:tcMar>
            <w:vAlign w:val="center"/>
          </w:tcPr>
          <w:p w14:paraId="0923E9B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Direct concordance with ZUMA-1 and ZUMA-7</w:t>
            </w:r>
          </w:p>
        </w:tc>
      </w:tr>
      <w:tr w:rsidR="00B45DFA" w:rsidRPr="003A277B" w14:paraId="08E6A5F8" w14:textId="77777777" w:rsidTr="000471D9">
        <w:trPr>
          <w:cantSplit/>
        </w:trPr>
        <w:tc>
          <w:tcPr>
            <w:tcW w:w="1800" w:type="dxa"/>
            <w:shd w:val="clear" w:color="auto" w:fill="F7F9FC"/>
            <w:tcMar>
              <w:top w:w="80" w:type="dxa"/>
              <w:left w:w="120" w:type="dxa"/>
              <w:bottom w:w="80" w:type="dxa"/>
              <w:right w:w="120" w:type="dxa"/>
            </w:tcMar>
            <w:vAlign w:val="center"/>
          </w:tcPr>
          <w:p w14:paraId="4C01500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 xml:space="preserve">Adverse </w:t>
            </w:r>
            <w:proofErr w:type="gramStart"/>
            <w:r w:rsidRPr="00B45DFA">
              <w:rPr>
                <w:rFonts w:ascii="Times New Roman" w:hAnsi="Times New Roman" w:cs="Times New Roman"/>
                <w:sz w:val="18"/>
                <w:szCs w:val="18"/>
              </w:rPr>
              <w:t>microenvironment  /</w:t>
            </w:r>
            <w:proofErr w:type="gramEnd"/>
            <w:r w:rsidRPr="00B45DFA">
              <w:rPr>
                <w:rFonts w:ascii="Times New Roman" w:hAnsi="Times New Roman" w:cs="Times New Roman"/>
                <w:sz w:val="18"/>
                <w:szCs w:val="18"/>
              </w:rPr>
              <w:t xml:space="preserve"> Resistance</w:t>
            </w:r>
          </w:p>
        </w:tc>
        <w:tc>
          <w:tcPr>
            <w:tcW w:w="1300" w:type="dxa"/>
            <w:shd w:val="clear" w:color="auto" w:fill="F7F9FC"/>
            <w:tcMar>
              <w:top w:w="80" w:type="dxa"/>
              <w:left w:w="120" w:type="dxa"/>
              <w:bottom w:w="80" w:type="dxa"/>
              <w:right w:w="120" w:type="dxa"/>
            </w:tcMar>
            <w:vAlign w:val="center"/>
          </w:tcPr>
          <w:p w14:paraId="6969316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LRRC32</w:t>
            </w:r>
          </w:p>
        </w:tc>
        <w:tc>
          <w:tcPr>
            <w:tcW w:w="3100" w:type="dxa"/>
            <w:shd w:val="clear" w:color="auto" w:fill="F7F9FC"/>
            <w:tcMar>
              <w:top w:w="80" w:type="dxa"/>
              <w:left w:w="120" w:type="dxa"/>
              <w:bottom w:w="80" w:type="dxa"/>
              <w:right w:w="120" w:type="dxa"/>
            </w:tcMar>
            <w:vAlign w:val="center"/>
          </w:tcPr>
          <w:p w14:paraId="03983F9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prominently mentioned.</w:t>
            </w:r>
          </w:p>
        </w:tc>
        <w:tc>
          <w:tcPr>
            <w:tcW w:w="3100" w:type="dxa"/>
            <w:shd w:val="clear" w:color="auto" w:fill="F7F9FC"/>
            <w:tcMar>
              <w:top w:w="80" w:type="dxa"/>
              <w:left w:w="120" w:type="dxa"/>
              <w:bottom w:w="80" w:type="dxa"/>
              <w:right w:w="120" w:type="dxa"/>
            </w:tcMar>
            <w:vAlign w:val="center"/>
          </w:tcPr>
          <w:p w14:paraId="02CC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Stromal signature; SII (Stromal and Immunosuppressive Index). Associated with worse EFS and shorter DOR.</w:t>
            </w:r>
          </w:p>
        </w:tc>
        <w:tc>
          <w:tcPr>
            <w:tcW w:w="3660" w:type="dxa"/>
            <w:shd w:val="clear" w:color="auto" w:fill="F7F9FC"/>
            <w:tcMar>
              <w:top w:w="80" w:type="dxa"/>
              <w:left w:w="120" w:type="dxa"/>
              <w:bottom w:w="80" w:type="dxa"/>
              <w:right w:w="120" w:type="dxa"/>
            </w:tcMar>
            <w:vAlign w:val="center"/>
          </w:tcPr>
          <w:p w14:paraId="71ACAFF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3A277B" w14:paraId="31324122" w14:textId="77777777" w:rsidTr="000471D9">
        <w:trPr>
          <w:cantSplit/>
        </w:trPr>
        <w:tc>
          <w:tcPr>
            <w:tcW w:w="1800" w:type="dxa"/>
            <w:tcMar>
              <w:top w:w="80" w:type="dxa"/>
              <w:left w:w="120" w:type="dxa"/>
              <w:bottom w:w="80" w:type="dxa"/>
              <w:right w:w="120" w:type="dxa"/>
            </w:tcMar>
            <w:vAlign w:val="center"/>
          </w:tcPr>
          <w:p w14:paraId="1379D76A"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Adhesion /EMT-like remodeling / Intrinsic Resistance</w:t>
            </w:r>
          </w:p>
        </w:tc>
        <w:tc>
          <w:tcPr>
            <w:tcW w:w="1300" w:type="dxa"/>
            <w:tcMar>
              <w:top w:w="80" w:type="dxa"/>
              <w:left w:w="120" w:type="dxa"/>
              <w:bottom w:w="80" w:type="dxa"/>
              <w:right w:w="120" w:type="dxa"/>
            </w:tcMar>
            <w:vAlign w:val="center"/>
          </w:tcPr>
          <w:p w14:paraId="4449B973"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*NCAM1 (CD56)</w:t>
            </w:r>
          </w:p>
        </w:tc>
        <w:tc>
          <w:tcPr>
            <w:tcW w:w="3100" w:type="dxa"/>
            <w:tcMar>
              <w:top w:w="80" w:type="dxa"/>
              <w:left w:w="120" w:type="dxa"/>
              <w:bottom w:w="80" w:type="dxa"/>
              <w:right w:w="120" w:type="dxa"/>
            </w:tcMar>
            <w:vAlign w:val="center"/>
          </w:tcPr>
          <w:p w14:paraId="5B5C569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Trend towards reduction in non-responders⁵.</w:t>
            </w:r>
          </w:p>
        </w:tc>
        <w:tc>
          <w:tcPr>
            <w:tcW w:w="3100" w:type="dxa"/>
            <w:tcMar>
              <w:top w:w="80" w:type="dxa"/>
              <w:left w:w="120" w:type="dxa"/>
              <w:bottom w:w="80" w:type="dxa"/>
              <w:right w:w="120" w:type="dxa"/>
            </w:tcMar>
            <w:vAlign w:val="center"/>
          </w:tcPr>
          <w:p w14:paraId="00734C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 NK CD56dim signature was associated with shorter DOR, but this does not establish tumor-cell NCAM1 as the source.</w:t>
            </w:r>
          </w:p>
        </w:tc>
        <w:tc>
          <w:tcPr>
            <w:tcW w:w="3660" w:type="dxa"/>
            <w:tcMar>
              <w:top w:w="80" w:type="dxa"/>
              <w:left w:w="120" w:type="dxa"/>
              <w:bottom w:w="80" w:type="dxa"/>
              <w:right w:w="120" w:type="dxa"/>
            </w:tcMar>
            <w:vAlign w:val="center"/>
          </w:tcPr>
          <w:p w14:paraId="6245F76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3A277B" w14:paraId="4DCCE517" w14:textId="77777777" w:rsidTr="000471D9">
        <w:trPr>
          <w:cantSplit/>
        </w:trPr>
        <w:tc>
          <w:tcPr>
            <w:tcW w:w="1800" w:type="dxa"/>
            <w:shd w:val="clear" w:color="auto" w:fill="F7F9FC"/>
            <w:tcMar>
              <w:top w:w="80" w:type="dxa"/>
              <w:left w:w="120" w:type="dxa"/>
              <w:bottom w:w="80" w:type="dxa"/>
              <w:right w:w="120" w:type="dxa"/>
            </w:tcMar>
            <w:vAlign w:val="center"/>
          </w:tcPr>
          <w:p w14:paraId="6FF9723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Immune regulation</w:t>
            </w:r>
          </w:p>
        </w:tc>
        <w:tc>
          <w:tcPr>
            <w:tcW w:w="1300" w:type="dxa"/>
            <w:shd w:val="clear" w:color="auto" w:fill="F7F9FC"/>
            <w:tcMar>
              <w:top w:w="80" w:type="dxa"/>
              <w:left w:w="120" w:type="dxa"/>
              <w:bottom w:w="80" w:type="dxa"/>
              <w:right w:w="120" w:type="dxa"/>
            </w:tcMar>
            <w:vAlign w:val="center"/>
          </w:tcPr>
          <w:p w14:paraId="4F9EAE85"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BTLA</w:t>
            </w:r>
          </w:p>
        </w:tc>
        <w:tc>
          <w:tcPr>
            <w:tcW w:w="3100" w:type="dxa"/>
            <w:shd w:val="clear" w:color="auto" w:fill="F7F9FC"/>
            <w:tcMar>
              <w:top w:w="80" w:type="dxa"/>
              <w:left w:w="120" w:type="dxa"/>
              <w:bottom w:w="80" w:type="dxa"/>
              <w:right w:w="120" w:type="dxa"/>
            </w:tcMar>
            <w:vAlign w:val="center"/>
          </w:tcPr>
          <w:p w14:paraId="159A13B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CR⁶.</w:t>
            </w:r>
          </w:p>
          <w:p w14:paraId="52F3F0F5" w14:textId="77777777" w:rsidR="00B45DFA" w:rsidRPr="00B45DFA" w:rsidRDefault="00B45DFA" w:rsidP="000471D9">
            <w:pPr>
              <w:jc w:val="both"/>
              <w:rPr>
                <w:rFonts w:ascii="Times New Roman" w:hAnsi="Times New Roman" w:cs="Times New Roman"/>
                <w:sz w:val="18"/>
                <w:szCs w:val="18"/>
              </w:rPr>
            </w:pPr>
          </w:p>
          <w:p w14:paraId="736FC2C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shd w:val="clear" w:color="auto" w:fill="F7F9FC"/>
            <w:tcMar>
              <w:top w:w="80" w:type="dxa"/>
              <w:left w:w="120" w:type="dxa"/>
              <w:bottom w:w="80" w:type="dxa"/>
              <w:right w:w="120" w:type="dxa"/>
            </w:tcMar>
            <w:vAlign w:val="center"/>
          </w:tcPr>
          <w:p w14:paraId="2190ACC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"NK CD56dim" signature associated with lower DOR.</w:t>
            </w:r>
          </w:p>
        </w:tc>
        <w:tc>
          <w:tcPr>
            <w:tcW w:w="3660" w:type="dxa"/>
            <w:shd w:val="clear" w:color="auto" w:fill="F7F9FC"/>
            <w:tcMar>
              <w:top w:w="80" w:type="dxa"/>
              <w:left w:w="120" w:type="dxa"/>
              <w:bottom w:w="80" w:type="dxa"/>
              <w:right w:w="120" w:type="dxa"/>
            </w:tcMar>
            <w:vAlign w:val="center"/>
          </w:tcPr>
          <w:p w14:paraId="46412FA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Inconclusive</w:t>
            </w:r>
            <w:r w:rsidRPr="00B45DFA">
              <w:rPr>
                <w:rFonts w:ascii="Times New Roman" w:hAnsi="Times New Roman" w:cs="Times New Roman"/>
                <w:sz w:val="18"/>
                <w:szCs w:val="18"/>
              </w:rPr>
              <w:t>: It has been proposed as a potential baseline protective factor, showing significance in EFS and Cox analyses. Although the ZUMA-1 trial demonstrated that CAR-T therapy reduces the expression of this gene in patients achieving a complete response, there was no difference in baseline levels between responders and non-responders; the ZUMA-7 trial, meanwhile, did not directly address this.</w:t>
            </w:r>
          </w:p>
        </w:tc>
      </w:tr>
      <w:tr w:rsidR="00B45DFA" w:rsidRPr="003A277B" w14:paraId="0DCA8295" w14:textId="77777777" w:rsidTr="000471D9">
        <w:trPr>
          <w:cantSplit/>
        </w:trPr>
        <w:tc>
          <w:tcPr>
            <w:tcW w:w="1800" w:type="dxa"/>
            <w:tcMar>
              <w:top w:w="80" w:type="dxa"/>
              <w:left w:w="120" w:type="dxa"/>
              <w:bottom w:w="80" w:type="dxa"/>
              <w:right w:w="120" w:type="dxa"/>
            </w:tcMar>
            <w:vAlign w:val="center"/>
          </w:tcPr>
          <w:p w14:paraId="487D86A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Cytotoxic-cell-associated marker</w:t>
            </w:r>
          </w:p>
        </w:tc>
        <w:tc>
          <w:tcPr>
            <w:tcW w:w="1300" w:type="dxa"/>
            <w:tcMar>
              <w:top w:w="80" w:type="dxa"/>
              <w:left w:w="120" w:type="dxa"/>
              <w:bottom w:w="80" w:type="dxa"/>
              <w:right w:w="120" w:type="dxa"/>
            </w:tcMar>
            <w:vAlign w:val="center"/>
          </w:tcPr>
          <w:p w14:paraId="12A2E88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 xml:space="preserve">*KLRD1 </w:t>
            </w:r>
            <w:r w:rsidRPr="00B45DFA">
              <w:rPr>
                <w:rFonts w:ascii="Times New Roman" w:hAnsi="Times New Roman" w:cs="Times New Roman"/>
                <w:b/>
                <w:color w:val="1F4D78"/>
                <w:sz w:val="18"/>
                <w:szCs w:val="18"/>
              </w:rPr>
              <w:t>(CD94)</w:t>
            </w:r>
          </w:p>
        </w:tc>
        <w:tc>
          <w:tcPr>
            <w:tcW w:w="3100" w:type="dxa"/>
            <w:tcMar>
              <w:top w:w="80" w:type="dxa"/>
              <w:left w:w="120" w:type="dxa"/>
              <w:bottom w:w="80" w:type="dxa"/>
              <w:right w:w="120" w:type="dxa"/>
            </w:tcMar>
            <w:vAlign w:val="center"/>
          </w:tcPr>
          <w:p w14:paraId="0EBFE15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 xml:space="preserve">Significant increase in OR⁷. Interestingly, the increase was more detectable in </w:t>
            </w:r>
            <w:proofErr w:type="gramStart"/>
            <w:r w:rsidRPr="00B45DFA">
              <w:rPr>
                <w:rFonts w:ascii="Times New Roman" w:hAnsi="Times New Roman" w:cs="Times New Roman"/>
                <w:sz w:val="18"/>
                <w:szCs w:val="18"/>
              </w:rPr>
              <w:t>Non-CR.</w:t>
            </w:r>
            <w:proofErr w:type="gramEnd"/>
          </w:p>
        </w:tc>
        <w:tc>
          <w:tcPr>
            <w:tcW w:w="3100" w:type="dxa"/>
            <w:tcMar>
              <w:top w:w="80" w:type="dxa"/>
              <w:left w:w="120" w:type="dxa"/>
              <w:bottom w:w="80" w:type="dxa"/>
              <w:right w:w="120" w:type="dxa"/>
            </w:tcMar>
            <w:vAlign w:val="center"/>
          </w:tcPr>
          <w:p w14:paraId="7235371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 xml:space="preserve">Cluster 4 (Cytotoxic). Signature associated with SOC, but not significantly with </w:t>
            </w:r>
            <w:proofErr w:type="spellStart"/>
            <w:r w:rsidRPr="00B45DFA">
              <w:rPr>
                <w:rFonts w:ascii="Times New Roman" w:hAnsi="Times New Roman" w:cs="Times New Roman"/>
                <w:sz w:val="18"/>
                <w:szCs w:val="18"/>
              </w:rPr>
              <w:t>axi</w:t>
            </w:r>
            <w:proofErr w:type="spellEnd"/>
            <w:r w:rsidRPr="00B45DFA">
              <w:rPr>
                <w:rFonts w:ascii="Times New Roman" w:hAnsi="Times New Roman" w:cs="Times New Roman"/>
                <w:sz w:val="18"/>
                <w:szCs w:val="18"/>
              </w:rPr>
              <w:t>-cel.</w:t>
            </w:r>
          </w:p>
        </w:tc>
        <w:tc>
          <w:tcPr>
            <w:tcW w:w="3660" w:type="dxa"/>
            <w:tcMar>
              <w:top w:w="80" w:type="dxa"/>
              <w:left w:w="120" w:type="dxa"/>
              <w:bottom w:w="80" w:type="dxa"/>
              <w:right w:w="120" w:type="dxa"/>
            </w:tcMar>
            <w:vAlign w:val="center"/>
          </w:tcPr>
          <w:p w14:paraId="7E90A30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baseline risk factor with significance regarding EFS and Cox. While ZUMA-1 shows a significant increase in objective response following CAR-T treatment, and a trend toward an increase in non-CR cases, this is not observed at baseline; conversely, ZUMA-7 shows significant results regarding SOC.</w:t>
            </w:r>
          </w:p>
        </w:tc>
      </w:tr>
      <w:tr w:rsidR="00B45DFA" w:rsidRPr="003A277B" w14:paraId="369A00B1" w14:textId="77777777" w:rsidTr="000471D9">
        <w:trPr>
          <w:cantSplit/>
        </w:trPr>
        <w:tc>
          <w:tcPr>
            <w:tcW w:w="1800" w:type="dxa"/>
            <w:shd w:val="clear" w:color="auto" w:fill="F7F9FC"/>
            <w:tcMar>
              <w:top w:w="80" w:type="dxa"/>
              <w:left w:w="120" w:type="dxa"/>
              <w:bottom w:w="80" w:type="dxa"/>
              <w:right w:w="120" w:type="dxa"/>
            </w:tcMar>
            <w:vAlign w:val="center"/>
          </w:tcPr>
          <w:p w14:paraId="2D00558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Interferon-responsive state</w:t>
            </w:r>
          </w:p>
        </w:tc>
        <w:tc>
          <w:tcPr>
            <w:tcW w:w="1300" w:type="dxa"/>
            <w:shd w:val="clear" w:color="auto" w:fill="F7F9FC"/>
            <w:tcMar>
              <w:top w:w="80" w:type="dxa"/>
              <w:left w:w="120" w:type="dxa"/>
              <w:bottom w:w="80" w:type="dxa"/>
              <w:right w:w="120" w:type="dxa"/>
            </w:tcMar>
            <w:vAlign w:val="center"/>
          </w:tcPr>
          <w:p w14:paraId="00DE4695"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*IFI27</w:t>
            </w:r>
          </w:p>
        </w:tc>
        <w:tc>
          <w:tcPr>
            <w:tcW w:w="3100" w:type="dxa"/>
            <w:shd w:val="clear" w:color="auto" w:fill="F7F9FC"/>
            <w:tcMar>
              <w:top w:w="80" w:type="dxa"/>
              <w:left w:w="120" w:type="dxa"/>
              <w:bottom w:w="80" w:type="dxa"/>
              <w:right w:w="120" w:type="dxa"/>
            </w:tcMar>
            <w:vAlign w:val="center"/>
          </w:tcPr>
          <w:p w14:paraId="6A46857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Significantly upregulated in CR and Non-CR⁸.</w:t>
            </w:r>
          </w:p>
          <w:p w14:paraId="2E7BF191" w14:textId="77777777" w:rsidR="00B45DFA" w:rsidRPr="00B45DFA" w:rsidRDefault="00B45DFA" w:rsidP="000471D9">
            <w:pPr>
              <w:jc w:val="both"/>
              <w:rPr>
                <w:rFonts w:ascii="Times New Roman" w:hAnsi="Times New Roman" w:cs="Times New Roman"/>
                <w:sz w:val="18"/>
                <w:szCs w:val="18"/>
              </w:rPr>
            </w:pPr>
          </w:p>
          <w:p w14:paraId="63EF0ED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TME activation marker post-CAR T.</w:t>
            </w:r>
          </w:p>
        </w:tc>
        <w:tc>
          <w:tcPr>
            <w:tcW w:w="3100" w:type="dxa"/>
            <w:shd w:val="clear" w:color="auto" w:fill="F7F9FC"/>
            <w:tcMar>
              <w:top w:w="80" w:type="dxa"/>
              <w:left w:w="120" w:type="dxa"/>
              <w:bottom w:w="80" w:type="dxa"/>
              <w:right w:w="120" w:type="dxa"/>
            </w:tcMar>
            <w:vAlign w:val="center"/>
          </w:tcPr>
          <w:p w14:paraId="6519D6D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3 ("IFN downstream" genes). Associated with resistance environments.</w:t>
            </w:r>
          </w:p>
        </w:tc>
        <w:tc>
          <w:tcPr>
            <w:tcW w:w="3660" w:type="dxa"/>
            <w:shd w:val="clear" w:color="auto" w:fill="F7F9FC"/>
            <w:tcMar>
              <w:top w:w="80" w:type="dxa"/>
              <w:left w:w="120" w:type="dxa"/>
              <w:bottom w:w="80" w:type="dxa"/>
              <w:right w:w="120" w:type="dxa"/>
            </w:tcMar>
            <w:vAlign w:val="center"/>
          </w:tcPr>
          <w:p w14:paraId="2B5352B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risk factor, reinforced by the ZUMA-7 finding, albeit indirectly. </w:t>
            </w:r>
            <w:r w:rsidRPr="00B45DFA">
              <w:rPr>
                <w:rFonts w:ascii="Times New Roman" w:hAnsi="Times New Roman" w:cs="Times New Roman"/>
                <w:color w:val="000000"/>
                <w:sz w:val="18"/>
                <w:szCs w:val="18"/>
              </w:rPr>
              <w:t>Because it increased after treatment in both CR and non-CR groups, the ZUMA-1 result is pharmacodynamic but not response-specific.</w:t>
            </w:r>
          </w:p>
        </w:tc>
      </w:tr>
      <w:tr w:rsidR="00B45DFA" w:rsidRPr="003A277B" w14:paraId="0CAA2FC1" w14:textId="77777777" w:rsidTr="000471D9">
        <w:trPr>
          <w:cantSplit/>
        </w:trPr>
        <w:tc>
          <w:tcPr>
            <w:tcW w:w="1800" w:type="dxa"/>
            <w:tcMar>
              <w:top w:w="80" w:type="dxa"/>
              <w:left w:w="120" w:type="dxa"/>
              <w:bottom w:w="80" w:type="dxa"/>
              <w:right w:w="120" w:type="dxa"/>
            </w:tcMar>
            <w:vAlign w:val="center"/>
          </w:tcPr>
          <w:p w14:paraId="4D194C9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Immune phenotype</w:t>
            </w:r>
          </w:p>
        </w:tc>
        <w:tc>
          <w:tcPr>
            <w:tcW w:w="1300" w:type="dxa"/>
            <w:tcMar>
              <w:top w:w="80" w:type="dxa"/>
              <w:left w:w="120" w:type="dxa"/>
              <w:bottom w:w="80" w:type="dxa"/>
              <w:right w:w="120" w:type="dxa"/>
            </w:tcMar>
            <w:vAlign w:val="center"/>
          </w:tcPr>
          <w:p w14:paraId="5E9BD88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CD45RA</w:t>
            </w:r>
          </w:p>
        </w:tc>
        <w:tc>
          <w:tcPr>
            <w:tcW w:w="3100" w:type="dxa"/>
            <w:tcMar>
              <w:top w:w="80" w:type="dxa"/>
              <w:left w:w="120" w:type="dxa"/>
              <w:bottom w:w="80" w:type="dxa"/>
              <w:right w:w="120" w:type="dxa"/>
            </w:tcMar>
            <w:vAlign w:val="center"/>
          </w:tcPr>
          <w:p w14:paraId="1BCDA7A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 (PTPRC/CD45):</w:t>
            </w:r>
            <w:r w:rsidRPr="00B45DFA">
              <w:rPr>
                <w:rFonts w:ascii="Times New Roman" w:hAnsi="Times New Roman" w:cs="Times New Roman"/>
                <w:sz w:val="18"/>
                <w:szCs w:val="18"/>
              </w:rPr>
              <w:t xml:space="preserve"> General trend of higher expression in responders⁹. RA isoform not detailed.</w:t>
            </w:r>
          </w:p>
        </w:tc>
        <w:tc>
          <w:tcPr>
            <w:tcW w:w="3100" w:type="dxa"/>
            <w:tcMar>
              <w:top w:w="80" w:type="dxa"/>
              <w:left w:w="120" w:type="dxa"/>
              <w:bottom w:w="80" w:type="dxa"/>
              <w:right w:w="120" w:type="dxa"/>
            </w:tcMar>
            <w:vAlign w:val="center"/>
          </w:tcPr>
          <w:p w14:paraId="3BA677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CAR-T product (CCR7+CD45RA+): </w:t>
            </w:r>
            <w:r w:rsidRPr="00B45DFA">
              <w:rPr>
                <w:rFonts w:ascii="Times New Roman" w:hAnsi="Times New Roman" w:cs="Times New Roman"/>
                <w:sz w:val="18"/>
                <w:szCs w:val="18"/>
              </w:rPr>
              <w:t>Strongest predictors of prolonged survival, overcoming an unfavorable TME.</w:t>
            </w:r>
          </w:p>
        </w:tc>
        <w:tc>
          <w:tcPr>
            <w:tcW w:w="3660" w:type="dxa"/>
            <w:tcMar>
              <w:top w:w="80" w:type="dxa"/>
              <w:left w:w="120" w:type="dxa"/>
              <w:bottom w:w="80" w:type="dxa"/>
              <w:right w:w="120" w:type="dxa"/>
            </w:tcMar>
            <w:vAlign w:val="center"/>
          </w:tcPr>
          <w:p w14:paraId="7C3EB4C7"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protective factor, confirmed by findings from ZUMA-7. </w:t>
            </w:r>
          </w:p>
        </w:tc>
      </w:tr>
      <w:tr w:rsidR="00B45DFA" w14:paraId="3BCF3FA7" w14:textId="77777777" w:rsidTr="000471D9">
        <w:trPr>
          <w:cantSplit/>
        </w:trPr>
        <w:tc>
          <w:tcPr>
            <w:tcW w:w="1800" w:type="dxa"/>
            <w:shd w:val="clear" w:color="auto" w:fill="F7F9FC"/>
            <w:tcMar>
              <w:top w:w="80" w:type="dxa"/>
              <w:left w:w="120" w:type="dxa"/>
              <w:bottom w:w="80" w:type="dxa"/>
              <w:right w:w="120" w:type="dxa"/>
            </w:tcMar>
            <w:vAlign w:val="center"/>
          </w:tcPr>
          <w:p w14:paraId="77F6C385"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Intrinsic Resistance</w:t>
            </w:r>
          </w:p>
        </w:tc>
        <w:tc>
          <w:tcPr>
            <w:tcW w:w="1300" w:type="dxa"/>
            <w:shd w:val="clear" w:color="auto" w:fill="F7F9FC"/>
            <w:tcMar>
              <w:top w:w="80" w:type="dxa"/>
              <w:left w:w="120" w:type="dxa"/>
              <w:bottom w:w="80" w:type="dxa"/>
              <w:right w:w="120" w:type="dxa"/>
            </w:tcMar>
            <w:vAlign w:val="center"/>
          </w:tcPr>
          <w:p w14:paraId="50B7BF4D"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*DUSP5</w:t>
            </w:r>
          </w:p>
        </w:tc>
        <w:tc>
          <w:tcPr>
            <w:tcW w:w="3100" w:type="dxa"/>
            <w:vMerge w:val="restart"/>
            <w:shd w:val="clear" w:color="auto" w:fill="F7F9FC"/>
            <w:tcMar>
              <w:top w:w="80" w:type="dxa"/>
              <w:left w:w="120" w:type="dxa"/>
              <w:bottom w:w="80" w:type="dxa"/>
              <w:right w:w="120" w:type="dxa"/>
            </w:tcMar>
            <w:vAlign w:val="center"/>
          </w:tcPr>
          <w:p w14:paraId="3432BBB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100" w:type="dxa"/>
            <w:shd w:val="clear" w:color="auto" w:fill="F7F9FC"/>
            <w:tcMar>
              <w:top w:w="80" w:type="dxa"/>
              <w:left w:w="120" w:type="dxa"/>
              <w:bottom w:w="80" w:type="dxa"/>
              <w:right w:w="120" w:type="dxa"/>
            </w:tcMar>
            <w:vAlign w:val="center"/>
          </w:tcPr>
          <w:p w14:paraId="19587E6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val="restart"/>
            <w:shd w:val="clear" w:color="auto" w:fill="F7F9FC"/>
            <w:tcMar>
              <w:top w:w="80" w:type="dxa"/>
              <w:left w:w="120" w:type="dxa"/>
              <w:bottom w:w="80" w:type="dxa"/>
              <w:right w:w="120" w:type="dxa"/>
            </w:tcMar>
            <w:vAlign w:val="center"/>
          </w:tcPr>
          <w:p w14:paraId="72F4FE5E" w14:textId="5D421110"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risk factor with significance for EFS and Cox in this current analysis (</w:t>
            </w:r>
            <w:r w:rsidRPr="00B45DFA">
              <w:rPr>
                <w:rFonts w:ascii="Times New Roman" w:hAnsi="Times New Roman" w:cs="Times New Roman"/>
                <w:color w:val="000000"/>
                <w:sz w:val="18"/>
                <w:szCs w:val="18"/>
              </w:rPr>
              <w:t>new candidate gene-level associations)</w:t>
            </w:r>
            <w:r w:rsidRPr="00B45DFA">
              <w:rPr>
                <w:rFonts w:ascii="Times New Roman" w:hAnsi="Times New Roman" w:cs="Times New Roman"/>
                <w:sz w:val="18"/>
                <w:szCs w:val="18"/>
              </w:rPr>
              <w:t>. Not reported by ZUMA-1 and ZUMA-7</w:t>
            </w:r>
            <w:r w:rsidR="00DD3704">
              <w:rPr>
                <w:rFonts w:ascii="Times New Roman" w:hAnsi="Times New Roman" w:cs="Times New Roman"/>
                <w:sz w:val="18"/>
                <w:szCs w:val="18"/>
              </w:rPr>
              <w:t>.</w:t>
            </w:r>
          </w:p>
        </w:tc>
      </w:tr>
      <w:tr w:rsidR="00B45DFA" w:rsidRPr="003A277B" w14:paraId="0CD2B1E2" w14:textId="77777777" w:rsidTr="000471D9">
        <w:trPr>
          <w:cantSplit/>
        </w:trPr>
        <w:tc>
          <w:tcPr>
            <w:tcW w:w="1800" w:type="dxa"/>
            <w:tcMar>
              <w:top w:w="80" w:type="dxa"/>
              <w:left w:w="120" w:type="dxa"/>
              <w:bottom w:w="80" w:type="dxa"/>
              <w:right w:w="120" w:type="dxa"/>
            </w:tcMar>
            <w:vAlign w:val="center"/>
          </w:tcPr>
          <w:p w14:paraId="18C9CBE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Adhesion / EMT-like remodeling / Intrinsic Resistance</w:t>
            </w:r>
          </w:p>
        </w:tc>
        <w:tc>
          <w:tcPr>
            <w:tcW w:w="1300" w:type="dxa"/>
            <w:tcMar>
              <w:top w:w="80" w:type="dxa"/>
              <w:left w:w="120" w:type="dxa"/>
              <w:bottom w:w="80" w:type="dxa"/>
              <w:right w:w="120" w:type="dxa"/>
            </w:tcMar>
            <w:vAlign w:val="center"/>
          </w:tcPr>
          <w:p w14:paraId="10A0156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*CDH2</w:t>
            </w:r>
          </w:p>
        </w:tc>
        <w:tc>
          <w:tcPr>
            <w:tcW w:w="3100" w:type="dxa"/>
            <w:vMerge/>
            <w:tcMar>
              <w:top w:w="80" w:type="dxa"/>
              <w:left w:w="120" w:type="dxa"/>
              <w:bottom w:w="80" w:type="dxa"/>
              <w:right w:w="120" w:type="dxa"/>
            </w:tcMar>
            <w:vAlign w:val="center"/>
          </w:tcPr>
          <w:p w14:paraId="68625BB2" w14:textId="77777777" w:rsidR="00B45DFA" w:rsidRPr="00B45DFA" w:rsidRDefault="00B45DFA" w:rsidP="000471D9">
            <w:pPr>
              <w:rPr>
                <w:rFonts w:ascii="Times New Roman" w:hAnsi="Times New Roman" w:cs="Times New Roman"/>
                <w:sz w:val="18"/>
                <w:szCs w:val="18"/>
              </w:rPr>
            </w:pPr>
          </w:p>
        </w:tc>
        <w:tc>
          <w:tcPr>
            <w:tcW w:w="3100" w:type="dxa"/>
            <w:tcMar>
              <w:top w:w="80" w:type="dxa"/>
              <w:left w:w="120" w:type="dxa"/>
              <w:bottom w:w="80" w:type="dxa"/>
              <w:right w:w="120" w:type="dxa"/>
            </w:tcMar>
            <w:vAlign w:val="center"/>
          </w:tcPr>
          <w:p w14:paraId="2064B3D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tcMar>
              <w:top w:w="80" w:type="dxa"/>
              <w:left w:w="120" w:type="dxa"/>
              <w:bottom w:w="80" w:type="dxa"/>
              <w:right w:w="120" w:type="dxa"/>
            </w:tcMar>
            <w:vAlign w:val="center"/>
          </w:tcPr>
          <w:p w14:paraId="52547328" w14:textId="77777777" w:rsidR="00B45DFA" w:rsidRPr="00B45DFA" w:rsidRDefault="00B45DFA" w:rsidP="000471D9">
            <w:pPr>
              <w:rPr>
                <w:rFonts w:ascii="Times New Roman" w:hAnsi="Times New Roman" w:cs="Times New Roman"/>
                <w:sz w:val="18"/>
                <w:szCs w:val="18"/>
              </w:rPr>
            </w:pPr>
          </w:p>
        </w:tc>
      </w:tr>
      <w:tr w:rsidR="00B45DFA" w:rsidRPr="003A277B" w14:paraId="4F422EAC" w14:textId="77777777" w:rsidTr="000471D9">
        <w:trPr>
          <w:cantSplit/>
        </w:trPr>
        <w:tc>
          <w:tcPr>
            <w:tcW w:w="1800" w:type="dxa"/>
            <w:shd w:val="clear" w:color="auto" w:fill="F7F9FC"/>
            <w:tcMar>
              <w:top w:w="80" w:type="dxa"/>
              <w:left w:w="120" w:type="dxa"/>
              <w:bottom w:w="80" w:type="dxa"/>
              <w:right w:w="120" w:type="dxa"/>
            </w:tcMar>
            <w:vAlign w:val="center"/>
          </w:tcPr>
          <w:p w14:paraId="09FED13E"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Intrinsic Resistance</w:t>
            </w:r>
          </w:p>
        </w:tc>
        <w:tc>
          <w:tcPr>
            <w:tcW w:w="1300" w:type="dxa"/>
            <w:shd w:val="clear" w:color="auto" w:fill="F7F9FC"/>
            <w:tcMar>
              <w:top w:w="80" w:type="dxa"/>
              <w:left w:w="120" w:type="dxa"/>
              <w:bottom w:w="80" w:type="dxa"/>
              <w:right w:w="120" w:type="dxa"/>
            </w:tcMar>
            <w:vAlign w:val="center"/>
          </w:tcPr>
          <w:p w14:paraId="0FADFC76" w14:textId="77777777" w:rsidR="00B45DFA" w:rsidRPr="00525573" w:rsidRDefault="00B45DFA" w:rsidP="000471D9">
            <w:pPr>
              <w:rPr>
                <w:rFonts w:ascii="Times New Roman" w:hAnsi="Times New Roman" w:cs="Times New Roman"/>
                <w:b/>
                <w:sz w:val="18"/>
                <w:szCs w:val="18"/>
              </w:rPr>
            </w:pPr>
            <w:r w:rsidRPr="00525573">
              <w:rPr>
                <w:rFonts w:ascii="Times New Roman" w:hAnsi="Times New Roman" w:cs="Times New Roman"/>
                <w:b/>
                <w:color w:val="1F4D78"/>
                <w:sz w:val="18"/>
                <w:szCs w:val="18"/>
              </w:rPr>
              <w:t>WNT11</w:t>
            </w:r>
          </w:p>
        </w:tc>
        <w:tc>
          <w:tcPr>
            <w:tcW w:w="3100" w:type="dxa"/>
            <w:vMerge/>
            <w:shd w:val="clear" w:color="auto" w:fill="F7F9FC"/>
            <w:tcMar>
              <w:top w:w="80" w:type="dxa"/>
              <w:left w:w="120" w:type="dxa"/>
              <w:bottom w:w="80" w:type="dxa"/>
              <w:right w:w="120" w:type="dxa"/>
            </w:tcMar>
            <w:vAlign w:val="center"/>
          </w:tcPr>
          <w:p w14:paraId="20BAF28B" w14:textId="77777777" w:rsidR="00B45DFA" w:rsidRPr="00525573" w:rsidRDefault="00B45DFA" w:rsidP="000471D9">
            <w:pPr>
              <w:rPr>
                <w:rFonts w:ascii="Times New Roman" w:hAnsi="Times New Roman" w:cs="Times New Roman"/>
                <w:sz w:val="18"/>
                <w:szCs w:val="18"/>
              </w:rPr>
            </w:pPr>
          </w:p>
        </w:tc>
        <w:tc>
          <w:tcPr>
            <w:tcW w:w="3100" w:type="dxa"/>
            <w:shd w:val="clear" w:color="auto" w:fill="F7F9FC"/>
            <w:tcMar>
              <w:top w:w="80" w:type="dxa"/>
              <w:left w:w="120" w:type="dxa"/>
              <w:bottom w:w="80" w:type="dxa"/>
              <w:right w:w="120" w:type="dxa"/>
            </w:tcMar>
            <w:vAlign w:val="center"/>
          </w:tcPr>
          <w:p w14:paraId="3EF77066"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Individually associated with the continuous response.</w:t>
            </w:r>
          </w:p>
        </w:tc>
        <w:tc>
          <w:tcPr>
            <w:tcW w:w="3660" w:type="dxa"/>
            <w:shd w:val="clear" w:color="auto" w:fill="F7F9FC"/>
            <w:tcMar>
              <w:top w:w="80" w:type="dxa"/>
              <w:left w:w="120" w:type="dxa"/>
              <w:bottom w:w="80" w:type="dxa"/>
              <w:right w:w="120" w:type="dxa"/>
            </w:tcMar>
            <w:vAlign w:val="center"/>
          </w:tcPr>
          <w:p w14:paraId="359FD1D8" w14:textId="26627261"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 xml:space="preserve">By evaluating the gene itself, rather than just Cluster 1, as ZUMA-7 did, we found an association, higher WNT11 with shorter </w:t>
            </w:r>
            <w:r w:rsidRPr="00525573">
              <w:rPr>
                <w:rFonts w:ascii="Times New Roman" w:hAnsi="Times New Roman" w:cs="Times New Roman"/>
                <w:color w:val="000000" w:themeColor="text1"/>
                <w:sz w:val="18"/>
                <w:szCs w:val="18"/>
              </w:rPr>
              <w:t>EF</w:t>
            </w:r>
            <w:r w:rsidR="00677FE0" w:rsidRPr="00525573">
              <w:rPr>
                <w:rFonts w:ascii="Times New Roman" w:hAnsi="Times New Roman" w:cs="Times New Roman"/>
                <w:color w:val="000000" w:themeColor="text1"/>
                <w:sz w:val="18"/>
                <w:szCs w:val="18"/>
              </w:rPr>
              <w:t>S</w:t>
            </w:r>
            <w:r w:rsidR="00DD3704" w:rsidRPr="00525573">
              <w:rPr>
                <w:rFonts w:ascii="Times New Roman" w:hAnsi="Times New Roman" w:cs="Times New Roman"/>
                <w:color w:val="000000" w:themeColor="text1"/>
                <w:sz w:val="18"/>
                <w:szCs w:val="18"/>
              </w:rPr>
              <w:t>.</w:t>
            </w:r>
          </w:p>
        </w:tc>
      </w:tr>
    </w:tbl>
    <w:p w14:paraId="56A12991" w14:textId="11CE4175" w:rsidR="00B45DFA" w:rsidRPr="00525573" w:rsidRDefault="00B45DFA" w:rsidP="00B45DFA">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sz w:val="18"/>
          <w:szCs w:val="18"/>
          <w:lang w:val="en-US"/>
        </w:rPr>
        <w:t>Notes.</w:t>
      </w:r>
      <w:r w:rsidRPr="00525573">
        <w:rPr>
          <w:rFonts w:ascii="Times New Roman" w:hAnsi="Times New Roman" w:cs="Times New Roman"/>
          <w:sz w:val="18"/>
          <w:szCs w:val="18"/>
          <w:lang w:val="en-US"/>
        </w:rPr>
        <w:t xml:space="preserve"> </w:t>
      </w:r>
      <w:r w:rsidRPr="00525573">
        <w:rPr>
          <w:rFonts w:ascii="Times New Roman" w:hAnsi="Times New Roman" w:cs="Times New Roman"/>
          <w:color w:val="000000" w:themeColor="text1"/>
          <w:sz w:val="18"/>
          <w:szCs w:val="18"/>
          <w:lang w:val="en-US"/>
        </w:rPr>
        <w:t xml:space="preserve">ZUMA-1 findings include both baseline and post-infusion analyses; post-treatment changes represent pharmacodynamic observations and do not necessarily establish baseline predictive value. Some ZUMA-7 associations were originally reported as gene clusters, cellular signatures, or composite indices rather than as individual gene-level effects. Associations from the present study </w:t>
      </w:r>
      <w:r w:rsidR="0067644F" w:rsidRPr="00525573">
        <w:rPr>
          <w:rFonts w:ascii="Times New Roman" w:hAnsi="Times New Roman" w:cs="Times New Roman"/>
          <w:color w:val="000000" w:themeColor="text1"/>
          <w:sz w:val="18"/>
          <w:szCs w:val="18"/>
          <w:lang w:val="en-US"/>
        </w:rPr>
        <w:t>were estimated using</w:t>
      </w:r>
      <w:r w:rsidRPr="00525573">
        <w:rPr>
          <w:rFonts w:ascii="Times New Roman" w:hAnsi="Times New Roman" w:cs="Times New Roman"/>
          <w:color w:val="000000" w:themeColor="text1"/>
          <w:sz w:val="18"/>
          <w:szCs w:val="18"/>
          <w:lang w:val="en-US"/>
        </w:rPr>
        <w:t xml:space="preserve"> multivariable Cox 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3936E32E" w14:textId="77777777" w:rsidR="00B45DFA" w:rsidRDefault="00B45DFA" w:rsidP="00B45DFA">
      <w:pPr>
        <w:spacing w:after="0" w:line="240" w:lineRule="auto"/>
        <w:jc w:val="both"/>
        <w:rPr>
          <w:rFonts w:ascii="Times New Roman" w:hAnsi="Times New Roman" w:cs="Times New Roman"/>
          <w:sz w:val="18"/>
          <w:szCs w:val="18"/>
          <w:lang w:val="en-US"/>
        </w:rPr>
      </w:pPr>
    </w:p>
    <w:p w14:paraId="4F4EF543" w14:textId="12B16707" w:rsidR="00B45DFA" w:rsidRDefault="00B45DFA" w:rsidP="00B45DFA">
      <w:pPr>
        <w:spacing w:after="0" w:line="240" w:lineRule="auto"/>
        <w:jc w:val="both"/>
        <w:rPr>
          <w:rFonts w:ascii="Times New Roman" w:hAnsi="Times New Roman" w:cs="Times New Roman"/>
          <w:sz w:val="18"/>
          <w:szCs w:val="18"/>
          <w:lang w:val="en-US"/>
        </w:rPr>
      </w:pPr>
      <w:r w:rsidRPr="00B45DFA">
        <w:rPr>
          <w:rFonts w:ascii="Times New Roman" w:hAnsi="Times New Roman" w:cs="Times New Roman"/>
          <w:sz w:val="18"/>
          <w:szCs w:val="18"/>
          <w:lang w:val="en-US"/>
        </w:rPr>
        <w:t>1 - Post-treatment reduction in CR: CD19 (Log2FC: -4.75; P=1.89E-06); MS4A1 (Log2FC: -9.02; P=6.02E-07); TNFRSF17 (Log2FC: -7.53; P=3.54E-08); IRF8 (Log2FC: -1.41; P=4.91E-06); LY9 (Log2FC: -2.75; P=0.036).</w:t>
      </w:r>
    </w:p>
    <w:p w14:paraId="6D43CBDE" w14:textId="09615208" w:rsidR="00DD3704" w:rsidRP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2 - HLA-DOB: Significant reduction in the</w:t>
      </w:r>
      <w:r w:rsidR="000D4235">
        <w:rPr>
          <w:rFonts w:ascii="Times New Roman" w:hAnsi="Times New Roman" w:cs="Times New Roman"/>
          <w:sz w:val="18"/>
          <w:szCs w:val="18"/>
          <w:lang w:val="en-US"/>
        </w:rPr>
        <w:t xml:space="preserve"> </w:t>
      </w:r>
      <w:r w:rsidRPr="00DD3704">
        <w:rPr>
          <w:rFonts w:ascii="Times New Roman" w:hAnsi="Times New Roman" w:cs="Times New Roman"/>
          <w:sz w:val="18"/>
          <w:szCs w:val="18"/>
          <w:lang w:val="en-US"/>
        </w:rPr>
        <w:t>post-infusion in CR (Log2FC: -3.00; P=0.004).</w:t>
      </w:r>
    </w:p>
    <w:p w14:paraId="2873E966" w14:textId="5CF0F0D1" w:rsidR="00B45DFA"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3 - HLA-DOB (Baseline): Lower expression in responders (Log2FC: -2.47; P=0.011).</w:t>
      </w:r>
    </w:p>
    <w:p w14:paraId="79D62AC8" w14:textId="6EE6A3F5"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4 - CCL20 (Baseline): Identified as a marker of worse clinical outcome (Log2FC: -3.61; P=0.013).</w:t>
      </w:r>
    </w:p>
    <w:p w14:paraId="07F0EB5C" w14:textId="057F0412"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5 - NCAM1 (Post-treatment): Trend towards reduction in Non-CR (Log2FC: -4.00; P=0.120).</w:t>
      </w:r>
    </w:p>
    <w:p w14:paraId="0BA848E2" w14:textId="7605574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6 - BTLA: Significant post-infusion reduction in CR (Log2FC: -3.67; P=0.003).</w:t>
      </w:r>
    </w:p>
    <w:p w14:paraId="76B21E1A" w14:textId="29590B1C"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7 - KLRD1 (Post-treatment): Significant increase in OR (Log2FC: 2.31; P=0.015). Numerically greater increase in Non-CR (P=0.027) vs. CR (P=0.095).</w:t>
      </w:r>
    </w:p>
    <w:p w14:paraId="78D36D8A" w14:textId="48A5708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8 - IFI27 (Post-treatment): Upregulated in CR (Log2FC: 1.88; P=3.60E-05) and Non-CR (Log2FC: 2.73; P=0.002).</w:t>
      </w:r>
    </w:p>
    <w:p w14:paraId="2650793A" w14:textId="38E3F826" w:rsidR="00A55187" w:rsidRDefault="00A55187" w:rsidP="00DD3704">
      <w:pPr>
        <w:spacing w:after="0" w:line="240" w:lineRule="auto"/>
        <w:jc w:val="both"/>
        <w:rPr>
          <w:rFonts w:ascii="Times New Roman" w:hAnsi="Times New Roman" w:cs="Times New Roman"/>
          <w:sz w:val="18"/>
          <w:szCs w:val="18"/>
          <w:lang w:val="en-US"/>
        </w:rPr>
      </w:pPr>
      <w:r w:rsidRPr="00A55187">
        <w:rPr>
          <w:rFonts w:ascii="Times New Roman" w:hAnsi="Times New Roman" w:cs="Times New Roman"/>
          <w:sz w:val="18"/>
          <w:szCs w:val="18"/>
          <w:lang w:val="en-US"/>
        </w:rPr>
        <w:t>9 - PTPRC/CD45 (Baseline): Overall trend P=0.070.</w:t>
      </w:r>
    </w:p>
    <w:p w14:paraId="22F9FCCE" w14:textId="77777777" w:rsidR="00A55187" w:rsidRDefault="00A55187" w:rsidP="00DD3704">
      <w:pPr>
        <w:spacing w:after="0" w:line="240" w:lineRule="auto"/>
        <w:jc w:val="both"/>
        <w:rPr>
          <w:rFonts w:ascii="Times New Roman" w:hAnsi="Times New Roman" w:cs="Times New Roman"/>
          <w:sz w:val="18"/>
          <w:szCs w:val="18"/>
          <w:lang w:val="en-US"/>
        </w:rPr>
      </w:pPr>
    </w:p>
    <w:p w14:paraId="02E00DDB" w14:textId="00486F08" w:rsidR="00B45DFA" w:rsidRPr="00525573" w:rsidRDefault="00A55187" w:rsidP="00677FE0">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color w:val="000000" w:themeColor="text1"/>
          <w:sz w:val="18"/>
          <w:szCs w:val="18"/>
          <w:lang w:val="en-US"/>
        </w:rPr>
        <w:t>Abbreviations:</w:t>
      </w:r>
      <w:r w:rsidRPr="00525573">
        <w:rPr>
          <w:rFonts w:ascii="Times New Roman" w:hAnsi="Times New Roman" w:cs="Times New Roman"/>
          <w:color w:val="000000" w:themeColor="text1"/>
          <w:sz w:val="18"/>
          <w:szCs w:val="18"/>
          <w:lang w:val="en-US"/>
        </w:rPr>
        <w:t xml:space="preserve"> </w:t>
      </w:r>
      <w:r w:rsidR="00677FE0" w:rsidRPr="00525573">
        <w:rPr>
          <w:rFonts w:ascii="Times New Roman" w:hAnsi="Times New Roman" w:cs="Times New Roman"/>
          <w:color w:val="000000" w:themeColor="text1"/>
          <w:sz w:val="18"/>
          <w:szCs w:val="18"/>
          <w:lang w:val="en-US"/>
        </w:rPr>
        <w:t xml:space="preserve">CR: Complete Response; FC: Fold Change; EFS: Event-Free Survival; TME: Tumor Microenvironment; PCA: Principal Component Analysis; SII: Stromal and Immunosuppressive Index; DOR: Duration of Response; </w:t>
      </w:r>
      <w:r w:rsidRPr="00525573">
        <w:rPr>
          <w:rFonts w:ascii="Times New Roman" w:hAnsi="Times New Roman" w:cs="Times New Roman"/>
          <w:color w:val="000000" w:themeColor="text1"/>
          <w:sz w:val="18"/>
          <w:szCs w:val="18"/>
          <w:lang w:val="en-US"/>
        </w:rPr>
        <w:t xml:space="preserve">EMT-like: Epithelial-mesenchymal Transition-like; </w:t>
      </w:r>
      <w:r w:rsidR="00677FE0" w:rsidRPr="00525573">
        <w:rPr>
          <w:rFonts w:ascii="Times New Roman" w:hAnsi="Times New Roman" w:cs="Times New Roman"/>
          <w:color w:val="000000" w:themeColor="text1"/>
          <w:sz w:val="18"/>
          <w:szCs w:val="18"/>
          <w:lang w:val="en-US"/>
        </w:rPr>
        <w:t xml:space="preserve">NK: Natural Killer; </w:t>
      </w:r>
      <w:r w:rsidRPr="00525573">
        <w:rPr>
          <w:rFonts w:ascii="Times New Roman" w:hAnsi="Times New Roman" w:cs="Times New Roman"/>
          <w:color w:val="000000" w:themeColor="text1"/>
          <w:sz w:val="18"/>
          <w:szCs w:val="18"/>
          <w:lang w:val="en-US"/>
        </w:rPr>
        <w:t>CAR-T: Chimeric Antigen Receptor T-cell; OR: Objective Response; SOC: Standard of Care; IFN: Interferon</w:t>
      </w:r>
      <w:r w:rsidR="00677FE0" w:rsidRPr="00525573">
        <w:rPr>
          <w:rFonts w:ascii="Times New Roman" w:hAnsi="Times New Roman" w:cs="Times New Roman"/>
          <w:color w:val="000000" w:themeColor="text1"/>
          <w:sz w:val="18"/>
          <w:szCs w:val="18"/>
          <w:lang w:val="en-US"/>
        </w:rPr>
        <w:t>.</w:t>
      </w:r>
    </w:p>
    <w:p w14:paraId="0609B947" w14:textId="29489C8B" w:rsidR="000D4235" w:rsidRDefault="000D4235">
      <w:pPr>
        <w:rPr>
          <w:rFonts w:ascii="Times New Roman" w:hAnsi="Times New Roman" w:cs="Times New Roman"/>
          <w:b/>
          <w:bCs/>
          <w:lang w:val="en-US"/>
        </w:rPr>
        <w:sectPr w:rsidR="000D4235" w:rsidSect="000D4235">
          <w:pgSz w:w="16838" w:h="11906" w:orient="landscape"/>
          <w:pgMar w:top="1701" w:right="1417" w:bottom="1701" w:left="1417" w:header="708" w:footer="708" w:gutter="0"/>
          <w:lnNumType w:countBy="1" w:restart="continuous"/>
          <w:cols w:space="708"/>
          <w:docGrid w:linePitch="360"/>
        </w:sectPr>
      </w:pPr>
    </w:p>
    <w:p w14:paraId="66E55338" w14:textId="16983F69" w:rsidR="000D4235" w:rsidRPr="00525573" w:rsidRDefault="001C58E5" w:rsidP="003E5AC9">
      <w:pPr>
        <w:spacing w:after="0" w:line="480" w:lineRule="auto"/>
        <w:ind w:firstLine="709"/>
        <w:jc w:val="both"/>
        <w:rPr>
          <w:rFonts w:ascii="Times New Roman" w:hAnsi="Times New Roman" w:cs="Times New Roman"/>
          <w:color w:val="000000" w:themeColor="text1"/>
          <w:lang w:val="en-US"/>
        </w:rPr>
      </w:pPr>
      <w:r w:rsidRPr="00525573">
        <w:rPr>
          <w:rFonts w:ascii="Times New Roman" w:hAnsi="Times New Roman" w:cs="Times New Roman"/>
          <w:color w:val="000000" w:themeColor="text1"/>
          <w:lang w:val="en-US"/>
        </w:rPr>
        <w:lastRenderedPageBreak/>
        <w:t xml:space="preserve">Concordance was more variable for immune and microenvironmental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showed the most consistent adverse association across analyses. In contrast,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displayed different baseline patterns between cohorts, while the findings for BTLA,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were indirect, time-point dependent, or derived from different biological compartments. These markers should therefore be classified as partially concordant or inconclusive rather than confirmed (Table 1).</w:t>
      </w:r>
    </w:p>
    <w:p w14:paraId="4E58AE5C" w14:textId="637DC282" w:rsidR="001C58E5" w:rsidRDefault="001C58E5" w:rsidP="003E5AC9">
      <w:pPr>
        <w:spacing w:after="0" w:line="480" w:lineRule="auto"/>
        <w:ind w:firstLine="709"/>
        <w:jc w:val="both"/>
        <w:rPr>
          <w:rFonts w:ascii="Times New Roman" w:hAnsi="Times New Roman" w:cs="Times New Roman"/>
          <w:lang w:val="en-US"/>
        </w:rPr>
      </w:pP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not individually emphasized in the original </w:t>
      </w:r>
      <w:r w:rsidRPr="001C58E5">
        <w:rPr>
          <w:rFonts w:ascii="Times New Roman" w:hAnsi="Times New Roman" w:cs="Times New Roman"/>
          <w:lang w:val="en-US"/>
        </w:rPr>
        <w:t xml:space="preserve">reports, whereas WNT11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EMT-like tissue-remodeling programs contribute to </w:t>
      </w:r>
      <w:proofErr w:type="spellStart"/>
      <w:r w:rsidRPr="001C58E5">
        <w:rPr>
          <w:rFonts w:ascii="Times New Roman" w:hAnsi="Times New Roman" w:cs="Times New Roman"/>
          <w:lang w:val="en-US"/>
        </w:rPr>
        <w:t>axi</w:t>
      </w:r>
      <w:proofErr w:type="spellEnd"/>
      <w:r w:rsidRPr="001C58E5">
        <w:rPr>
          <w:rFonts w:ascii="Times New Roman" w:hAnsi="Times New Roman" w:cs="Times New Roman"/>
          <w:lang w:val="en-US"/>
        </w:rPr>
        <w:t>-cel resistance. Independent cohorts and functional studies are required to determine whether these genes are reproducible predictive biomarkers or causal mediators of therapeutic failure.</w:t>
      </w:r>
    </w:p>
    <w:p w14:paraId="24F43B8B" w14:textId="77777777" w:rsidR="003E5AC9" w:rsidRPr="001C58E5" w:rsidRDefault="003E5AC9" w:rsidP="00697A56">
      <w:pPr>
        <w:spacing w:after="0" w:line="480" w:lineRule="auto"/>
        <w:jc w:val="both"/>
        <w:rPr>
          <w:rFonts w:ascii="Times New Roman" w:hAnsi="Times New Roman" w:cs="Times New Roman"/>
          <w:u w:val="single"/>
          <w:lang w:val="en-US"/>
        </w:rPr>
      </w:pPr>
    </w:p>
    <w:p w14:paraId="34FCABA6" w14:textId="232A028C"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EB5F6A" w:rsidRPr="00EB5F6A">
        <w:rPr>
          <w:rFonts w:ascii="Times New Roman" w:hAnsi="Times New Roman" w:cs="Times New Roman"/>
          <w:b/>
          <w:bCs/>
          <w:lang w:val="en-US"/>
        </w:rPr>
        <w:t>Integrated Model of Transcriptional States Associated with CAR T-Cell Response</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434FFDD1" w14:textId="1872EF08" w:rsidR="003E5AC9" w:rsidRPr="00DD4F74" w:rsidRDefault="00EB5F6A" w:rsidP="00525573">
      <w:pPr>
        <w:spacing w:after="0" w:line="480" w:lineRule="auto"/>
        <w:ind w:firstLine="708"/>
        <w:jc w:val="both"/>
        <w:rPr>
          <w:rFonts w:ascii="Times New Roman" w:hAnsi="Times New Roman" w:cs="Times New Roman"/>
          <w:lang w:val="en-US"/>
        </w:rPr>
      </w:pPr>
      <w:r w:rsidRPr="00EB5F6A">
        <w:rPr>
          <w:rFonts w:ascii="Times New Roman" w:hAnsi="Times New Roman" w:cs="Times New Roman"/>
          <w:lang w:val="en-US"/>
        </w:rPr>
        <w:t xml:space="preserve">To integrate the transcriptomic and clinical associations identified in this study, we developed a conceptual model summarizing the biological states associated with response or resistance to </w:t>
      </w:r>
      <w:proofErr w:type="spellStart"/>
      <w:r w:rsidRPr="00EB5F6A">
        <w:rPr>
          <w:rFonts w:ascii="Times New Roman" w:hAnsi="Times New Roman" w:cs="Times New Roman"/>
          <w:lang w:val="en-US"/>
        </w:rPr>
        <w:t>axi</w:t>
      </w:r>
      <w:proofErr w:type="spellEnd"/>
      <w:r w:rsidRPr="00EB5F6A">
        <w:rPr>
          <w:rFonts w:ascii="Times New Roman" w:hAnsi="Times New Roman" w:cs="Times New Roman"/>
          <w:lang w:val="en-US"/>
        </w:rPr>
        <w:t>-cel (Figure 6)</w:t>
      </w:r>
      <w:r w:rsidR="00DD4F74" w:rsidRPr="00DD4F74">
        <w:rPr>
          <w:rFonts w:ascii="Times New Roman" w:hAnsi="Times New Roman" w:cs="Times New Roman"/>
          <w:lang w:val="en-US"/>
        </w:rPr>
        <w:t>.</w:t>
      </w:r>
    </w:p>
    <w:p w14:paraId="2CCB5032" w14:textId="42635A81" w:rsidR="00273731" w:rsidRDefault="00273731" w:rsidP="00697A56">
      <w:pPr>
        <w:spacing w:after="0" w:line="480" w:lineRule="auto"/>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7893E486" wp14:editId="3C78DBDB">
            <wp:extent cx="5400040" cy="4543425"/>
            <wp:effectExtent l="0" t="0" r="0" b="0"/>
            <wp:docPr id="670815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389" name="Imagem 6708153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68291641" w14:textId="69704F4A" w:rsidR="00273731" w:rsidRPr="00525573" w:rsidRDefault="00273731" w:rsidP="00273731">
      <w:pPr>
        <w:spacing w:after="0" w:line="240" w:lineRule="auto"/>
        <w:jc w:val="both"/>
        <w:rPr>
          <w:rFonts w:ascii="Times New Roman" w:hAnsi="Times New Roman" w:cs="Times New Roman"/>
          <w:color w:val="000000" w:themeColor="text1"/>
          <w:lang w:val="en-US"/>
        </w:rPr>
      </w:pPr>
      <w:r w:rsidRPr="00525573">
        <w:rPr>
          <w:rFonts w:ascii="Times New Roman" w:hAnsi="Times New Roman" w:cs="Times New Roman"/>
          <w:b/>
          <w:bCs/>
          <w:color w:val="000000" w:themeColor="text1"/>
          <w:lang w:val="en-US"/>
        </w:rPr>
        <w:t>Notes:</w:t>
      </w:r>
      <w:r w:rsidRPr="00525573">
        <w:rPr>
          <w:rFonts w:ascii="Times New Roman" w:hAnsi="Times New Roman" w:cs="Times New Roman"/>
          <w:color w:val="000000" w:themeColor="text1"/>
          <w:lang w:val="en-US"/>
        </w:rPr>
        <w:t xml:space="preserve"> Conceptual model based on transcriptomic associations; arrows indicate proposed, not experimentally demonstrated, relationships.</w:t>
      </w:r>
    </w:p>
    <w:p w14:paraId="2CE82688" w14:textId="77777777" w:rsidR="00273731" w:rsidRDefault="00273731" w:rsidP="00697A56">
      <w:pPr>
        <w:spacing w:after="0" w:line="480" w:lineRule="auto"/>
        <w:jc w:val="both"/>
        <w:rPr>
          <w:rFonts w:ascii="Times New Roman" w:hAnsi="Times New Roman" w:cs="Times New Roman"/>
          <w:b/>
          <w:bCs/>
          <w:lang w:val="en-US"/>
        </w:rPr>
      </w:pPr>
    </w:p>
    <w:p w14:paraId="731C98CD" w14:textId="09CA31E0"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Figure 6. </w:t>
      </w:r>
      <w:r w:rsidR="00EB5F6A" w:rsidRPr="00A77D6E">
        <w:rPr>
          <w:rFonts w:ascii="Times New Roman" w:hAnsi="Times New Roman" w:cs="Times New Roman"/>
          <w:lang w:val="en-US"/>
        </w:rPr>
        <w:t xml:space="preserve">Integrated model of transcriptional states associated with sensitivity and resistance to anti-CD19 CAR T-cell therapy. This model summarizes the tumor-intrinsic and microenvironmental features identified through cross-cohort analyses of the ZUMA-1 and ZUMA-7 datasets. The upper panel (red; therapeutic failure/resistance) depicts an adverse transcriptional state characterized by 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w:t>
      </w:r>
      <w:r w:rsidR="00EB5F6A" w:rsidRPr="00A77D6E">
        <w:rPr>
          <w:rFonts w:ascii="Times New Roman" w:hAnsi="Times New Roman" w:cs="Times New Roman"/>
          <w:lang w:val="en-US"/>
        </w:rPr>
        <w:lastRenderedPageBreak/>
        <w:t>relationships derived from transcriptomic associations and should not be interpreted as demonstrating direct causal mechanisms. CR, complete response; EMT-like, epithelial–mesenchymal transition-like program.</w:t>
      </w:r>
    </w:p>
    <w:p w14:paraId="1A42B16E" w14:textId="77777777" w:rsidR="00A77D6E" w:rsidRDefault="00A77D6E" w:rsidP="008C2BA8">
      <w:pPr>
        <w:spacing w:after="0" w:line="480" w:lineRule="auto"/>
        <w:ind w:firstLine="709"/>
        <w:jc w:val="both"/>
        <w:rPr>
          <w:rFonts w:ascii="Times New Roman" w:hAnsi="Times New Roman" w:cs="Times New Roman"/>
          <w:lang w:val="en-US"/>
        </w:rPr>
      </w:pPr>
    </w:p>
    <w:p w14:paraId="467D4B56" w14:textId="48FD761D" w:rsidR="008C2BA8"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Within the therapeutic-failure axis (Figure 6, top panel), reduced B-cell lineage </w:t>
      </w:r>
      <w:r w:rsidRPr="00525573">
        <w:rPr>
          <w:rFonts w:ascii="Times New Roman" w:hAnsi="Times New Roman" w:cs="Times New Roman"/>
          <w:color w:val="000000" w:themeColor="text1"/>
          <w:lang w:val="en-US"/>
        </w:rPr>
        <w:t xml:space="preserve">identity occurs alongside adverse transcriptional features involving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Collectively, these findings support a candidate resistance state involving tumor-cell plasticity, altered cell–cell and cell–matrix interactions, EMT-like tissue remodeling, alternative chemotactic signaling, and immune dysfunction. These processes may impair tumor susceptibility to CAR T-cell-mediated cytotoxicity, even when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 remains </w:t>
      </w:r>
      <w:r w:rsidRPr="00A77D6E">
        <w:rPr>
          <w:rFonts w:ascii="Times New Roman" w:hAnsi="Times New Roman" w:cs="Times New Roman"/>
          <w:lang w:val="en-US"/>
        </w:rPr>
        <w:t>detectable</w:t>
      </w:r>
      <w:r w:rsidR="00DD4F74" w:rsidRPr="00DD4F74">
        <w:rPr>
          <w:rFonts w:ascii="Times New Roman" w:hAnsi="Times New Roman" w:cs="Times New Roman"/>
          <w:lang w:val="en-US"/>
        </w:rPr>
        <w:t>.</w:t>
      </w:r>
    </w:p>
    <w:p w14:paraId="49FB92E6" w14:textId="2ACA7D53" w:rsid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Conversely, the therapeutic-sensitivity axis (Figure 6, lower panel), is characterized by preservation of the mature B-cell program, including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together with favorable associations involving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Because </w:t>
      </w:r>
      <w:r w:rsidRPr="00A77D6E">
        <w:rPr>
          <w:rFonts w:ascii="Times New Roman" w:hAnsi="Times New Roman" w:cs="Times New Roman"/>
          <w:lang w:val="en-US"/>
        </w:rPr>
        <w:t xml:space="preserve">CAR recognition is HLA-independent, </w:t>
      </w:r>
      <w:r w:rsidRPr="00301DBD">
        <w:rPr>
          <w:rFonts w:ascii="Times New Roman" w:hAnsi="Times New Roman" w:cs="Times New Roman"/>
          <w:i/>
          <w:iCs/>
          <w:lang w:val="en-US"/>
        </w:rPr>
        <w:t>HLA-DOB</w:t>
      </w:r>
      <w:r w:rsidRPr="00A77D6E">
        <w:rPr>
          <w:rFonts w:ascii="Times New Roman" w:hAnsi="Times New Roman" w:cs="Times New Roman"/>
          <w:lang w:val="en-US"/>
        </w:rPr>
        <w:t xml:space="preserve"> should be interpreted primarily as a marker of preserved B-cell differentiation or broader immune competence rather than as evidence that conventional antigen presentation is required for </w:t>
      </w:r>
      <w:proofErr w:type="spellStart"/>
      <w:r w:rsidRPr="00A77D6E">
        <w:rPr>
          <w:rFonts w:ascii="Times New Roman" w:hAnsi="Times New Roman" w:cs="Times New Roman"/>
          <w:lang w:val="en-US"/>
        </w:rPr>
        <w:t>axi</w:t>
      </w:r>
      <w:proofErr w:type="spellEnd"/>
      <w:r w:rsidRPr="00A77D6E">
        <w:rPr>
          <w:rFonts w:ascii="Times New Roman" w:hAnsi="Times New Roman" w:cs="Times New Roman"/>
          <w:lang w:val="en-US"/>
        </w:rPr>
        <w:t>-cel activity</w:t>
      </w:r>
      <w:r w:rsidR="00DD4F74" w:rsidRPr="00DD4F74">
        <w:rPr>
          <w:rFonts w:ascii="Times New Roman" w:hAnsi="Times New Roman" w:cs="Times New Roman"/>
          <w:lang w:val="en-US"/>
        </w:rPr>
        <w:t>.</w:t>
      </w:r>
    </w:p>
    <w:p w14:paraId="1256F866" w14:textId="7EC5F8AB" w:rsidR="00A77D6E" w:rsidRP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Overall, the model shifts the emphasis from isolated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w:t>
      </w:r>
      <w:r w:rsidRPr="00A77D6E">
        <w:rPr>
          <w:rFonts w:ascii="Times New Roman" w:hAnsi="Times New Roman" w:cs="Times New Roman"/>
          <w:lang w:val="en-US"/>
        </w:rPr>
        <w:t>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r w:rsidR="00A01BE0">
        <w:rPr>
          <w:rFonts w:ascii="Times New Roman" w:hAnsi="Times New Roman" w:cs="Times New Roman"/>
          <w:lang w:val="en-US"/>
        </w:rPr>
        <w:t>.</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3B60C028" w14:textId="2886E5F1" w:rsidR="00A124A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This integrative analysis identifies baseline tumor cell state, rather than </w:t>
      </w:r>
      <w:r w:rsidRPr="00FF2DEE">
        <w:rPr>
          <w:rFonts w:ascii="Times New Roman" w:hAnsi="Times New Roman" w:cs="Times New Roman"/>
          <w:i/>
          <w:iCs/>
          <w:lang w:val="en-US"/>
        </w:rPr>
        <w:t>CD19</w:t>
      </w:r>
      <w:r w:rsidRPr="00FF2DEE">
        <w:rPr>
          <w:rFonts w:ascii="Times New Roman" w:hAnsi="Times New Roman" w:cs="Times New Roman"/>
          <w:lang w:val="en-US"/>
        </w:rPr>
        <w:t xml:space="preserve"> </w:t>
      </w:r>
      <w:r w:rsidRPr="00A124AA">
        <w:rPr>
          <w:rFonts w:ascii="Times New Roman" w:hAnsi="Times New Roman" w:cs="Times New Roman"/>
          <w:lang w:val="en-US"/>
        </w:rPr>
        <w:t xml:space="preserve">expression considered in isolation, as a central correlate of response to </w:t>
      </w:r>
      <w:proofErr w:type="spellStart"/>
      <w:r w:rsidRPr="00A124AA">
        <w:rPr>
          <w:rFonts w:ascii="Times New Roman" w:hAnsi="Times New Roman" w:cs="Times New Roman"/>
          <w:lang w:val="en-US"/>
        </w:rPr>
        <w:t>axi</w:t>
      </w:r>
      <w:proofErr w:type="spellEnd"/>
      <w:r w:rsidRPr="00A124AA">
        <w:rPr>
          <w:rFonts w:ascii="Times New Roman" w:hAnsi="Times New Roman" w:cs="Times New Roman"/>
          <w:lang w:val="en-US"/>
        </w:rPr>
        <w:t>-ce</w:t>
      </w:r>
      <w:r w:rsidR="000F27A7">
        <w:rPr>
          <w:rFonts w:ascii="Times New Roman" w:hAnsi="Times New Roman" w:cs="Times New Roman"/>
          <w:lang w:val="en-US"/>
        </w:rPr>
        <w:t xml:space="preserve">l </w:t>
      </w:r>
      <w:r w:rsidRPr="00A124AA">
        <w:rPr>
          <w:rFonts w:ascii="Times New Roman" w:hAnsi="Times New Roman" w:cs="Times New Roman"/>
          <w:lang w:val="en-US"/>
        </w:rPr>
        <w:t>in DLBCL</w:t>
      </w:r>
      <w:r w:rsidR="000F27A7" w:rsidRPr="000F27A7">
        <w:rPr>
          <w:rFonts w:ascii="Times New Roman" w:hAnsi="Times New Roman" w:cs="Times New Roman"/>
          <w:color w:val="EE0000"/>
          <w:lang w:val="en-US"/>
        </w:rPr>
        <w:t>.</w:t>
      </w:r>
      <w:r w:rsidRPr="00A124AA">
        <w:rPr>
          <w:rFonts w:ascii="Times New Roman" w:hAnsi="Times New Roman" w:cs="Times New Roman"/>
          <w:lang w:val="en-US"/>
        </w:rPr>
        <w:t xml:space="preserve"> Although </w:t>
      </w:r>
      <w:r w:rsidRPr="000F27A7">
        <w:rPr>
          <w:rFonts w:ascii="Times New Roman" w:hAnsi="Times New Roman" w:cs="Times New Roman"/>
          <w:color w:val="000000" w:themeColor="text1"/>
          <w:lang w:val="en-US"/>
        </w:rPr>
        <w:t xml:space="preserve">loss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is a recognized </w:t>
      </w:r>
      <w:r w:rsidRPr="00A124AA">
        <w:rPr>
          <w:rFonts w:ascii="Times New Roman" w:hAnsi="Times New Roman" w:cs="Times New Roman"/>
          <w:lang w:val="en-US"/>
        </w:rPr>
        <w:t xml:space="preserve">mechanism of relapse, it accounts for only a subset of treatment failures, and progression frequently occurs in tumors that retain detectable target expression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{"citationID":"6RDeSpNA","properties":{"unsorted":false,"formattedCitation":"(5,6)","plainCitation":"(5,6)","noteIndex":0},"citationItems":[{"id":636,"uris":["http://zotero.org/users/17472926/items/NYUMZ7XB"],"itemData":{"id":636,"type":"article-journal","abstract":"Background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(5,6)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p>
    <w:p w14:paraId="0C157AA1" w14:textId="152EF029" w:rsidR="009919A4" w:rsidRPr="005C2D0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In the ZUMA-7 </w:t>
      </w:r>
      <w:proofErr w:type="spellStart"/>
      <w:r w:rsidRPr="00A124AA">
        <w:rPr>
          <w:rFonts w:ascii="Times New Roman" w:hAnsi="Times New Roman" w:cs="Times New Roman"/>
          <w:lang w:val="en-US"/>
        </w:rPr>
        <w:t>axi</w:t>
      </w:r>
      <w:proofErr w:type="spellEnd"/>
      <w:r w:rsidRPr="00A124AA">
        <w:rPr>
          <w:rFonts w:ascii="Times New Roman" w:hAnsi="Times New Roman" w:cs="Times New Roman"/>
          <w:lang w:val="en-US"/>
        </w:rPr>
        <w:t xml:space="preserve">-cel cohort, sustained responders showed a consistent pattern </w:t>
      </w:r>
      <w:r w:rsidRPr="000F27A7">
        <w:rPr>
          <w:rFonts w:ascii="Times New Roman" w:hAnsi="Times New Roman" w:cs="Times New Roman"/>
          <w:color w:val="000000" w:themeColor="text1"/>
          <w:lang w:val="en-US"/>
        </w:rPr>
        <w:t xml:space="preserve">of higher expression across multiple B-cell lineage markers, including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Together with the protective associations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with event-free </w:t>
      </w:r>
      <w:r w:rsidRPr="00A124AA">
        <w:rPr>
          <w:rFonts w:ascii="Times New Roman" w:hAnsi="Times New Roman" w:cs="Times New Roman"/>
          <w:lang w:val="en-US"/>
        </w:rPr>
        <w:t>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L6LRmQkp","properties":{"unsorted":false,"formattedCitation":"(35\\uc0\\u8211{}37)","plainCitation":"(35–37)","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Pr>
          <w:rFonts w:ascii="Times New Roman" w:hAnsi="Times New Roman" w:cs="Times New Roman"/>
          <w:lang w:val="en-US"/>
        </w:rPr>
        <w:fldChar w:fldCharType="separate"/>
      </w:r>
      <w:r w:rsidR="0035349A" w:rsidRPr="0035349A">
        <w:rPr>
          <w:rFonts w:ascii="Times New Roman" w:hAnsi="Times New Roman" w:cs="Times New Roman"/>
          <w:kern w:val="0"/>
          <w:lang w:val="en-US"/>
        </w:rPr>
        <w:t>(35–37)</w:t>
      </w:r>
      <w:r w:rsidR="00C65490">
        <w:rPr>
          <w:rFonts w:ascii="Times New Roman" w:hAnsi="Times New Roman" w:cs="Times New Roman"/>
          <w:lang w:val="en-US"/>
        </w:rPr>
        <w:fldChar w:fldCharType="end"/>
      </w:r>
      <w:r w:rsidR="00C65490" w:rsidRPr="00C65490">
        <w:rPr>
          <w:rFonts w:ascii="Times New Roman" w:hAnsi="Times New Roman" w:cs="Times New Roman"/>
          <w:lang w:val="en-US"/>
        </w:rPr>
        <w:t>.</w:t>
      </w:r>
      <w:r w:rsidR="00C65490">
        <w:rPr>
          <w:rFonts w:ascii="Times New Roman" w:hAnsi="Times New Roman" w:cs="Times New Roman"/>
          <w:lang w:val="en-US"/>
        </w:rPr>
        <w:t xml:space="preserve"> </w:t>
      </w:r>
      <w:r w:rsidR="00B72406" w:rsidRPr="00B72406">
        <w:rPr>
          <w:rFonts w:ascii="Times New Roman" w:hAnsi="Times New Roman" w:cs="Times New Roman"/>
          <w:lang w:val="en-US"/>
        </w:rPr>
        <w:t xml:space="preserve">Because not all baseline comparisons reached statistical significance and a similar association was not observed in the ZUMA-1 baseline analysis, B-cell lineage integrity should be regarded as a candidate determinant of sensitivity rather than an established prerequisite for </w:t>
      </w:r>
      <w:proofErr w:type="spellStart"/>
      <w:r w:rsidR="00B72406" w:rsidRPr="00B72406">
        <w:rPr>
          <w:rFonts w:ascii="Times New Roman" w:hAnsi="Times New Roman" w:cs="Times New Roman"/>
          <w:lang w:val="en-US"/>
        </w:rPr>
        <w:t>axi</w:t>
      </w:r>
      <w:proofErr w:type="spellEnd"/>
      <w:r w:rsidR="00B72406" w:rsidRPr="00B72406">
        <w:rPr>
          <w:rFonts w:ascii="Times New Roman" w:hAnsi="Times New Roman" w:cs="Times New Roman"/>
          <w:lang w:val="en-US"/>
        </w:rPr>
        <w:t>-cel efficacy.</w:t>
      </w:r>
    </w:p>
    <w:p w14:paraId="3B03A18D" w14:textId="716B9630" w:rsidR="009919A4" w:rsidRPr="005C2D0A"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Our findings also refine the roles of canonical immune-evasion pathways in CAR T-cell therapy. Baseline transcriptional signatures of T-cell exhaustion and global HLA downregulation did not consistently distinguish responders from non</w:t>
      </w:r>
      <w:r w:rsidR="00A01BE0">
        <w:rPr>
          <w:rFonts w:ascii="Times New Roman" w:hAnsi="Times New Roman" w:cs="Times New Roman"/>
          <w:lang w:val="en-US"/>
        </w:rPr>
        <w:t>-</w:t>
      </w:r>
      <w:r w:rsidRPr="00B72406">
        <w:rPr>
          <w:rFonts w:ascii="Times New Roman" w:hAnsi="Times New Roman" w:cs="Times New Roman"/>
          <w:lang w:val="en-US"/>
        </w:rPr>
        <w:t>responders in either ZUMA-1 or ZUMA-7. This result does not imply that immune checkpoints are biologically irrelevant. PD-1/PD-L1 and related pathways may act dynamically after infusion, directly affect the phenotype and persistence of the infused CAR T cells, or be inadequately represented by bulk pretreatment tumor RNA</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qmGgayF","properties":{"unsorted":false,"formattedCitation":"(7\\uc0\\u8211{}9,38,39)","plainCitation":"(7–9,38,39)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kern w:val="0"/>
          <w:lang w:val="en-US"/>
        </w:rPr>
        <w:t>(7–9,38,39)</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Similarly, the absence of a global association between HLA machinery and response is biologically </w:t>
      </w:r>
      <w:r w:rsidRPr="00B72406">
        <w:rPr>
          <w:rFonts w:ascii="Times New Roman" w:hAnsi="Times New Roman" w:cs="Times New Roman"/>
          <w:lang w:val="en-US"/>
        </w:rPr>
        <w:lastRenderedPageBreak/>
        <w:t>compatible with the HLA-independent recognition conferred by the CAR construct</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{"citationID":"WMSGZEYI","properties":{"unsorted":false,"formattedCitation":"(40)","plainCitation":"(40)","noteIndex":0},"citationItems":[{"id":760,"uris":["http://zotero.org/users/17472926/items/9ICIZZIQ"],"itemData":{"id":760,"type":"article-journal","container-title":"Nature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(40)</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w:t>
      </w:r>
      <w:r>
        <w:rPr>
          <w:rFonts w:ascii="Times New Roman" w:hAnsi="Times New Roman" w:cs="Times New Roman"/>
          <w:lang w:val="en-US"/>
        </w:rPr>
        <w:t xml:space="preserve"> </w:t>
      </w:r>
      <w:r w:rsidRPr="00B72406">
        <w:rPr>
          <w:rFonts w:ascii="Times New Roman" w:hAnsi="Times New Roman" w:cs="Times New Roman"/>
          <w:lang w:val="en-US"/>
        </w:rPr>
        <w:t xml:space="preserve">The protective </w:t>
      </w:r>
      <w:r w:rsidRPr="000F27A7">
        <w:rPr>
          <w:rFonts w:ascii="Times New Roman" w:hAnsi="Times New Roman" w:cs="Times New Roman"/>
          <w:color w:val="000000" w:themeColor="text1"/>
          <w:lang w:val="en-US"/>
        </w:rPr>
        <w:t xml:space="preserve">association observed for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should </w:t>
      </w:r>
      <w:r w:rsidRPr="00B72406">
        <w:rPr>
          <w:rFonts w:ascii="Times New Roman" w:hAnsi="Times New Roman" w:cs="Times New Roman"/>
          <w:lang w:val="en-US"/>
        </w:rPr>
        <w:t xml:space="preserve">therefore not be interpreted as evidence that conventional antigen presentation is required for </w:t>
      </w:r>
      <w:proofErr w:type="spellStart"/>
      <w:r w:rsidRPr="00B72406">
        <w:rPr>
          <w:rFonts w:ascii="Times New Roman" w:hAnsi="Times New Roman" w:cs="Times New Roman"/>
          <w:lang w:val="en-US"/>
        </w:rPr>
        <w:t>axi</w:t>
      </w:r>
      <w:proofErr w:type="spellEnd"/>
      <w:r w:rsidRPr="00B72406">
        <w:rPr>
          <w:rFonts w:ascii="Times New Roman" w:hAnsi="Times New Roman" w:cs="Times New Roman"/>
          <w:lang w:val="en-US"/>
        </w:rPr>
        <w:t>-cel activity; it may instead reflect preserved B-cell differentiation or a broader immunologically competent tumor state.</w:t>
      </w:r>
    </w:p>
    <w:p w14:paraId="1FE35457" w14:textId="27BAD9B0" w:rsidR="000B3C8E"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 xml:space="preserve">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{"citationID":"NDdIlA0j","properties":{"unsorted":false,"formattedCitation":"(41)","plainCitation":"(41)","noteIndex":0},"citationItems":[{"id":761,"uris":["http://zotero.org/users/17472926/items/CEVYPMHL"],"itemData":{"id":761,"type":"article-journal","container-title":"Journal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(41)</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This interpretation complements, rather than contradicts, evidence that prolonged IFN signaling can promote adaptive resistance: the timing and duration of pathway activation are likely to determine whether IFN signaling enhances antitumor immunity or contributes to dysfunction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BiJWDSG4","properties":{"unsorted":false,"formattedCitation":"(12)","plainCitation":"(12)","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(12)</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The concomitant </w:t>
      </w:r>
      <w:r w:rsidRPr="000F27A7">
        <w:rPr>
          <w:rFonts w:ascii="Times New Roman" w:hAnsi="Times New Roman" w:cs="Times New Roman"/>
          <w:color w:val="000000" w:themeColor="text1"/>
          <w:lang w:val="en-US"/>
        </w:rPr>
        <w:t xml:space="preserve">association of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xml:space="preserve"> with </w:t>
      </w:r>
      <w:r w:rsidRPr="00B72406">
        <w:rPr>
          <w:rFonts w:ascii="Times New Roman" w:hAnsi="Times New Roman" w:cs="Times New Roman"/>
          <w:lang w:val="en-US"/>
        </w:rPr>
        <w:t xml:space="preserve">adverse outcome raises the possibility that alternative chemokine programs contribute to an immune-excluding or dysfunctional niche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QTv1EB4","properties":{"unsorted":false,"formattedCitation":"(14,42)","plainCitation":"(14,42)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(14,42)</w:t>
      </w:r>
      <w:r w:rsidR="003570CB">
        <w:rPr>
          <w:rFonts w:ascii="Times New Roman" w:hAnsi="Times New Roman" w:cs="Times New Roman"/>
          <w:lang w:val="en-US"/>
        </w:rPr>
        <w:fldChar w:fldCharType="end"/>
      </w:r>
      <w:r>
        <w:rPr>
          <w:rFonts w:ascii="Times New Roman" w:hAnsi="Times New Roman" w:cs="Times New Roman"/>
          <w:lang w:val="en-US"/>
        </w:rPr>
        <w:t xml:space="preserve">, </w:t>
      </w:r>
      <w:r w:rsidRPr="00B72406">
        <w:rPr>
          <w:rFonts w:ascii="Times New Roman" w:hAnsi="Times New Roman" w:cs="Times New Roman"/>
          <w:lang w:val="en-US"/>
        </w:rPr>
        <w:t>although its cellular source and functional role cannot be resolved from bulk transcriptomic data.</w:t>
      </w:r>
    </w:p>
    <w:p w14:paraId="4284D6FD" w14:textId="2C726804" w:rsidR="000B3C8E" w:rsidRPr="007769E0" w:rsidRDefault="00B72406" w:rsidP="00172BCD">
      <w:pPr>
        <w:spacing w:after="0" w:line="480" w:lineRule="auto"/>
        <w:ind w:firstLine="709"/>
        <w:jc w:val="both"/>
        <w:rPr>
          <w:rFonts w:ascii="Times New Roman" w:hAnsi="Times New Roman" w:cs="Times New Roman"/>
          <w:color w:val="EE0000"/>
          <w:lang w:val="en-US"/>
        </w:rPr>
      </w:pPr>
      <w:r w:rsidRPr="007769E0">
        <w:rPr>
          <w:rFonts w:ascii="Times New Roman" w:hAnsi="Times New Roman" w:cs="Times New Roman"/>
          <w:color w:val="EE0000"/>
          <w:lang w:val="en-US"/>
        </w:rPr>
        <w:t xml:space="preserve">In the earlier-line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w:t>
      </w:r>
      <w:proofErr w:type="spellStart"/>
      <w:r w:rsidRPr="007769E0">
        <w:rPr>
          <w:rFonts w:ascii="Times New Roman" w:hAnsi="Times New Roman" w:cs="Times New Roman"/>
          <w:color w:val="EE0000"/>
          <w:lang w:val="en-US"/>
        </w:rPr>
        <w:t>false</w:t>
      </w:r>
      <w:del w:id="0" w:author="Jean Resende" w:date="2026-08-17T16:54:00Z" w16du:dateUtc="2026-08-17T19:54:00Z">
        <w:r w:rsidRPr="007769E0" w:rsidDel="00B43696">
          <w:rPr>
            <w:rFonts w:ascii="Times New Roman" w:hAnsi="Times New Roman" w:cs="Times New Roman"/>
            <w:strike/>
            <w:color w:val="EE0000"/>
            <w:lang w:val="en-US"/>
          </w:rPr>
          <w:delText>-</w:delText>
        </w:r>
      </w:del>
      <w:r w:rsidRPr="007769E0">
        <w:rPr>
          <w:rFonts w:ascii="Times New Roman" w:hAnsi="Times New Roman" w:cs="Times New Roman"/>
          <w:color w:val="EE0000"/>
          <w:lang w:val="en-US"/>
        </w:rPr>
        <w:t>discovery</w:t>
      </w:r>
      <w:proofErr w:type="spellEnd"/>
      <w:r w:rsidRPr="007769E0">
        <w:rPr>
          <w:rFonts w:ascii="Times New Roman" w:hAnsi="Times New Roman" w:cs="Times New Roman"/>
          <w:color w:val="EE0000"/>
          <w:lang w:val="en-US"/>
        </w:rPr>
        <w:t xml:space="preserve"> rates</w:t>
      </w:r>
      <w:r w:rsidR="0067644F" w:rsidRPr="007769E0">
        <w:rPr>
          <w:rFonts w:ascii="Times New Roman" w:hAnsi="Times New Roman" w:cs="Times New Roman"/>
          <w:color w:val="EE0000"/>
          <w:lang w:val="en-US"/>
        </w:rPr>
        <w:t xml:space="preserve"> (FDR) marginally exceeded</w:t>
      </w:r>
      <w:r w:rsidRPr="007769E0">
        <w:rPr>
          <w:rFonts w:ascii="Times New Roman" w:hAnsi="Times New Roman" w:cs="Times New Roman"/>
          <w:color w:val="EE0000"/>
          <w:lang w:val="en-US"/>
        </w:rPr>
        <w:t xml:space="preserve"> the </w:t>
      </w:r>
      <w:r w:rsidR="000222F6" w:rsidRPr="007769E0">
        <w:rPr>
          <w:rFonts w:ascii="Times New Roman" w:hAnsi="Times New Roman" w:cs="Times New Roman"/>
          <w:color w:val="EE0000"/>
          <w:lang w:val="en-US"/>
        </w:rPr>
        <w:t xml:space="preserve">stringent </w:t>
      </w:r>
      <w:r w:rsidRPr="007769E0">
        <w:rPr>
          <w:rFonts w:ascii="Times New Roman" w:hAnsi="Times New Roman" w:cs="Times New Roman"/>
          <w:color w:val="EE0000"/>
          <w:lang w:val="en-US"/>
        </w:rPr>
        <w:t>0.05 threshold</w:t>
      </w:r>
      <w:r w:rsidR="000222F6" w:rsidRPr="007769E0">
        <w:rPr>
          <w:rFonts w:ascii="Times New Roman" w:hAnsi="Times New Roman" w:cs="Times New Roman"/>
          <w:color w:val="EE0000"/>
          <w:lang w:val="en-US"/>
        </w:rPr>
        <w:t>, rendering these specific findings exploratory</w:t>
      </w:r>
      <w:r w:rsidRPr="007769E0">
        <w:rPr>
          <w:rFonts w:ascii="Times New Roman" w:hAnsi="Times New Roman" w:cs="Times New Roman"/>
          <w:color w:val="EE0000"/>
          <w:lang w:val="en-US"/>
        </w:rPr>
        <w:t xml:space="preserve">. The adverse associations of </w:t>
      </w:r>
      <w:r w:rsidRPr="007769E0">
        <w:rPr>
          <w:rFonts w:ascii="Times New Roman" w:hAnsi="Times New Roman" w:cs="Times New Roman"/>
          <w:i/>
          <w:iCs/>
          <w:color w:val="EE0000"/>
          <w:lang w:val="en-US"/>
        </w:rPr>
        <w:t>CDH2</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NCAM1</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LRRC32</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DUSP5</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CCL20</w:t>
      </w:r>
      <w:r w:rsidRPr="007769E0">
        <w:rPr>
          <w:rFonts w:ascii="Times New Roman" w:hAnsi="Times New Roman" w:cs="Times New Roman"/>
          <w:color w:val="EE0000"/>
          <w:lang w:val="en-US"/>
        </w:rPr>
        <w:t xml:space="preserve">, and </w:t>
      </w:r>
      <w:r w:rsidRPr="007769E0">
        <w:rPr>
          <w:rFonts w:ascii="Times New Roman" w:hAnsi="Times New Roman" w:cs="Times New Roman"/>
          <w:i/>
          <w:iCs/>
          <w:color w:val="EE0000"/>
          <w:lang w:val="en-US"/>
        </w:rPr>
        <w:t>WNT11</w:t>
      </w:r>
      <w:r w:rsidRPr="007769E0">
        <w:rPr>
          <w:rFonts w:ascii="Times New Roman" w:hAnsi="Times New Roman" w:cs="Times New Roman"/>
          <w:color w:val="EE0000"/>
          <w:lang w:val="en-US"/>
        </w:rPr>
        <w:t xml:space="preserve"> with event-free survival support a model in which </w:t>
      </w:r>
      <w:r w:rsidRPr="007769E0">
        <w:rPr>
          <w:rFonts w:ascii="Times New Roman" w:hAnsi="Times New Roman" w:cs="Times New Roman"/>
          <w:color w:val="EE0000"/>
          <w:lang w:val="en-US"/>
        </w:rPr>
        <w:lastRenderedPageBreak/>
        <w:t xml:space="preserve">phenotypic plasticity and altered cell-cell or cell-matrix interactions may reduce tumor accessibility or susceptibility to CAR T-cell cytotoxicity </w:t>
      </w:r>
      <w:r w:rsidR="0094535E" w:rsidRPr="007769E0">
        <w:rPr>
          <w:rFonts w:ascii="Times New Roman" w:hAnsi="Times New Roman" w:cs="Times New Roman"/>
          <w:color w:val="EE0000"/>
          <w:lang w:val="en-US"/>
        </w:rPr>
        <w:fldChar w:fldCharType="begin"/>
      </w:r>
      <w:r w:rsidR="0035349A" w:rsidRPr="007769E0">
        <w:rPr>
          <w:rFonts w:ascii="Times New Roman" w:hAnsi="Times New Roman" w:cs="Times New Roman"/>
          <w:color w:val="EE0000"/>
          <w:lang w:val="en-US"/>
        </w:rPr>
        <w:instrText xml:space="preserve"> ADDIN ZOTERO_ITEM CSL_CITATION {"citationID":"wOGbYeMV","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sidRPr="007769E0">
        <w:rPr>
          <w:rFonts w:ascii="Times New Roman" w:hAnsi="Times New Roman" w:cs="Times New Roman"/>
          <w:color w:val="EE0000"/>
          <w:lang w:val="en-US"/>
        </w:rPr>
        <w:fldChar w:fldCharType="separate"/>
      </w:r>
      <w:r w:rsidR="0035349A" w:rsidRPr="007769E0">
        <w:rPr>
          <w:rFonts w:ascii="Times New Roman" w:hAnsi="Times New Roman" w:cs="Times New Roman"/>
          <w:color w:val="EE0000"/>
          <w:kern w:val="0"/>
          <w:lang w:val="en-US"/>
        </w:rPr>
        <w:t>(15–17)</w:t>
      </w:r>
      <w:r w:rsidR="0094535E" w:rsidRPr="007769E0">
        <w:rPr>
          <w:rFonts w:ascii="Times New Roman" w:hAnsi="Times New Roman" w:cs="Times New Roman"/>
          <w:color w:val="EE0000"/>
          <w:lang w:val="en-US"/>
        </w:rPr>
        <w:fldChar w:fldCharType="end"/>
      </w:r>
      <w:r w:rsidR="005C2D0A" w:rsidRPr="007769E0">
        <w:rPr>
          <w:rFonts w:ascii="Times New Roman" w:hAnsi="Times New Roman" w:cs="Times New Roman"/>
          <w:color w:val="EE0000"/>
          <w:lang w:val="en-US"/>
        </w:rPr>
        <w:t xml:space="preserve">. </w:t>
      </w:r>
      <w:r w:rsidR="00B43696" w:rsidRPr="007769E0">
        <w:rPr>
          <w:rFonts w:ascii="Times New Roman" w:hAnsi="Times New Roman" w:cs="Times New Roman"/>
          <w:color w:val="EE0000"/>
          <w:lang w:val="en-US"/>
        </w:rPr>
        <w:t xml:space="preserve">Because </w:t>
      </w:r>
      <w:r w:rsidRPr="007769E0">
        <w:rPr>
          <w:rFonts w:ascii="Times New Roman" w:hAnsi="Times New Roman" w:cs="Times New Roman"/>
          <w:color w:val="EE0000"/>
          <w:lang w:val="en-US"/>
        </w:rPr>
        <w:t xml:space="preserve"> lymphoma cells </w:t>
      </w:r>
      <w:r w:rsidR="00D94D63" w:rsidRPr="007769E0">
        <w:rPr>
          <w:rFonts w:ascii="Times New Roman" w:hAnsi="Times New Roman" w:cs="Times New Roman"/>
          <w:color w:val="EE0000"/>
          <w:lang w:val="en-US"/>
        </w:rPr>
        <w:t xml:space="preserve">lack </w:t>
      </w:r>
      <w:r w:rsidRPr="007769E0">
        <w:rPr>
          <w:rFonts w:ascii="Times New Roman" w:hAnsi="Times New Roman" w:cs="Times New Roman"/>
          <w:color w:val="EE0000"/>
          <w:lang w:val="en-US"/>
        </w:rPr>
        <w:t xml:space="preserve"> a baseline epithelial phenotype </w:t>
      </w:r>
      <w:r w:rsidR="00CB36FE" w:rsidRPr="007769E0">
        <w:rPr>
          <w:rFonts w:ascii="Times New Roman" w:hAnsi="Times New Roman" w:cs="Times New Roman"/>
          <w:color w:val="EE0000"/>
          <w:lang w:val="en-US"/>
        </w:rPr>
        <w:t xml:space="preserve">(e.g., </w:t>
      </w:r>
      <w:r w:rsidRPr="007769E0">
        <w:rPr>
          <w:rFonts w:ascii="Times New Roman" w:hAnsi="Times New Roman" w:cs="Times New Roman"/>
          <w:color w:val="EE0000"/>
          <w:lang w:val="en-US"/>
        </w:rPr>
        <w:t>E-cadherin</w:t>
      </w:r>
      <w:r w:rsidR="00CB36FE" w:rsidRPr="007769E0">
        <w:rPr>
          <w:rFonts w:ascii="Times New Roman" w:hAnsi="Times New Roman" w:cs="Times New Roman"/>
          <w:color w:val="EE0000"/>
          <w:lang w:val="en-US"/>
        </w:rPr>
        <w:t xml:space="preserve"> expression</w:t>
      </w:r>
      <w:r w:rsidRPr="007769E0">
        <w:rPr>
          <w:rFonts w:ascii="Times New Roman" w:hAnsi="Times New Roman" w:cs="Times New Roman"/>
          <w:color w:val="EE0000"/>
          <w:lang w:val="en-US"/>
        </w:rPr>
        <w:t xml:space="preserve"> and cell</w:t>
      </w:r>
      <w:r w:rsidR="00497D37" w:rsidRPr="007769E0">
        <w:rPr>
          <w:rFonts w:ascii="Times New Roman" w:hAnsi="Times New Roman" w:cs="Times New Roman"/>
          <w:color w:val="EE0000"/>
          <w:lang w:val="en-US"/>
        </w:rPr>
        <w:t>ular</w:t>
      </w:r>
      <w:r w:rsidRPr="007769E0">
        <w:rPr>
          <w:rFonts w:ascii="Times New Roman" w:hAnsi="Times New Roman" w:cs="Times New Roman"/>
          <w:color w:val="EE0000"/>
          <w:lang w:val="en-US"/>
        </w:rPr>
        <w:t xml:space="preserve"> polarity</w:t>
      </w:r>
      <w:r w:rsidR="00497D37" w:rsidRPr="007769E0">
        <w:rPr>
          <w:rFonts w:ascii="Times New Roman" w:hAnsi="Times New Roman" w:cs="Times New Roman"/>
          <w:color w:val="EE0000"/>
          <w:lang w:val="en-US"/>
        </w:rPr>
        <w:t>)</w:t>
      </w:r>
      <w:r w:rsidRPr="007769E0">
        <w:rPr>
          <w:rFonts w:ascii="Times New Roman" w:hAnsi="Times New Roman" w:cs="Times New Roman"/>
          <w:color w:val="EE0000"/>
          <w:lang w:val="en-US"/>
        </w:rPr>
        <w:t>, they cannot undergo a "true" physical Epithelial-to-Mesenchymal Transition</w:t>
      </w:r>
      <w:r w:rsidR="00497D37" w:rsidRPr="007769E0">
        <w:rPr>
          <w:rFonts w:ascii="Times New Roman" w:hAnsi="Times New Roman" w:cs="Times New Roman"/>
          <w:color w:val="EE0000"/>
          <w:lang w:val="en-US"/>
        </w:rPr>
        <w:t xml:space="preserve">, </w:t>
      </w:r>
      <w:r w:rsidR="00BD454E" w:rsidRPr="007769E0">
        <w:rPr>
          <w:rFonts w:ascii="Times New Roman" w:hAnsi="Times New Roman" w:cs="Times New Roman"/>
          <w:color w:val="EE0000"/>
          <w:lang w:val="en-US"/>
        </w:rPr>
        <w:t xml:space="preserve">but rather adopt an EMT-like </w:t>
      </w:r>
      <w:r w:rsidR="00FE00AD" w:rsidRPr="007769E0">
        <w:rPr>
          <w:rFonts w:ascii="Times New Roman" w:hAnsi="Times New Roman" w:cs="Times New Roman"/>
          <w:color w:val="EE0000"/>
          <w:lang w:val="en-US"/>
        </w:rPr>
        <w:t>phenotypic plasticity</w:t>
      </w:r>
      <w:r w:rsidRPr="007769E0">
        <w:rPr>
          <w:rFonts w:ascii="Times New Roman" w:hAnsi="Times New Roman" w:cs="Times New Roman"/>
          <w:color w:val="EE0000"/>
          <w:lang w:val="en-US"/>
        </w:rPr>
        <w:t xml:space="preserve"> </w:t>
      </w:r>
      <w:r w:rsidRPr="007769E0">
        <w:rPr>
          <w:rFonts w:ascii="Times New Roman" w:hAnsi="Times New Roman" w:cs="Times New Roman"/>
          <w:color w:val="EE0000"/>
          <w:lang w:val="en-US"/>
        </w:rPr>
        <w:fldChar w:fldCharType="begin"/>
      </w:r>
      <w:r w:rsidR="0035349A" w:rsidRPr="007769E0">
        <w:rPr>
          <w:rFonts w:ascii="Times New Roman" w:hAnsi="Times New Roman" w:cs="Times New Roman"/>
          <w:color w:val="EE0000"/>
          <w:lang w:val="en-US"/>
        </w:rPr>
        <w:instrText xml:space="preserve"> ADDIN ZOTERO_ITEM CSL_CITATION {"citationID":"1gWdVEHm","properties":{"unsorted":false,"formattedCitation":"(43)","plainCitation":"(43)","noteIndex":0},"citationItems":[{"id":765,"uris":["http://zotero.org/users/17472926/items/CMZLG6YU"],"itemData":{"id":765,"type":"article-journal","abstract":"Abstract\n            Epithelial–mesenchymal transition (EMT) encompasses dynamic changes in cellular organization from epithelial to mesenchymal phenotypes, which leads to functional changes in cell migration and invasion. EMT occurs in a diverse range of physiological and pathological conditions and is driven by a conserved set of inducing signals, transcriptional regulators and downstream effectors. With over 5,700 publications indexed by Web of Science in 2019 alone, research on EMT is expanding rapidly. This growing interest warrants the need for a consensus among researchers when referring to and undertaking research on EMT. This Consensus Statement, mediated by ‘the EMT International Association’ (TEMTIA), is the outcome of a 2-year-long discussion among EMT researchers and aims to both clarify the nomenclature and provide definitions and guidelines for EMT research in future publications. We trust that these guidelines will help to reduce misunderstanding and misinterpretation of research data generated in various experimental models and to promote cross-disciplinary collaboration to identify and address key open questions in this research field. While recognizing the importance of maintaining diversity in experimental approaches and conceptual frameworks, we emphasize that lasting contributions of EMT research to increasing our understanding of developmental processes and combatting cancer and other diseases depend on the adoption of a unified terminology to describe EMT.","container-title":"Nature Reviews Molecular Cell Biology","DOI":"10.1038/s41580-020-0237-9","ISSN":"1471-0072, 1471-0080","issue":"6","journalAbbreviation":"Nat Rev Mol Cell Biol","language":"en","page":"341-352","source":"DOI.org (Crossref)","title":"Guidelines and definitions for research on epithelial–mesenchymal transition","volume":"21","author":[{"family":"Yang","given":"Jing"},{"family":"Antin","given":"Parker"},{"family":"Berx","given":"Geert"},{"family":"Blanpain","given":"Cédric"},{"family":"Brabletz","given":"Thomas"},{"family":"Bronner","given":"Marianne"},{"family":"Campbell","given":"Kyra"},{"family":"Cano","given":"Amparo"},{"family":"Casanova","given":"Jordi"},{"family":"Christofori","given":"Gerhard"},{"family":"Dedhar","given":"Shoukat"},{"family":"Derynck","given":"Rik"},{"family":"Ford","given":"Heide L."},{"family":"Fuxe","given":"Jonas"},{"family":"García de Herreros","given":"Antonio"},{"family":"Goodall","given":"Gregory J."},{"family":"Hadjantonakis","given":"Anna-Katerina"},{"family":"Huang","given":"Ruby Y. J."},{"family":"Kalcheim","given":"Chaya"},{"family":"Kalluri","given":"Raghu"},{"family":"Kang","given":"Yibin"},{"family":"Khew-Goodall","given":"Yeesim"},{"family":"Levine","given":"Herbert"},{"family":"Liu","given":"Jinsong"},{"family":"Longmore","given":"Gregory D."},{"family":"Mani","given":"Sendurai A."},{"family":"Massagué","given":"Joan"},{"family":"Mayor","given":"Roberto"},{"family":"McClay","given":"David"},{"family":"Mostov","given":"Keith E."},{"family":"Newgreen","given":"Donald F."},{"family":"Nieto","given":"M. Angela"},{"family":"Puisieux","given":"Alain"},{"family":"Runyan","given":"Raymond"},{"family":"Savagner","given":"Pierre"},{"family":"Stanger","given":"Ben"},{"family":"Stemmler","given":"Marc P."},{"family":"Takahashi","given":"Yoshiko"},{"family":"Takeichi","given":"Masatoshi"},{"family":"Theveneau","given":"Eric"},{"family":"Thiery","given":"Jean Paul"},{"family":"Thompson","given":"Erik W."},{"family":"Weinberg","given":"Robert A."},{"family":"Williams","given":"Elizabeth D."},{"family":"Xing","given":"Jianhua"},{"family":"Zhou","given":"Binhua P."},{"family":"Sheng","given":"Guojun"},{"literal":"On behalf of the EMT International Association (TEMTIA)"}],"issued":{"date-parts":[["2020",6,10]]}}}],"schema":"https://github.com/citation-style-language/schema/raw/master/csl-citation.json"} </w:instrText>
      </w:r>
      <w:r w:rsidRPr="007769E0">
        <w:rPr>
          <w:rFonts w:ascii="Times New Roman" w:hAnsi="Times New Roman" w:cs="Times New Roman"/>
          <w:color w:val="EE0000"/>
          <w:lang w:val="en-US"/>
        </w:rPr>
        <w:fldChar w:fldCharType="separate"/>
      </w:r>
      <w:r w:rsidR="0035349A" w:rsidRPr="007769E0">
        <w:rPr>
          <w:rFonts w:ascii="Times New Roman" w:hAnsi="Times New Roman" w:cs="Times New Roman"/>
          <w:color w:val="EE0000"/>
          <w:lang w:val="en-US"/>
        </w:rPr>
        <w:t>(43)</w:t>
      </w:r>
      <w:r w:rsidRPr="007769E0">
        <w:rPr>
          <w:rFonts w:ascii="Times New Roman" w:hAnsi="Times New Roman" w:cs="Times New Roman"/>
          <w:color w:val="EE0000"/>
          <w:lang w:val="en-US"/>
        </w:rPr>
        <w:fldChar w:fldCharType="end"/>
      </w:r>
      <w:r w:rsidR="005C2D0A" w:rsidRPr="007769E0">
        <w:rPr>
          <w:rFonts w:ascii="Times New Roman" w:hAnsi="Times New Roman" w:cs="Times New Roman"/>
          <w:color w:val="EE0000"/>
          <w:lang w:val="en-US"/>
        </w:rPr>
        <w:t>.</w:t>
      </w:r>
      <w:r w:rsidRPr="007769E0">
        <w:rPr>
          <w:rFonts w:ascii="Times New Roman" w:hAnsi="Times New Roman" w:cs="Times New Roman"/>
          <w:color w:val="EE0000"/>
          <w:lang w:val="en-US"/>
        </w:rPr>
        <w:t xml:space="preserve"> </w:t>
      </w:r>
      <w:r w:rsidR="00FE00AD" w:rsidRPr="007769E0">
        <w:rPr>
          <w:rFonts w:ascii="Times New Roman" w:hAnsi="Times New Roman" w:cs="Times New Roman"/>
          <w:color w:val="EE0000"/>
          <w:lang w:val="en-US"/>
        </w:rPr>
        <w:t xml:space="preserve">Notably, </w:t>
      </w:r>
      <w:r w:rsidRPr="007769E0">
        <w:rPr>
          <w:rFonts w:ascii="Times New Roman" w:hAnsi="Times New Roman" w:cs="Times New Roman"/>
          <w:i/>
          <w:iCs/>
          <w:color w:val="EE0000"/>
          <w:lang w:val="en-US"/>
        </w:rPr>
        <w:t>WNT11</w:t>
      </w:r>
      <w:r w:rsidRPr="007769E0">
        <w:rPr>
          <w:rFonts w:ascii="Times New Roman" w:hAnsi="Times New Roman" w:cs="Times New Roman"/>
          <w:color w:val="EE0000"/>
          <w:lang w:val="en-US"/>
        </w:rPr>
        <w:t xml:space="preserve"> was the only candidate that also stratified outcome in the independent first-line cohort, suggesting that it may reflect general lymphoma aggressiveness rather than a mechanism restricted to cellular immunotherapy.</w:t>
      </w:r>
      <w:r w:rsidR="00AB5038" w:rsidRPr="007769E0">
        <w:rPr>
          <w:rFonts w:ascii="Times New Roman" w:hAnsi="Times New Roman" w:cs="Times New Roman"/>
          <w:color w:val="EE0000"/>
          <w:lang w:val="en-US"/>
        </w:rPr>
        <w:t xml:space="preserve"> Recent evidence has linked WNT11 upregulation to specific genetic subsets, such as CD79B-mutated DLBCL, and to the activation of hypoxia-related signaling pathways </w:t>
      </w:r>
      <w:r w:rsidR="00C26419" w:rsidRPr="007769E0">
        <w:rPr>
          <w:rFonts w:ascii="Times New Roman" w:hAnsi="Times New Roman" w:cs="Times New Roman"/>
          <w:color w:val="EE0000"/>
          <w:lang w:val="en-US"/>
        </w:rPr>
        <w:fldChar w:fldCharType="begin"/>
      </w:r>
      <w:r w:rsidR="00C26419" w:rsidRPr="007769E0">
        <w:rPr>
          <w:rFonts w:ascii="Times New Roman" w:hAnsi="Times New Roman" w:cs="Times New Roman"/>
          <w:color w:val="EE0000"/>
          <w:lang w:val="en-US"/>
        </w:rPr>
        <w:instrText xml:space="preserve"> ADDIN ZOTERO_ITEM CSL_CITATION {"citationID":"5dCRbnbj","properties":{"unsorted":false,"formattedCitation":"(44)","plainCitation":"(44)","noteIndex":0},"citationItems":[{"id":769,"uris":["http://zotero.org/users/17472926/items/M34BR8PK"],"itemData":{"id":769,"type":"article-journal","abstract":"Background and Objectives: Diffuse large B-cell lymphomas (DLBCLs) are heterogeneous neoplasms. CD79B and MYD88 mutations are associated with the activated B-cell-like (ABC) subtype of DLBCL and often co-occur and lead to constitutive activation of the NF-κB pathway. Several different genetic classifications to date have recognized CD79B- and MYD88-mutated DLBCLs as a unique subtype with poor response to therapy and unfavorable survival. However, little is known about gene expression in DLBCLs with mutated CD79B (and MYD88) in comparison to their wild type counterparts. The objective of this study was to compare the gene expression in DLBCLs according to their CD79B mutational status. Methods: A total of 48 primary, treatment-naïve DLBCLs (CD79B-mutated: 35%/n = 17, CD79B-wild type: 65%/n = 31) were investigated using RNA expression profiling (770 genes), followed by immunohistochemical analysis of the up-regulated genes and survival analysis. Results: The gene expression analysis revealed that downstream of CD79B CARD11 and the NF-κB targets NFKBIZ, IL10, IL12A, PIM1 and BCL2A1 were up-regulated in CD79B-mutated DLBCLs. The strongest up-regulation was detected for ARNT2 and WNT11. Other up-regulated genes included the apoptosis-related BID and granzyme B, as well as genes of cell cycle regulation such as RUNX1, RUNX1T1 and RASGRF1. Up-regulation was also found for IL7, STAT3, MLLT4, CD14 and the HSP90B1 subunit. TP53 mutation showed an association with poorer overall survival in a secondary analysis, consistent with prior reports, while survival by CD79B/MYD88 mutation status and the differentially expressed genes showed no significant differences in this cohort. Conclusions: In conclusion, the current study identified novel up-regulated genes in CD79B-mutated DLBCLs beyond NF-κB pathway signaling, which may contribute to a better definition of potential therapeutic targets and further improves the characterization of this distinct and aggressive DLBCL subgroup.","container-title":"Journal of Personalized Medicine","DOI":"10.3390/jpm15110548","ISSN":"2075-4426","issue":"11","journalAbbreviation":"JPM","language":"en","page":"548","source":"DOI.org (Crossref)","title":"Gene Expression Profiling Provides an Improved Characterization of CD79B-Mutated Diffuse Large B-Cell Lymphomas","volume":"15","author":[{"family":"Grossmann","given":"Luis"},{"family":"Jagla","given":"Wolfgang"},{"family":"Bettstetter","given":"Marcus"},{"family":"Bertz","given":"Simone"},{"family":"Schwarz-Furlan","given":"Stephan"},{"family":"Richter","given":"Thomas"},{"family":"Dechow","given":"Tobias"},{"family":"Decker","given":"Thomas"},{"family":"Dreyling","given":"Martin"},{"family":"Sotlar","given":"Karl"},{"family":"Bartsch","given":"Harald"},{"family":"Hartmann","given":"Arndt"},{"family":"Honecker","given":"Julius"},{"family":"Gaumann","given":"Andreas"}],"issued":{"date-parts":[["2025",11,10]]}}}],"schema":"https://github.com/citation-style-language/schema/raw/master/csl-citation.json"} </w:instrText>
      </w:r>
      <w:r w:rsidR="00C26419" w:rsidRPr="007769E0">
        <w:rPr>
          <w:rFonts w:ascii="Times New Roman" w:hAnsi="Times New Roman" w:cs="Times New Roman"/>
          <w:color w:val="EE0000"/>
          <w:lang w:val="en-US"/>
        </w:rPr>
        <w:fldChar w:fldCharType="separate"/>
      </w:r>
      <w:r w:rsidR="00C26419" w:rsidRPr="007769E0">
        <w:rPr>
          <w:rFonts w:ascii="Times New Roman" w:hAnsi="Times New Roman" w:cs="Times New Roman"/>
          <w:color w:val="EE0000"/>
        </w:rPr>
        <w:t>(44)</w:t>
      </w:r>
      <w:r w:rsidR="00C26419" w:rsidRPr="007769E0">
        <w:rPr>
          <w:rFonts w:ascii="Times New Roman" w:hAnsi="Times New Roman" w:cs="Times New Roman"/>
          <w:color w:val="EE0000"/>
          <w:lang w:val="en-US"/>
        </w:rPr>
        <w:fldChar w:fldCharType="end"/>
      </w:r>
      <w:r w:rsidR="00E956FA" w:rsidRPr="007769E0">
        <w:rPr>
          <w:rFonts w:ascii="Times New Roman" w:hAnsi="Times New Roman" w:cs="Times New Roman"/>
          <w:color w:val="EE0000"/>
          <w:lang w:val="en-US"/>
        </w:rPr>
        <w:t>. Hypoxia is a well-established driver of EMT-like phenotypic plasticity and immune exclusion in the tumor microenvironment. In our cohorts, the adverse prognostic value of WNT11 was maintained across broad clinical settings, suggesting that its overexpression</w:t>
      </w:r>
      <w:r w:rsidR="00DB5BBE" w:rsidRPr="007769E0">
        <w:rPr>
          <w:rFonts w:ascii="Times New Roman" w:hAnsi="Times New Roman" w:cs="Times New Roman"/>
          <w:color w:val="EE0000"/>
          <w:lang w:val="en-US"/>
        </w:rPr>
        <w:t xml:space="preserve"> </w:t>
      </w:r>
      <w:r w:rsidR="00E956FA" w:rsidRPr="007769E0">
        <w:rPr>
          <w:rFonts w:ascii="Times New Roman" w:hAnsi="Times New Roman" w:cs="Times New Roman"/>
          <w:color w:val="EE0000"/>
          <w:lang w:val="en-US"/>
        </w:rPr>
        <w:t>potentially driven by hypoxic adaptation</w:t>
      </w:r>
      <w:r w:rsidR="00DB5BBE" w:rsidRPr="007769E0">
        <w:rPr>
          <w:rFonts w:ascii="Times New Roman" w:hAnsi="Times New Roman" w:cs="Times New Roman"/>
          <w:color w:val="EE0000"/>
          <w:lang w:val="en-US"/>
        </w:rPr>
        <w:t xml:space="preserve"> </w:t>
      </w:r>
      <w:r w:rsidR="00E956FA" w:rsidRPr="007769E0">
        <w:rPr>
          <w:rFonts w:ascii="Times New Roman" w:hAnsi="Times New Roman" w:cs="Times New Roman"/>
          <w:color w:val="EE0000"/>
          <w:lang w:val="en-US"/>
        </w:rPr>
        <w:t>acts as a general mechanism of tissue remodeling and immune evasion, rather than an artifact restricted to a single genetic subtype.</w:t>
      </w:r>
    </w:p>
    <w:p w14:paraId="0E2B99B7" w14:textId="12B4997E" w:rsidR="000B3C8E" w:rsidRPr="00403188" w:rsidRDefault="008E2CFA" w:rsidP="00172BCD">
      <w:pPr>
        <w:spacing w:after="0" w:line="480" w:lineRule="auto"/>
        <w:ind w:firstLine="709"/>
        <w:jc w:val="both"/>
        <w:rPr>
          <w:rFonts w:ascii="Times New Roman" w:hAnsi="Times New Roman" w:cs="Times New Roman"/>
          <w:lang w:val="en-US"/>
        </w:rPr>
      </w:pPr>
      <w:r w:rsidRPr="000F27A7">
        <w:rPr>
          <w:rFonts w:ascii="Times New Roman" w:hAnsi="Times New Roman" w:cs="Times New Roman"/>
          <w:color w:val="000000" w:themeColor="text1"/>
          <w:lang w:val="en-US"/>
        </w:rPr>
        <w:t xml:space="preserve">Conversely,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and canonical B-cell markers </w:t>
      </w:r>
      <w:proofErr w:type="gramStart"/>
      <w:r w:rsidRPr="000F27A7">
        <w:rPr>
          <w:rFonts w:ascii="Times New Roman" w:hAnsi="Times New Roman" w:cs="Times New Roman"/>
          <w:color w:val="000000" w:themeColor="text1"/>
          <w:lang w:val="en-US"/>
        </w:rPr>
        <w:t>defined</w:t>
      </w:r>
      <w:proofErr w:type="gramEnd"/>
      <w:r w:rsidRPr="000F27A7">
        <w:rPr>
          <w:rFonts w:ascii="Times New Roman" w:hAnsi="Times New Roman" w:cs="Times New Roman"/>
          <w:color w:val="000000" w:themeColor="text1"/>
          <w:lang w:val="en-US"/>
        </w:rPr>
        <w:t xml:space="preserve"> a transcriptional state associated with more favorable outcomes after </w:t>
      </w:r>
      <w:proofErr w:type="spellStart"/>
      <w:r w:rsidRPr="000F27A7">
        <w:rPr>
          <w:rFonts w:ascii="Times New Roman" w:hAnsi="Times New Roman" w:cs="Times New Roman"/>
          <w:color w:val="000000" w:themeColor="text1"/>
          <w:lang w:val="en-US"/>
        </w:rPr>
        <w:t>axi</w:t>
      </w:r>
      <w:proofErr w:type="spellEnd"/>
      <w:r w:rsidRPr="000F27A7">
        <w:rPr>
          <w:rFonts w:ascii="Times New Roman" w:hAnsi="Times New Roman" w:cs="Times New Roman"/>
          <w:color w:val="000000" w:themeColor="text1"/>
          <w:lang w:val="en-US"/>
        </w:rPr>
        <w:t xml:space="preserve">-cel.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provides a biologically plausible link between maintenance of B-cell identity and immune competence because it regulates lymphoid differentiation and interferon-responsive programs </w:t>
      </w:r>
      <w:r w:rsidR="003570CB" w:rsidRPr="000F27A7">
        <w:rPr>
          <w:rFonts w:ascii="Times New Roman" w:hAnsi="Times New Roman" w:cs="Times New Roman"/>
          <w:color w:val="000000" w:themeColor="text1"/>
          <w:lang w:val="en-US"/>
        </w:rPr>
        <w:fldChar w:fldCharType="begin"/>
      </w:r>
      <w:r w:rsidR="00C26419">
        <w:rPr>
          <w:rFonts w:ascii="Times New Roman" w:hAnsi="Times New Roman" w:cs="Times New Roman"/>
          <w:color w:val="000000" w:themeColor="text1"/>
          <w:lang w:val="en-US"/>
        </w:rPr>
        <w:instrText xml:space="preserve"> ADDIN ZOTERO_ITEM CSL_CITATION {"citationID":"lyZyvAAw","properties":{"unsorted":false,"formattedCitation":"(18,45)","plainCitation":"(18,45)","noteIndex":0},"citationItems":[{"id":686,"uris":["http://zotero.org/users/17472926/items/WM3J47ZE"],"itemData":{"id":686,"type":"article-journal","abstract":"The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sidRPr="000F27A7">
        <w:rPr>
          <w:rFonts w:ascii="Times New Roman" w:hAnsi="Times New Roman" w:cs="Times New Roman"/>
          <w:color w:val="000000" w:themeColor="text1"/>
          <w:lang w:val="en-US"/>
        </w:rPr>
        <w:fldChar w:fldCharType="separate"/>
      </w:r>
      <w:r w:rsidR="00C26419" w:rsidRPr="007769E0">
        <w:rPr>
          <w:rFonts w:ascii="Times New Roman" w:hAnsi="Times New Roman" w:cs="Times New Roman"/>
        </w:rPr>
        <w:t>(18,45)</w:t>
      </w:r>
      <w:r w:rsidR="003570CB" w:rsidRPr="000F27A7">
        <w:rPr>
          <w:rFonts w:ascii="Times New Roman" w:hAnsi="Times New Roman" w:cs="Times New Roman"/>
          <w:color w:val="000000" w:themeColor="text1"/>
          <w:lang w:val="en-US"/>
        </w:rPr>
        <w:fldChar w:fldCharType="end"/>
      </w:r>
      <w:r w:rsidR="005C2D0A" w:rsidRPr="000F27A7">
        <w:rPr>
          <w:rFonts w:ascii="Times New Roman" w:hAnsi="Times New Roman" w:cs="Times New Roman"/>
          <w:color w:val="000000" w:themeColor="text1"/>
          <w:lang w:val="en-US"/>
        </w:rPr>
        <w:t xml:space="preserve">. </w:t>
      </w:r>
      <w:r w:rsidRPr="000F27A7">
        <w:rPr>
          <w:rFonts w:ascii="Times New Roman" w:hAnsi="Times New Roman" w:cs="Times New Roman"/>
          <w:color w:val="000000" w:themeColor="text1"/>
          <w:lang w:val="en-US"/>
        </w:rPr>
        <w:t xml:space="preserve">The favorable association of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despite its conventional classification as an inhibitory receptor, illustrates the limitations of assigning function from a single marker in bulk tissue.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expression may </w:t>
      </w:r>
      <w:r w:rsidRPr="008E2CFA">
        <w:rPr>
          <w:rFonts w:ascii="Times New Roman" w:hAnsi="Times New Roman" w:cs="Times New Roman"/>
          <w:lang w:val="en-US"/>
        </w:rPr>
        <w:t xml:space="preserve">identify a differentiated lymphoid compartment or a less terminally differentiated, memory-like immune state with greater proliferative capacity and persistence </w:t>
      </w:r>
      <w:r w:rsidR="003570CB">
        <w:rPr>
          <w:rFonts w:ascii="Times New Roman" w:hAnsi="Times New Roman" w:cs="Times New Roman"/>
          <w:lang w:val="en-US"/>
        </w:rPr>
        <w:fldChar w:fldCharType="begin"/>
      </w:r>
      <w:r w:rsidR="00C26419">
        <w:rPr>
          <w:rFonts w:ascii="Times New Roman" w:hAnsi="Times New Roman" w:cs="Times New Roman"/>
          <w:lang w:val="en-US"/>
        </w:rPr>
        <w:instrText xml:space="preserve"> ADDIN ZOTERO_ITEM CSL_CITATION {"citationID":"QroV29vq","properties":{"unsorted":false,"formattedCitation":"(46,47)","plainCitation":"(46,47)","noteIndex":0},"citationItems":[{"id":683,"uris":["http://zotero.org/users/17472926/items/EWFLZAYE"],"itemData":{"id":683,"type":"article-journal","abstract":"Purpose: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Pr>
          <w:rFonts w:ascii="Times New Roman" w:hAnsi="Times New Roman" w:cs="Times New Roman"/>
          <w:lang w:val="en-US"/>
        </w:rPr>
        <w:fldChar w:fldCharType="separate"/>
      </w:r>
      <w:r w:rsidR="00C26419" w:rsidRPr="007769E0">
        <w:rPr>
          <w:rFonts w:ascii="Times New Roman" w:hAnsi="Times New Roman" w:cs="Times New Roman"/>
        </w:rPr>
        <w:t>(46,47)</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8E2CFA">
        <w:rPr>
          <w:rFonts w:ascii="Times New Roman" w:hAnsi="Times New Roman" w:cs="Times New Roman"/>
          <w:lang w:val="en-US"/>
        </w:rPr>
        <w:t xml:space="preserve">More broadly, these results suggest that response depends less on the estimated quantity of immune or stromal cells </w:t>
      </w:r>
      <w:r w:rsidRPr="008E2CFA">
        <w:rPr>
          <w:rFonts w:ascii="Times New Roman" w:hAnsi="Times New Roman" w:cs="Times New Roman"/>
          <w:lang w:val="en-US"/>
        </w:rPr>
        <w:lastRenderedPageBreak/>
        <w:t>than on the functional state of the malignant and immune compartments. However, the absence of significant differences by MCP-counter or IO360 deconvolution does not exclude contributions from rare populations, spatial organization, or cell-cell interactions that are not captured by bulk estimates.</w:t>
      </w:r>
    </w:p>
    <w:p w14:paraId="5B4A7B0F" w14:textId="77777777" w:rsidR="008E2CF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The cross-cohort analyses strengthen the clinical relevance of the 16-gene panel by showing that most associations observed in the ZUMA-7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 xml:space="preserve">-cel arm were not reproduced in the ZUMA-7 standard-of-care arm or in TCGA-DLBC. This pattern supports treatment-context specificity and prioritizes the panel for further evaluation as a candidate predictive biomarker. Nevertheless, statistical significance in one treatment group and non-significance in another does not, by itself, demonstrate a differential treatment effect. Formal biomarker-by-treatment interaction testing within the randomized ZUMA-7 population, followed by validation in an independent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-cel-treated cohort, is needed before predictive specificity can be claimed. The survival analyses should also be interpreted in light of median-based dichotomization, evaluation of multiple candidate genes, and potential model overfitting relative to cohort size.</w:t>
      </w:r>
    </w:p>
    <w:p w14:paraId="47191A8A" w14:textId="7E781F9F" w:rsidR="000C3C2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Several additional limitations warrant consideration. The study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functional activity. Prospective validation, formal interaction analyses, and mechanistic </w:t>
      </w:r>
      <w:r w:rsidRPr="008E2CFA">
        <w:rPr>
          <w:rFonts w:ascii="Times New Roman" w:hAnsi="Times New Roman" w:cs="Times New Roman"/>
          <w:lang w:val="en-US"/>
        </w:rPr>
        <w:lastRenderedPageBreak/>
        <w:t xml:space="preserve">experiments are therefore required. Single-cell and spatial transcriptomics, coupled with functional perturbation of candidate </w:t>
      </w:r>
      <w:r w:rsidRPr="000F27A7">
        <w:rPr>
          <w:rFonts w:ascii="Times New Roman" w:hAnsi="Times New Roman" w:cs="Times New Roman"/>
          <w:color w:val="000000" w:themeColor="text1"/>
          <w:lang w:val="en-US"/>
        </w:rPr>
        <w:t xml:space="preserve">pathways such as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w:t>
      </w:r>
      <w:r w:rsidRPr="000F27A7">
        <w:rPr>
          <w:rFonts w:ascii="Times New Roman" w:hAnsi="Times New Roman" w:cs="Times New Roman"/>
          <w:i/>
          <w:iCs/>
          <w:color w:val="000000" w:themeColor="text1"/>
          <w:lang w:val="en-US"/>
        </w:rPr>
        <w:t>CCR6</w:t>
      </w:r>
      <w:r w:rsidRPr="000F27A7">
        <w:rPr>
          <w:rFonts w:ascii="Times New Roman" w:hAnsi="Times New Roman" w:cs="Times New Roman"/>
          <w:color w:val="000000" w:themeColor="text1"/>
          <w:lang w:val="en-US"/>
        </w:rPr>
        <w:t>, WNT signaling</w:t>
      </w:r>
      <w:r w:rsidRPr="008E2CFA">
        <w:rPr>
          <w:rFonts w:ascii="Times New Roman" w:hAnsi="Times New Roman" w:cs="Times New Roman"/>
          <w:lang w:val="en-US"/>
        </w:rPr>
        <w:t xml:space="preserve">, and adhesion/remodeling programs, could clarify whether these signatures are causal mediators of resistance and identify rational combination strategies. Overall, the results support a model in which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-cel outcome reflects the balance between preserved B-cell lineage identity and the acquisition of immune-silent or plastic tissue-remodeling states, while providing a focused set of hypotheses for biological and clinical validation.</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64A60D2D" w:rsidR="009E3191" w:rsidRPr="000F27A7" w:rsidRDefault="008E2CFA" w:rsidP="009E3191">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 xml:space="preserve">Collectively, this study provides a valuable addition to understanding the mechanisms of resistance to anti-CD19 CAR T-cell therapy (Axi-cel) in DLBCL. Our findings indicate that therapeutic failure is not primarily dictated by the isolated loss of the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antigen or pre-existing immune exhaustion within the tumor microenvironment. Instead, sensitivity to Axi-cel relies on the overall preservation of B-cell lineage phenotypic integrity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and the functional competence of immune signaling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Conversely, early therapeutic escape is driven by intrinsic biological determinants of the malignant clone, including the loss of lymphoid differentiation, the activation of tissue remodeling and epithelial-mesenchymal transition-like programs (EMT-like; mediated by </w:t>
      </w:r>
      <w:r w:rsidRPr="000F27A7">
        <w:rPr>
          <w:rFonts w:ascii="Times New Roman" w:hAnsi="Times New Roman" w:cs="Times New Roman"/>
          <w:i/>
          <w:iCs/>
          <w:color w:val="000000" w:themeColor="text1"/>
          <w:lang w:val="en-US"/>
        </w:rPr>
        <w:t>CDH2</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NCAM1</w:t>
      </w:r>
      <w:r w:rsidRPr="000F27A7">
        <w:rPr>
          <w:rFonts w:ascii="Times New Roman" w:hAnsi="Times New Roman" w:cs="Times New Roman"/>
          <w:color w:val="000000" w:themeColor="text1"/>
          <w:lang w:val="en-US"/>
        </w:rPr>
        <w:t>), immune-excluding chemotaxis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and a baseline hyperaggressive state (</w:t>
      </w:r>
      <w:r w:rsidRPr="000F27A7">
        <w:rPr>
          <w:rFonts w:ascii="Times New Roman" w:hAnsi="Times New Roman" w:cs="Times New Roman"/>
          <w:i/>
          <w:iCs/>
          <w:color w:val="000000" w:themeColor="text1"/>
          <w:lang w:val="en-US"/>
        </w:rPr>
        <w:t>WNT11</w:t>
      </w:r>
      <w:r w:rsidRPr="000F27A7">
        <w:rPr>
          <w:rFonts w:ascii="Times New Roman" w:hAnsi="Times New Roman" w:cs="Times New Roman"/>
          <w:color w:val="000000" w:themeColor="text1"/>
          <w:lang w:val="en-US"/>
        </w:rPr>
        <w:t>).</w:t>
      </w:r>
    </w:p>
    <w:p w14:paraId="7F9CA39C" w14:textId="396449FD" w:rsidR="009E6639" w:rsidRPr="000F27A7" w:rsidRDefault="008E2CFA" w:rsidP="00B77446">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 xml:space="preserve">Orthogonal validation confirmed that this transcriptomic signature possesses strict predictive specificity for cellular immunotherapy, distinguishing it from agnostic resistance markers to conventional chemotherapy. From a translational perspective, </w:t>
      </w:r>
      <w:r w:rsidRPr="000F27A7">
        <w:rPr>
          <w:rFonts w:ascii="Times New Roman" w:hAnsi="Times New Roman" w:cs="Times New Roman"/>
          <w:color w:val="000000" w:themeColor="text1"/>
          <w:lang w:val="en-US"/>
        </w:rPr>
        <w:lastRenderedPageBreak/>
        <w:t>characterizing these evasion axes helps to better understand the heterogeneity of CAR T-cell response, establishing a rational foundation for pre-treatment risk stratification and providing promising biological targets for the development of combination strategies as well as the design of next-generation CAR T-cells engineered to overcome the refractory tumor microenvironment</w:t>
      </w:r>
      <w:r w:rsidR="009E3191" w:rsidRPr="000F27A7">
        <w:rPr>
          <w:rFonts w:ascii="Times New Roman" w:hAnsi="Times New Roman" w:cs="Times New Roman"/>
          <w:color w:val="000000" w:themeColor="text1"/>
          <w:lang w:val="en-US"/>
        </w:rPr>
        <w:t>.</w:t>
      </w:r>
    </w:p>
    <w:p w14:paraId="7DD0BD7B" w14:textId="77777777" w:rsidR="009E6639" w:rsidRDefault="009E6639" w:rsidP="00B77446">
      <w:pPr>
        <w:spacing w:after="0" w:line="480" w:lineRule="auto"/>
        <w:jc w:val="both"/>
        <w:rPr>
          <w:rFonts w:ascii="Times New Roman" w:hAnsi="Times New Roman" w:cs="Times New Roman"/>
          <w:lang w:val="en-US"/>
        </w:rPr>
      </w:pPr>
    </w:p>
    <w:p w14:paraId="442287E0" w14:textId="78DC9572" w:rsidR="00A34D3D"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Contributors</w:t>
      </w:r>
      <w:r w:rsidRPr="00525070">
        <w:rPr>
          <w:rFonts w:ascii="Times New Roman" w:hAnsi="Times New Roman" w:cs="Times New Roman"/>
          <w:b/>
          <w:bCs/>
          <w:lang w:val="en-US"/>
        </w:rPr>
        <w:t>:</w:t>
      </w:r>
    </w:p>
    <w:p w14:paraId="2BCEE053" w14:textId="77777777" w:rsidR="00525070" w:rsidRDefault="00525070" w:rsidP="00B77446">
      <w:pPr>
        <w:spacing w:after="0" w:line="480" w:lineRule="auto"/>
        <w:jc w:val="both"/>
        <w:rPr>
          <w:rFonts w:ascii="Times New Roman" w:hAnsi="Times New Roman" w:cs="Times New Roman"/>
          <w:lang w:val="en-US"/>
        </w:rPr>
      </w:pPr>
    </w:p>
    <w:p w14:paraId="6310E2DF" w14:textId="36CC35D5"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Funding</w:t>
      </w:r>
      <w:r w:rsidRPr="00525070">
        <w:rPr>
          <w:rFonts w:ascii="Times New Roman" w:hAnsi="Times New Roman" w:cs="Times New Roman"/>
          <w:b/>
          <w:bCs/>
          <w:lang w:val="en-US"/>
        </w:rPr>
        <w:t xml:space="preserve">: </w:t>
      </w:r>
    </w:p>
    <w:p w14:paraId="7EE7F76D" w14:textId="77777777" w:rsidR="00525070" w:rsidRDefault="00525070" w:rsidP="00B77446">
      <w:pPr>
        <w:spacing w:after="0" w:line="480" w:lineRule="auto"/>
        <w:jc w:val="both"/>
        <w:rPr>
          <w:rFonts w:ascii="Times New Roman" w:hAnsi="Times New Roman" w:cs="Times New Roman"/>
          <w:lang w:val="en-US"/>
        </w:rPr>
      </w:pPr>
    </w:p>
    <w:p w14:paraId="286DBA6B" w14:textId="77777777" w:rsid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Data availability statement</w:t>
      </w:r>
    </w:p>
    <w:p w14:paraId="16A56382" w14:textId="77777777" w:rsidR="00525070" w:rsidRPr="00525070" w:rsidRDefault="00525070" w:rsidP="00525070">
      <w:pPr>
        <w:rPr>
          <w:rFonts w:ascii="Times New Roman" w:hAnsi="Times New Roman" w:cs="Times New Roman"/>
          <w:b/>
          <w:bCs/>
          <w:lang w:val="en-US"/>
        </w:rPr>
      </w:pPr>
    </w:p>
    <w:p w14:paraId="64F90AAA" w14:textId="7FCE105A" w:rsidR="00525070" w:rsidRDefault="00525070" w:rsidP="00B77446">
      <w:pPr>
        <w:spacing w:after="0" w:line="480" w:lineRule="auto"/>
        <w:jc w:val="both"/>
        <w:rPr>
          <w:rFonts w:ascii="Times New Roman" w:hAnsi="Times New Roman" w:cs="Times New Roman"/>
          <w:lang w:val="en-US"/>
        </w:rPr>
      </w:pPr>
      <w:r w:rsidRPr="00525070">
        <w:rPr>
          <w:rFonts w:ascii="Times New Roman" w:hAnsi="Times New Roman" w:cs="Times New Roman"/>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GDC portal. To ensure full transparency and methodological reproducibility, all custom analytical code, R scripts, and computational pipelines developed for this manuscript have been deposited and are freely accessible in the GitHub repository at: </w:t>
      </w:r>
      <w:hyperlink r:id="rId22" w:history="1">
        <w:r w:rsidRPr="00525070">
          <w:rPr>
            <w:rStyle w:val="Hyperlink"/>
            <w:rFonts w:ascii="Times New Roman" w:hAnsi="Times New Roman" w:cs="Times New Roman"/>
            <w:lang w:val="en-US"/>
          </w:rPr>
          <w:t>https://github.com/jeanssresende/DLBCL-CD19-Analysis</w:t>
        </w:r>
      </w:hyperlink>
      <w:r w:rsidRPr="00525070">
        <w:rPr>
          <w:rFonts w:ascii="Times New Roman" w:hAnsi="Times New Roman" w:cs="Times New Roman"/>
          <w:lang w:val="en-US"/>
        </w:rPr>
        <w:t>.</w:t>
      </w:r>
    </w:p>
    <w:p w14:paraId="165B45A0" w14:textId="77777777" w:rsidR="00A34D3D" w:rsidRDefault="00A34D3D" w:rsidP="00B77446">
      <w:pPr>
        <w:spacing w:after="0" w:line="480" w:lineRule="auto"/>
        <w:jc w:val="both"/>
        <w:rPr>
          <w:rFonts w:ascii="Times New Roman" w:hAnsi="Times New Roman" w:cs="Times New Roman"/>
          <w:lang w:val="en-US"/>
        </w:rPr>
      </w:pPr>
    </w:p>
    <w:p w14:paraId="45ED7F07" w14:textId="77777777" w:rsidR="00525070" w:rsidRPr="00525070" w:rsidRDefault="00525070" w:rsidP="00525070">
      <w:pPr>
        <w:rPr>
          <w:rFonts w:ascii="Times New Roman" w:hAnsi="Times New Roman" w:cs="Times New Roman"/>
          <w:b/>
          <w:bCs/>
          <w:lang w:val="en-US"/>
        </w:rPr>
      </w:pPr>
      <w:r w:rsidRPr="008E2CFA">
        <w:rPr>
          <w:rFonts w:ascii="Times New Roman" w:hAnsi="Times New Roman" w:cs="Times New Roman"/>
          <w:b/>
          <w:bCs/>
          <w:highlight w:val="green"/>
          <w:lang w:val="en-US"/>
        </w:rPr>
        <w:t>Ethics statements</w:t>
      </w:r>
    </w:p>
    <w:p w14:paraId="1EB20353" w14:textId="77777777" w:rsidR="00525070" w:rsidRDefault="00525070" w:rsidP="00B77446">
      <w:pPr>
        <w:spacing w:after="0" w:line="480" w:lineRule="auto"/>
        <w:jc w:val="both"/>
        <w:rPr>
          <w:rFonts w:ascii="Times New Roman" w:hAnsi="Times New Roman" w:cs="Times New Roman"/>
          <w:lang w:val="en-US"/>
        </w:rPr>
      </w:pPr>
    </w:p>
    <w:p w14:paraId="3BC85753" w14:textId="336D633F"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Acknowledgements</w:t>
      </w:r>
    </w:p>
    <w:p w14:paraId="6037EF59" w14:textId="77777777" w:rsidR="00525070" w:rsidRDefault="00525070" w:rsidP="00B77446">
      <w:pPr>
        <w:spacing w:after="0" w:line="480" w:lineRule="auto"/>
        <w:jc w:val="both"/>
        <w:rPr>
          <w:rFonts w:ascii="Times New Roman" w:hAnsi="Times New Roman" w:cs="Times New Roman"/>
          <w:lang w:val="en-US"/>
        </w:rPr>
      </w:pPr>
    </w:p>
    <w:p w14:paraId="5BC831D5" w14:textId="2B4CD766" w:rsidR="009E6639" w:rsidRPr="009E6639" w:rsidRDefault="009E6639" w:rsidP="00B77446">
      <w:pPr>
        <w:spacing w:after="0" w:line="480" w:lineRule="auto"/>
        <w:jc w:val="both"/>
        <w:rPr>
          <w:rFonts w:ascii="Times New Roman" w:hAnsi="Times New Roman" w:cs="Times New Roman"/>
          <w:b/>
          <w:bCs/>
          <w:lang w:val="en-US"/>
        </w:rPr>
      </w:pPr>
      <w:r w:rsidRPr="009E6639">
        <w:rPr>
          <w:rFonts w:ascii="Times New Roman" w:hAnsi="Times New Roman" w:cs="Times New Roman"/>
          <w:b/>
          <w:bCs/>
          <w:lang w:val="en-US"/>
        </w:rPr>
        <w:t>Reference</w:t>
      </w:r>
    </w:p>
    <w:p w14:paraId="78D74188" w14:textId="77777777" w:rsidR="009E6639" w:rsidRPr="00B77446" w:rsidRDefault="009E6639" w:rsidP="00B77446">
      <w:pPr>
        <w:spacing w:after="0" w:line="480" w:lineRule="auto"/>
        <w:jc w:val="both"/>
        <w:rPr>
          <w:rFonts w:ascii="Times New Roman" w:hAnsi="Times New Roman" w:cs="Times New Roman"/>
          <w:lang w:val="en-US"/>
        </w:rPr>
      </w:pPr>
    </w:p>
    <w:p w14:paraId="22BB9A88" w14:textId="77777777" w:rsidR="00C26419" w:rsidRPr="007769E0" w:rsidRDefault="009E6639" w:rsidP="007769E0">
      <w:pPr>
        <w:pStyle w:val="Bibliografia"/>
        <w:rPr>
          <w:lang w:val="en-US"/>
        </w:rPr>
      </w:pPr>
      <w:r w:rsidRPr="00B77446">
        <w:rPr>
          <w:lang w:val="en-US"/>
        </w:rPr>
        <w:fldChar w:fldCharType="begin"/>
      </w:r>
      <w:r w:rsidRPr="00B77446">
        <w:rPr>
          <w:lang w:val="en-US"/>
        </w:rPr>
        <w:instrText xml:space="preserve"> ADDIN ZOTERO_BIBL {"uncited":[],"omitted":[],"custom":[]} CSL_BIBLIOGRAPHY </w:instrText>
      </w:r>
      <w:r w:rsidRPr="00B77446">
        <w:rPr>
          <w:lang w:val="en-US"/>
        </w:rPr>
        <w:fldChar w:fldCharType="separate"/>
      </w:r>
      <w:r w:rsidR="00C26419" w:rsidRPr="007769E0">
        <w:rPr>
          <w:lang w:val="en-US"/>
        </w:rPr>
        <w:t>1.</w:t>
      </w:r>
      <w:r w:rsidR="00C26419" w:rsidRPr="007769E0">
        <w:rPr>
          <w:lang w:val="en-US"/>
        </w:rPr>
        <w:tab/>
        <w:t xml:space="preserve">Crump M, </w:t>
      </w:r>
      <w:proofErr w:type="spellStart"/>
      <w:r w:rsidR="00C26419" w:rsidRPr="007769E0">
        <w:rPr>
          <w:lang w:val="en-US"/>
        </w:rPr>
        <w:t>Neelapu</w:t>
      </w:r>
      <w:proofErr w:type="spellEnd"/>
      <w:r w:rsidR="00C26419" w:rsidRPr="007769E0">
        <w:rPr>
          <w:lang w:val="en-US"/>
        </w:rPr>
        <w:t xml:space="preserve"> SS, Farooq U, Van Den Neste E, Kuruvilla J, Westin J, et al. Outcomes in refractory diffuse large B-cell lymphoma: results from the international SCHOLAR-1 study. Blood. 19 de </w:t>
      </w:r>
      <w:proofErr w:type="spellStart"/>
      <w:r w:rsidR="00C26419" w:rsidRPr="007769E0">
        <w:rPr>
          <w:lang w:val="en-US"/>
        </w:rPr>
        <w:t>outubro</w:t>
      </w:r>
      <w:proofErr w:type="spellEnd"/>
      <w:r w:rsidR="00C26419" w:rsidRPr="007769E0">
        <w:rPr>
          <w:lang w:val="en-US"/>
        </w:rPr>
        <w:t xml:space="preserve"> de 2017;130(16):1800–8. doi:10.1182/blood-2017-03-769620</w:t>
      </w:r>
    </w:p>
    <w:p w14:paraId="12241E7D" w14:textId="77777777" w:rsidR="00C26419" w:rsidRPr="007769E0" w:rsidRDefault="00C26419" w:rsidP="007769E0">
      <w:pPr>
        <w:pStyle w:val="Bibliografia"/>
        <w:rPr>
          <w:lang w:val="en-US"/>
        </w:rPr>
      </w:pPr>
      <w:r w:rsidRPr="007769E0">
        <w:rPr>
          <w:lang w:val="en-US"/>
        </w:rPr>
        <w:t>2.</w:t>
      </w:r>
      <w:r w:rsidRPr="007769E0">
        <w:rPr>
          <w:lang w:val="en-US"/>
        </w:rPr>
        <w:tab/>
        <w:t xml:space="preserve">Sehn LH, Salles G. Diffuse Large B-Cell Lymphoma. N Engl J Med. 4 de </w:t>
      </w:r>
      <w:proofErr w:type="spellStart"/>
      <w:r w:rsidRPr="007769E0">
        <w:rPr>
          <w:lang w:val="en-US"/>
        </w:rPr>
        <w:t>março</w:t>
      </w:r>
      <w:proofErr w:type="spellEnd"/>
      <w:r w:rsidRPr="007769E0">
        <w:rPr>
          <w:lang w:val="en-US"/>
        </w:rPr>
        <w:t xml:space="preserve"> de 2021;384(9):842–58. doi:10.1056/NEJMra2027612 PubMed PMID: 33657296; PubMed Central PMCID: PMC8377611.</w:t>
      </w:r>
    </w:p>
    <w:p w14:paraId="0EB2550A" w14:textId="77777777" w:rsidR="00C26419" w:rsidRPr="007769E0" w:rsidRDefault="00C26419" w:rsidP="007769E0">
      <w:pPr>
        <w:pStyle w:val="Bibliografia"/>
        <w:rPr>
          <w:lang w:val="en-US"/>
        </w:rPr>
      </w:pPr>
      <w:r w:rsidRPr="007769E0">
        <w:rPr>
          <w:lang w:val="en-US"/>
        </w:rPr>
        <w:t>3.</w:t>
      </w:r>
      <w:r w:rsidRPr="007769E0">
        <w:rPr>
          <w:lang w:val="en-US"/>
        </w:rPr>
        <w:tab/>
        <w:t xml:space="preserve">Locke FL, Miklos DB, Jacobson CA, Perales MA, Kersten MJ, Oluwole OO, et al. </w:t>
      </w:r>
      <w:proofErr w:type="spellStart"/>
      <w:r w:rsidRPr="007769E0">
        <w:rPr>
          <w:lang w:val="en-US"/>
        </w:rPr>
        <w:t>Axicabtagene</w:t>
      </w:r>
      <w:proofErr w:type="spellEnd"/>
      <w:r w:rsidRPr="007769E0">
        <w:rPr>
          <w:lang w:val="en-US"/>
        </w:rPr>
        <w:t xml:space="preserve"> </w:t>
      </w:r>
      <w:proofErr w:type="spellStart"/>
      <w:r w:rsidRPr="007769E0">
        <w:rPr>
          <w:lang w:val="en-US"/>
        </w:rPr>
        <w:t>Ciloleucel</w:t>
      </w:r>
      <w:proofErr w:type="spellEnd"/>
      <w:r w:rsidRPr="007769E0">
        <w:rPr>
          <w:lang w:val="en-US"/>
        </w:rPr>
        <w:t xml:space="preserve"> as Second-Line Therapy for Large B-Cell Lymphoma. N Engl J Med. 16 de </w:t>
      </w:r>
      <w:proofErr w:type="spellStart"/>
      <w:r w:rsidRPr="007769E0">
        <w:rPr>
          <w:lang w:val="en-US"/>
        </w:rPr>
        <w:t>fevereiro</w:t>
      </w:r>
      <w:proofErr w:type="spellEnd"/>
      <w:r w:rsidRPr="007769E0">
        <w:rPr>
          <w:lang w:val="en-US"/>
        </w:rPr>
        <w:t xml:space="preserve"> de 2022;386(7):640–54. doi:10.1056/NEJMoa2116133</w:t>
      </w:r>
    </w:p>
    <w:p w14:paraId="6A7519E0" w14:textId="77777777" w:rsidR="00C26419" w:rsidRPr="007769E0" w:rsidRDefault="00C26419" w:rsidP="007769E0">
      <w:pPr>
        <w:pStyle w:val="Bibliografia"/>
        <w:rPr>
          <w:lang w:val="en-US"/>
        </w:rPr>
      </w:pPr>
      <w:r w:rsidRPr="007769E0">
        <w:rPr>
          <w:lang w:val="en-US"/>
        </w:rPr>
        <w:t>4.</w:t>
      </w:r>
      <w:r w:rsidRPr="007769E0">
        <w:rPr>
          <w:lang w:val="en-US"/>
        </w:rPr>
        <w:tab/>
      </w:r>
      <w:proofErr w:type="spellStart"/>
      <w:r w:rsidRPr="007769E0">
        <w:rPr>
          <w:lang w:val="en-US"/>
        </w:rPr>
        <w:t>Neelapu</w:t>
      </w:r>
      <w:proofErr w:type="spellEnd"/>
      <w:r w:rsidRPr="007769E0">
        <w:rPr>
          <w:lang w:val="en-US"/>
        </w:rPr>
        <w:t xml:space="preserve"> SS, Locke FL, Bartlett NL, </w:t>
      </w:r>
      <w:proofErr w:type="spellStart"/>
      <w:r w:rsidRPr="007769E0">
        <w:rPr>
          <w:lang w:val="en-US"/>
        </w:rPr>
        <w:t>Lekakis</w:t>
      </w:r>
      <w:proofErr w:type="spellEnd"/>
      <w:r w:rsidRPr="007769E0">
        <w:rPr>
          <w:lang w:val="en-US"/>
        </w:rPr>
        <w:t xml:space="preserve"> LJ, Miklos DB, Jacobson CA, et al. </w:t>
      </w:r>
      <w:proofErr w:type="spellStart"/>
      <w:r w:rsidRPr="007769E0">
        <w:rPr>
          <w:lang w:val="en-US"/>
        </w:rPr>
        <w:t>Axicabtagene</w:t>
      </w:r>
      <w:proofErr w:type="spellEnd"/>
      <w:r w:rsidRPr="007769E0">
        <w:rPr>
          <w:lang w:val="en-US"/>
        </w:rPr>
        <w:t xml:space="preserve"> </w:t>
      </w:r>
      <w:proofErr w:type="spellStart"/>
      <w:r w:rsidRPr="007769E0">
        <w:rPr>
          <w:lang w:val="en-US"/>
        </w:rPr>
        <w:t>Ciloleucel</w:t>
      </w:r>
      <w:proofErr w:type="spellEnd"/>
      <w:r w:rsidRPr="007769E0">
        <w:rPr>
          <w:lang w:val="en-US"/>
        </w:rPr>
        <w:t xml:space="preserve"> CAR T-Cell Therapy in Refractory Large B-Cell Lymphoma. N Engl J Med. 28 de </w:t>
      </w:r>
      <w:proofErr w:type="spellStart"/>
      <w:r w:rsidRPr="007769E0">
        <w:rPr>
          <w:lang w:val="en-US"/>
        </w:rPr>
        <w:t>dezembro</w:t>
      </w:r>
      <w:proofErr w:type="spellEnd"/>
      <w:r w:rsidRPr="007769E0">
        <w:rPr>
          <w:lang w:val="en-US"/>
        </w:rPr>
        <w:t xml:space="preserve"> de 2017;377(26):2531–44. doi:10.1056/NEJMoa1707447</w:t>
      </w:r>
    </w:p>
    <w:p w14:paraId="296E9DE3" w14:textId="77777777" w:rsidR="00C26419" w:rsidRPr="007769E0" w:rsidRDefault="00C26419" w:rsidP="007769E0">
      <w:pPr>
        <w:pStyle w:val="Bibliografia"/>
        <w:rPr>
          <w:lang w:val="en-US"/>
        </w:rPr>
      </w:pPr>
      <w:r w:rsidRPr="007769E0">
        <w:rPr>
          <w:lang w:val="en-US"/>
        </w:rPr>
        <w:t>5.</w:t>
      </w:r>
      <w:r w:rsidRPr="007769E0">
        <w:rPr>
          <w:lang w:val="en-US"/>
        </w:rPr>
        <w:tab/>
        <w:t xml:space="preserve">Jain M, </w:t>
      </w:r>
      <w:proofErr w:type="spellStart"/>
      <w:r w:rsidRPr="007769E0">
        <w:rPr>
          <w:lang w:val="en-US"/>
        </w:rPr>
        <w:t>Ziccheddu</w:t>
      </w:r>
      <w:proofErr w:type="spellEnd"/>
      <w:r w:rsidRPr="007769E0">
        <w:rPr>
          <w:lang w:val="en-US"/>
        </w:rPr>
        <w:t xml:space="preserve"> B, Coughlin C, </w:t>
      </w:r>
      <w:proofErr w:type="spellStart"/>
      <w:r w:rsidRPr="007769E0">
        <w:rPr>
          <w:lang w:val="en-US"/>
        </w:rPr>
        <w:t>Faramand</w:t>
      </w:r>
      <w:proofErr w:type="spellEnd"/>
      <w:r w:rsidRPr="007769E0">
        <w:rPr>
          <w:lang w:val="en-US"/>
        </w:rPr>
        <w:t xml:space="preserve"> R, Griswold A, Reid K, et al. 675 Genomic drivers of large B-cell lymphoma resistance to CD19 CAR-T therapy. J </w:t>
      </w:r>
      <w:proofErr w:type="spellStart"/>
      <w:r w:rsidRPr="007769E0">
        <w:rPr>
          <w:lang w:val="en-US"/>
        </w:rPr>
        <w:t>Immunother</w:t>
      </w:r>
      <w:proofErr w:type="spellEnd"/>
      <w:r w:rsidRPr="007769E0">
        <w:rPr>
          <w:lang w:val="en-US"/>
        </w:rPr>
        <w:t xml:space="preserve"> Cancer. 10 de </w:t>
      </w:r>
      <w:proofErr w:type="spellStart"/>
      <w:r w:rsidRPr="007769E0">
        <w:rPr>
          <w:lang w:val="en-US"/>
        </w:rPr>
        <w:t>novembro</w:t>
      </w:r>
      <w:proofErr w:type="spellEnd"/>
      <w:r w:rsidRPr="007769E0">
        <w:rPr>
          <w:lang w:val="en-US"/>
        </w:rPr>
        <w:t xml:space="preserve"> de 2021;9(Suppl 2). doi:10.1136/jitc-2021-SITC2021.675 PubMed PMID: 10.1136/jitc-2021-SITC2021.675.</w:t>
      </w:r>
    </w:p>
    <w:p w14:paraId="13ABDC71" w14:textId="77777777" w:rsidR="00C26419" w:rsidRPr="007769E0" w:rsidRDefault="00C26419" w:rsidP="007769E0">
      <w:pPr>
        <w:pStyle w:val="Bibliografia"/>
        <w:rPr>
          <w:lang w:val="en-US"/>
        </w:rPr>
      </w:pPr>
      <w:r w:rsidRPr="007769E0">
        <w:rPr>
          <w:lang w:val="en-US"/>
        </w:rPr>
        <w:t>6.</w:t>
      </w:r>
      <w:r w:rsidRPr="007769E0">
        <w:rPr>
          <w:lang w:val="en-US"/>
        </w:rPr>
        <w:tab/>
      </w:r>
      <w:proofErr w:type="spellStart"/>
      <w:r w:rsidRPr="007769E0">
        <w:rPr>
          <w:lang w:val="en-US"/>
        </w:rPr>
        <w:t>Majzner</w:t>
      </w:r>
      <w:proofErr w:type="spellEnd"/>
      <w:r w:rsidRPr="007769E0">
        <w:rPr>
          <w:lang w:val="en-US"/>
        </w:rPr>
        <w:t xml:space="preserve"> RG, </w:t>
      </w:r>
      <w:proofErr w:type="spellStart"/>
      <w:r w:rsidRPr="007769E0">
        <w:rPr>
          <w:lang w:val="en-US"/>
        </w:rPr>
        <w:t>Rietberg</w:t>
      </w:r>
      <w:proofErr w:type="spellEnd"/>
      <w:r w:rsidRPr="007769E0">
        <w:rPr>
          <w:lang w:val="en-US"/>
        </w:rPr>
        <w:t xml:space="preserve"> SP, </w:t>
      </w:r>
      <w:proofErr w:type="spellStart"/>
      <w:r w:rsidRPr="007769E0">
        <w:rPr>
          <w:lang w:val="en-US"/>
        </w:rPr>
        <w:t>Labanieh</w:t>
      </w:r>
      <w:proofErr w:type="spellEnd"/>
      <w:r w:rsidRPr="007769E0">
        <w:rPr>
          <w:lang w:val="en-US"/>
        </w:rPr>
        <w:t xml:space="preserve"> L, Sotillo E, Weber EW, Lynn RC, et al. Low CD19 Antigen Density Diminishes Efficacy of CD19 CAR T Cells and Can be Overcome </w:t>
      </w:r>
      <w:proofErr w:type="gramStart"/>
      <w:r w:rsidRPr="007769E0">
        <w:rPr>
          <w:lang w:val="en-US"/>
        </w:rPr>
        <w:t>By</w:t>
      </w:r>
      <w:proofErr w:type="gramEnd"/>
      <w:r w:rsidRPr="007769E0">
        <w:rPr>
          <w:lang w:val="en-US"/>
        </w:rPr>
        <w:t xml:space="preserve"> Rational Redesign of CAR Signaling Domains. Blood. 29 de </w:t>
      </w:r>
      <w:proofErr w:type="spellStart"/>
      <w:r w:rsidRPr="007769E0">
        <w:rPr>
          <w:lang w:val="en-US"/>
        </w:rPr>
        <w:t>novembro</w:t>
      </w:r>
      <w:proofErr w:type="spellEnd"/>
      <w:r w:rsidRPr="007769E0">
        <w:rPr>
          <w:lang w:val="en-US"/>
        </w:rPr>
        <w:t xml:space="preserve"> de 2018;132(Supplement 1):963. doi:10.1182/blood-2018-99-115558</w:t>
      </w:r>
    </w:p>
    <w:p w14:paraId="43349FC3" w14:textId="77777777" w:rsidR="00C26419" w:rsidRPr="007769E0" w:rsidRDefault="00C26419" w:rsidP="007769E0">
      <w:pPr>
        <w:pStyle w:val="Bibliografia"/>
        <w:rPr>
          <w:lang w:val="en-US"/>
        </w:rPr>
      </w:pPr>
      <w:r w:rsidRPr="007769E0">
        <w:rPr>
          <w:lang w:val="en-US"/>
        </w:rPr>
        <w:t>7.</w:t>
      </w:r>
      <w:r w:rsidRPr="007769E0">
        <w:rPr>
          <w:lang w:val="en-US"/>
        </w:rPr>
        <w:tab/>
        <w:t xml:space="preserve">Chong EA, </w:t>
      </w:r>
      <w:proofErr w:type="spellStart"/>
      <w:r w:rsidRPr="007769E0">
        <w:rPr>
          <w:lang w:val="en-US"/>
        </w:rPr>
        <w:t>Melenhorst</w:t>
      </w:r>
      <w:proofErr w:type="spellEnd"/>
      <w:r w:rsidRPr="007769E0">
        <w:rPr>
          <w:lang w:val="en-US"/>
        </w:rPr>
        <w:t xml:space="preserve"> JJ, Lacey SF, Ambrose DE, Gonzalez V, Levine BL, et al. PD-1 blockade modulates chimeric antigen receptor (CAR)–modified T cells: refueling the CAR. Blood. 23 de </w:t>
      </w:r>
      <w:proofErr w:type="spellStart"/>
      <w:r w:rsidRPr="007769E0">
        <w:rPr>
          <w:lang w:val="en-US"/>
        </w:rPr>
        <w:t>fevereiro</w:t>
      </w:r>
      <w:proofErr w:type="spellEnd"/>
      <w:r w:rsidRPr="007769E0">
        <w:rPr>
          <w:lang w:val="en-US"/>
        </w:rPr>
        <w:t xml:space="preserve"> de 2017;129(8):1039–41. doi:10.1182/blood-2016-09-738245</w:t>
      </w:r>
    </w:p>
    <w:p w14:paraId="54E1C4F8" w14:textId="77777777" w:rsidR="00C26419" w:rsidRPr="007769E0" w:rsidRDefault="00C26419" w:rsidP="007769E0">
      <w:pPr>
        <w:pStyle w:val="Bibliografia"/>
      </w:pPr>
      <w:r w:rsidRPr="007769E0">
        <w:rPr>
          <w:lang w:val="en-US"/>
        </w:rPr>
        <w:t>8.</w:t>
      </w:r>
      <w:r w:rsidRPr="007769E0">
        <w:rPr>
          <w:lang w:val="en-US"/>
        </w:rPr>
        <w:tab/>
        <w:t xml:space="preserve">Hill JA, Li D, Hay KA, Green ML, Cherian S, Chen X, et al. Infectious complications of CD19-targeted chimeric antigen receptor–modified T-cell immunotherapy. </w:t>
      </w:r>
      <w:proofErr w:type="spellStart"/>
      <w:r w:rsidRPr="007769E0">
        <w:t>Blood</w:t>
      </w:r>
      <w:proofErr w:type="spellEnd"/>
      <w:r w:rsidRPr="007769E0">
        <w:t>. 4 de janeiro de 2018;131(1):121–30. doi:10.1182/blood-2017-07-793760</w:t>
      </w:r>
    </w:p>
    <w:p w14:paraId="744E42B8" w14:textId="77777777" w:rsidR="00C26419" w:rsidRPr="007769E0" w:rsidRDefault="00C26419" w:rsidP="007769E0">
      <w:pPr>
        <w:pStyle w:val="Bibliografia"/>
      </w:pPr>
      <w:r w:rsidRPr="007769E0">
        <w:t>9.</w:t>
      </w:r>
      <w:r w:rsidRPr="007769E0">
        <w:tab/>
        <w:t xml:space="preserve">Chong EA, </w:t>
      </w:r>
      <w:proofErr w:type="spellStart"/>
      <w:r w:rsidRPr="007769E0">
        <w:t>Alanio</w:t>
      </w:r>
      <w:proofErr w:type="spellEnd"/>
      <w:r w:rsidRPr="007769E0">
        <w:t xml:space="preserve"> C, </w:t>
      </w:r>
      <w:proofErr w:type="spellStart"/>
      <w:r w:rsidRPr="007769E0">
        <w:t>Svoboda</w:t>
      </w:r>
      <w:proofErr w:type="spellEnd"/>
      <w:r w:rsidRPr="007769E0">
        <w:t xml:space="preserve"> J, </w:t>
      </w:r>
      <w:proofErr w:type="spellStart"/>
      <w:r w:rsidRPr="007769E0">
        <w:t>Nasta</w:t>
      </w:r>
      <w:proofErr w:type="spellEnd"/>
      <w:r w:rsidRPr="007769E0">
        <w:t xml:space="preserve"> SD, </w:t>
      </w:r>
      <w:proofErr w:type="spellStart"/>
      <w:r w:rsidRPr="007769E0">
        <w:t>Landsburg</w:t>
      </w:r>
      <w:proofErr w:type="spellEnd"/>
      <w:r w:rsidRPr="007769E0">
        <w:t xml:space="preserve"> DJ, Lacey SF, et al. </w:t>
      </w:r>
      <w:r w:rsidRPr="007769E0">
        <w:rPr>
          <w:lang w:val="en-US"/>
        </w:rPr>
        <w:t xml:space="preserve">Pembrolizumab for B-cell lymphomas relapsing after or refractory to CD19-directed CAR T-cell therapy. </w:t>
      </w:r>
      <w:proofErr w:type="spellStart"/>
      <w:r w:rsidRPr="007769E0">
        <w:t>Blood</w:t>
      </w:r>
      <w:proofErr w:type="spellEnd"/>
      <w:r w:rsidRPr="007769E0">
        <w:t>. 17 de fevereiro de 2022;139(7):1026–38. doi:10.1182/blood.2021012634</w:t>
      </w:r>
    </w:p>
    <w:p w14:paraId="79628ADF" w14:textId="77777777" w:rsidR="00C26419" w:rsidRPr="007769E0" w:rsidRDefault="00C26419" w:rsidP="007769E0">
      <w:pPr>
        <w:pStyle w:val="Bibliografia"/>
      </w:pPr>
      <w:r w:rsidRPr="007769E0">
        <w:t>10.</w:t>
      </w:r>
      <w:r w:rsidRPr="007769E0">
        <w:tab/>
      </w:r>
      <w:proofErr w:type="spellStart"/>
      <w:r w:rsidRPr="007769E0">
        <w:t>Kotlov</w:t>
      </w:r>
      <w:proofErr w:type="spellEnd"/>
      <w:r w:rsidRPr="007769E0">
        <w:t xml:space="preserve"> N, </w:t>
      </w:r>
      <w:proofErr w:type="spellStart"/>
      <w:r w:rsidRPr="007769E0">
        <w:t>Bagaev</w:t>
      </w:r>
      <w:proofErr w:type="spellEnd"/>
      <w:r w:rsidRPr="007769E0">
        <w:t xml:space="preserve"> A, </w:t>
      </w:r>
      <w:proofErr w:type="spellStart"/>
      <w:r w:rsidRPr="007769E0">
        <w:t>Revuelta</w:t>
      </w:r>
      <w:proofErr w:type="spellEnd"/>
      <w:r w:rsidRPr="007769E0">
        <w:t xml:space="preserve"> MV, Phillip JM, </w:t>
      </w:r>
      <w:proofErr w:type="spellStart"/>
      <w:r w:rsidRPr="007769E0">
        <w:t>Cacciapuoti</w:t>
      </w:r>
      <w:proofErr w:type="spellEnd"/>
      <w:r w:rsidRPr="007769E0">
        <w:t xml:space="preserve"> MT, </w:t>
      </w:r>
      <w:proofErr w:type="spellStart"/>
      <w:r w:rsidRPr="007769E0">
        <w:t>Antysheva</w:t>
      </w:r>
      <w:proofErr w:type="spellEnd"/>
      <w:r w:rsidRPr="007769E0">
        <w:t xml:space="preserve"> Z, et al. </w:t>
      </w:r>
      <w:r w:rsidRPr="007769E0">
        <w:rPr>
          <w:lang w:val="en-US"/>
        </w:rPr>
        <w:t xml:space="preserve">Clinical and Biological Subtypes of B-cell Lymphoma Revealed by </w:t>
      </w:r>
      <w:r w:rsidRPr="007769E0">
        <w:rPr>
          <w:lang w:val="en-US"/>
        </w:rPr>
        <w:lastRenderedPageBreak/>
        <w:t xml:space="preserve">Microenvironmental Signatures. </w:t>
      </w:r>
      <w:proofErr w:type="spellStart"/>
      <w:r w:rsidRPr="007769E0">
        <w:t>Cancer</w:t>
      </w:r>
      <w:proofErr w:type="spellEnd"/>
      <w:r w:rsidRPr="007769E0">
        <w:t xml:space="preserve"> </w:t>
      </w:r>
      <w:proofErr w:type="spellStart"/>
      <w:r w:rsidRPr="007769E0">
        <w:t>Discov</w:t>
      </w:r>
      <w:proofErr w:type="spellEnd"/>
      <w:r w:rsidRPr="007769E0">
        <w:t>. 1</w:t>
      </w:r>
      <w:r w:rsidRPr="007769E0">
        <w:rPr>
          <w:vertAlign w:val="superscript"/>
        </w:rPr>
        <w:t>o</w:t>
      </w:r>
      <w:r w:rsidRPr="007769E0">
        <w:t xml:space="preserve"> de junho de 2021;11(6):1468–89. doi:10.1158/2159-8290.CD-20-0839</w:t>
      </w:r>
    </w:p>
    <w:p w14:paraId="54767AEE" w14:textId="77777777" w:rsidR="00C26419" w:rsidRPr="007769E0" w:rsidRDefault="00C26419" w:rsidP="007769E0">
      <w:pPr>
        <w:pStyle w:val="Bibliografia"/>
      </w:pPr>
      <w:r w:rsidRPr="007769E0">
        <w:t>11.</w:t>
      </w:r>
      <w:r w:rsidRPr="007769E0">
        <w:tab/>
        <w:t xml:space="preserve">Jain MD, Zhao H, Wang X, Atkins R, </w:t>
      </w:r>
      <w:proofErr w:type="spellStart"/>
      <w:r w:rsidRPr="007769E0">
        <w:t>Menges</w:t>
      </w:r>
      <w:proofErr w:type="spellEnd"/>
      <w:r w:rsidRPr="007769E0">
        <w:t xml:space="preserve"> M, </w:t>
      </w:r>
      <w:proofErr w:type="spellStart"/>
      <w:r w:rsidRPr="007769E0">
        <w:t>Reid</w:t>
      </w:r>
      <w:proofErr w:type="spellEnd"/>
      <w:r w:rsidRPr="007769E0">
        <w:t xml:space="preserve"> K, et al. </w:t>
      </w:r>
      <w:r w:rsidRPr="007769E0">
        <w:rPr>
          <w:lang w:val="en-US"/>
        </w:rPr>
        <w:t xml:space="preserve">Tumor interferon signaling and suppressive myeloid cells are associated with CAR T-cell failure in large B-cell lymphoma. </w:t>
      </w:r>
      <w:proofErr w:type="spellStart"/>
      <w:r w:rsidRPr="007769E0">
        <w:t>Blood</w:t>
      </w:r>
      <w:proofErr w:type="spellEnd"/>
      <w:r w:rsidRPr="007769E0">
        <w:t>. 13 de maio de 2021;137(19):2621–33. doi:10.1182/blood.2020007445</w:t>
      </w:r>
    </w:p>
    <w:p w14:paraId="6056E848" w14:textId="77777777" w:rsidR="00C26419" w:rsidRPr="007769E0" w:rsidRDefault="00C26419" w:rsidP="007769E0">
      <w:pPr>
        <w:pStyle w:val="Bibliografia"/>
      </w:pPr>
      <w:r w:rsidRPr="007769E0">
        <w:t>12.</w:t>
      </w:r>
      <w:r w:rsidRPr="007769E0">
        <w:tab/>
      </w:r>
      <w:proofErr w:type="spellStart"/>
      <w:r w:rsidRPr="007769E0">
        <w:t>Benci</w:t>
      </w:r>
      <w:proofErr w:type="spellEnd"/>
      <w:r w:rsidRPr="007769E0">
        <w:t xml:space="preserve"> JL, </w:t>
      </w:r>
      <w:proofErr w:type="spellStart"/>
      <w:r w:rsidRPr="007769E0">
        <w:t>Xu</w:t>
      </w:r>
      <w:proofErr w:type="spellEnd"/>
      <w:r w:rsidRPr="007769E0">
        <w:t xml:space="preserve"> B, Qiu Y, Wu TJ, Dada H, </w:t>
      </w:r>
      <w:proofErr w:type="spellStart"/>
      <w:r w:rsidRPr="007769E0">
        <w:t>Twyman</w:t>
      </w:r>
      <w:proofErr w:type="spellEnd"/>
      <w:r w:rsidRPr="007769E0">
        <w:t xml:space="preserve">-Saint Victor C, et al. </w:t>
      </w:r>
      <w:r w:rsidRPr="007769E0">
        <w:rPr>
          <w:lang w:val="en-US"/>
        </w:rPr>
        <w:t xml:space="preserve">Tumor Interferon Signaling Regulates a Multigenic Resistance Program to Immune Checkpoint Blockade. </w:t>
      </w:r>
      <w:proofErr w:type="spellStart"/>
      <w:r w:rsidRPr="007769E0">
        <w:t>Cell</w:t>
      </w:r>
      <w:proofErr w:type="spellEnd"/>
      <w:r w:rsidRPr="007769E0">
        <w:t>. dezembro de 2016;167(6):1540-1554.e12. doi:10.1016/j.cell.2016.11.022</w:t>
      </w:r>
    </w:p>
    <w:p w14:paraId="0119FA9C" w14:textId="77777777" w:rsidR="00C26419" w:rsidRPr="007769E0" w:rsidRDefault="00C26419" w:rsidP="007769E0">
      <w:pPr>
        <w:pStyle w:val="Bibliografia"/>
        <w:rPr>
          <w:lang w:val="en-US"/>
        </w:rPr>
      </w:pPr>
      <w:r w:rsidRPr="007769E0">
        <w:t>13.</w:t>
      </w:r>
      <w:r w:rsidRPr="007769E0">
        <w:tab/>
        <w:t xml:space="preserve">Sharma P, </w:t>
      </w:r>
      <w:proofErr w:type="spellStart"/>
      <w:r w:rsidRPr="007769E0">
        <w:t>Goswami</w:t>
      </w:r>
      <w:proofErr w:type="spellEnd"/>
      <w:r w:rsidRPr="007769E0">
        <w:t xml:space="preserve"> S, </w:t>
      </w:r>
      <w:proofErr w:type="spellStart"/>
      <w:r w:rsidRPr="007769E0">
        <w:t>Raychaudhuri</w:t>
      </w:r>
      <w:proofErr w:type="spellEnd"/>
      <w:r w:rsidRPr="007769E0">
        <w:t xml:space="preserve"> D, </w:t>
      </w:r>
      <w:proofErr w:type="spellStart"/>
      <w:r w:rsidRPr="007769E0">
        <w:t>Siddiqui</w:t>
      </w:r>
      <w:proofErr w:type="spellEnd"/>
      <w:r w:rsidRPr="007769E0">
        <w:t xml:space="preserve"> BA, Singh P, </w:t>
      </w:r>
      <w:proofErr w:type="spellStart"/>
      <w:r w:rsidRPr="007769E0">
        <w:t>Nagarajan</w:t>
      </w:r>
      <w:proofErr w:type="spellEnd"/>
      <w:r w:rsidRPr="007769E0">
        <w:t xml:space="preserve"> A, et al. </w:t>
      </w:r>
      <w:r w:rsidRPr="007769E0">
        <w:rPr>
          <w:lang w:val="en-US"/>
        </w:rPr>
        <w:t xml:space="preserve">Immune checkpoint therapy—current perspectives and future directions. Cell. </w:t>
      </w:r>
      <w:proofErr w:type="spellStart"/>
      <w:r w:rsidRPr="007769E0">
        <w:rPr>
          <w:lang w:val="en-US"/>
        </w:rPr>
        <w:t>abril</w:t>
      </w:r>
      <w:proofErr w:type="spellEnd"/>
      <w:r w:rsidRPr="007769E0">
        <w:rPr>
          <w:lang w:val="en-US"/>
        </w:rPr>
        <w:t xml:space="preserve"> de 2023;186(8):1652–69. </w:t>
      </w:r>
      <w:proofErr w:type="gramStart"/>
      <w:r w:rsidRPr="007769E0">
        <w:rPr>
          <w:lang w:val="en-US"/>
        </w:rPr>
        <w:t>doi:10.1016/j.cell</w:t>
      </w:r>
      <w:proofErr w:type="gramEnd"/>
      <w:r w:rsidRPr="007769E0">
        <w:rPr>
          <w:lang w:val="en-US"/>
        </w:rPr>
        <w:t>.2023.03.006</w:t>
      </w:r>
    </w:p>
    <w:p w14:paraId="5CAFEE17" w14:textId="77777777" w:rsidR="00C26419" w:rsidRPr="007769E0" w:rsidRDefault="00C26419" w:rsidP="007769E0">
      <w:pPr>
        <w:pStyle w:val="Bibliografia"/>
      </w:pPr>
      <w:r w:rsidRPr="007769E0">
        <w:rPr>
          <w:lang w:val="en-US"/>
        </w:rPr>
        <w:t>14.</w:t>
      </w:r>
      <w:r w:rsidRPr="007769E0">
        <w:rPr>
          <w:lang w:val="en-US"/>
        </w:rPr>
        <w:tab/>
        <w:t xml:space="preserve">Karin M, </w:t>
      </w:r>
      <w:proofErr w:type="spellStart"/>
      <w:r w:rsidRPr="007769E0">
        <w:rPr>
          <w:lang w:val="en-US"/>
        </w:rPr>
        <w:t>Clevers</w:t>
      </w:r>
      <w:proofErr w:type="spellEnd"/>
      <w:r w:rsidRPr="007769E0">
        <w:rPr>
          <w:lang w:val="en-US"/>
        </w:rPr>
        <w:t xml:space="preserve"> H. Reparative inflammation takes charge of tissue regeneration. </w:t>
      </w:r>
      <w:proofErr w:type="spellStart"/>
      <w:r w:rsidRPr="007769E0">
        <w:t>Nature</w:t>
      </w:r>
      <w:proofErr w:type="spellEnd"/>
      <w:r w:rsidRPr="007769E0">
        <w:t>. janeiro de 2016;529(7586):307–15. doi:10.1038/nature17039</w:t>
      </w:r>
    </w:p>
    <w:p w14:paraId="644DC3C4" w14:textId="77777777" w:rsidR="00C26419" w:rsidRPr="007769E0" w:rsidRDefault="00C26419" w:rsidP="007769E0">
      <w:pPr>
        <w:pStyle w:val="Bibliografia"/>
      </w:pPr>
      <w:r w:rsidRPr="007769E0">
        <w:t>15.</w:t>
      </w:r>
      <w:r w:rsidRPr="007769E0">
        <w:tab/>
      </w:r>
      <w:proofErr w:type="spellStart"/>
      <w:r w:rsidRPr="007769E0">
        <w:t>Chaffer</w:t>
      </w:r>
      <w:proofErr w:type="spellEnd"/>
      <w:r w:rsidRPr="007769E0">
        <w:t xml:space="preserve"> CL, Weinberg RA. A Perspective </w:t>
      </w:r>
      <w:proofErr w:type="spellStart"/>
      <w:r w:rsidRPr="007769E0">
        <w:t>on</w:t>
      </w:r>
      <w:proofErr w:type="spellEnd"/>
      <w:r w:rsidRPr="007769E0">
        <w:t xml:space="preserve"> </w:t>
      </w:r>
      <w:proofErr w:type="spellStart"/>
      <w:r w:rsidRPr="007769E0">
        <w:t>Cancer</w:t>
      </w:r>
      <w:proofErr w:type="spellEnd"/>
      <w:r w:rsidRPr="007769E0">
        <w:t xml:space="preserve"> </w:t>
      </w:r>
      <w:proofErr w:type="spellStart"/>
      <w:r w:rsidRPr="007769E0">
        <w:t>Cell</w:t>
      </w:r>
      <w:proofErr w:type="spellEnd"/>
      <w:r w:rsidRPr="007769E0">
        <w:t xml:space="preserve"> </w:t>
      </w:r>
      <w:proofErr w:type="spellStart"/>
      <w:r w:rsidRPr="007769E0">
        <w:t>Metastasis</w:t>
      </w:r>
      <w:proofErr w:type="spellEnd"/>
      <w:r w:rsidRPr="007769E0">
        <w:t>. Science. 25 de março de 2011;331(6024):1559–64. doi:10.1126/science.1203543</w:t>
      </w:r>
    </w:p>
    <w:p w14:paraId="165C3296" w14:textId="77777777" w:rsidR="00C26419" w:rsidRPr="007769E0" w:rsidRDefault="00C26419" w:rsidP="007769E0">
      <w:pPr>
        <w:pStyle w:val="Bibliografia"/>
        <w:rPr>
          <w:lang w:val="en-US"/>
        </w:rPr>
      </w:pPr>
      <w:r w:rsidRPr="007769E0">
        <w:rPr>
          <w:lang w:val="en-US"/>
        </w:rPr>
        <w:t>16.</w:t>
      </w:r>
      <w:r w:rsidRPr="007769E0">
        <w:rPr>
          <w:lang w:val="en-US"/>
        </w:rPr>
        <w:tab/>
        <w:t xml:space="preserve">Terry S, </w:t>
      </w:r>
      <w:proofErr w:type="spellStart"/>
      <w:r w:rsidRPr="007769E0">
        <w:rPr>
          <w:lang w:val="en-US"/>
        </w:rPr>
        <w:t>Savagner</w:t>
      </w:r>
      <w:proofErr w:type="spellEnd"/>
      <w:r w:rsidRPr="007769E0">
        <w:rPr>
          <w:lang w:val="en-US"/>
        </w:rPr>
        <w:t xml:space="preserve"> P, Ortiz</w:t>
      </w:r>
      <w:r w:rsidRPr="007769E0">
        <w:rPr>
          <w:rFonts w:ascii="Cambria Math" w:hAnsi="Cambria Math" w:cs="Cambria Math"/>
          <w:lang w:val="en-US"/>
        </w:rPr>
        <w:t>‐</w:t>
      </w:r>
      <w:r w:rsidRPr="007769E0">
        <w:rPr>
          <w:lang w:val="en-US"/>
        </w:rPr>
        <w:t xml:space="preserve">Cuaran S, </w:t>
      </w:r>
      <w:proofErr w:type="spellStart"/>
      <w:r w:rsidRPr="007769E0">
        <w:rPr>
          <w:lang w:val="en-US"/>
        </w:rPr>
        <w:t>Mahjoubi</w:t>
      </w:r>
      <w:proofErr w:type="spellEnd"/>
      <w:r w:rsidRPr="007769E0">
        <w:rPr>
          <w:lang w:val="en-US"/>
        </w:rPr>
        <w:t xml:space="preserve"> L, </w:t>
      </w:r>
      <w:proofErr w:type="spellStart"/>
      <w:r w:rsidRPr="007769E0">
        <w:rPr>
          <w:lang w:val="en-US"/>
        </w:rPr>
        <w:t>Saintigny</w:t>
      </w:r>
      <w:proofErr w:type="spellEnd"/>
      <w:r w:rsidRPr="007769E0">
        <w:rPr>
          <w:lang w:val="en-US"/>
        </w:rPr>
        <w:t xml:space="preserve"> P, Thiery J, et al. </w:t>
      </w:r>
      <w:proofErr w:type="gramStart"/>
      <w:r w:rsidRPr="007769E0">
        <w:rPr>
          <w:lang w:val="en-US"/>
        </w:rPr>
        <w:t>New</w:t>
      </w:r>
      <w:proofErr w:type="gramEnd"/>
      <w:r w:rsidRPr="007769E0">
        <w:rPr>
          <w:lang w:val="en-US"/>
        </w:rPr>
        <w:t xml:space="preserve"> insights into the role of </w:t>
      </w:r>
      <w:r w:rsidRPr="007769E0">
        <w:rPr>
          <w:smallCaps/>
          <w:lang w:val="en-US"/>
        </w:rPr>
        <w:t>EMT</w:t>
      </w:r>
      <w:r w:rsidRPr="007769E0">
        <w:rPr>
          <w:lang w:val="en-US"/>
        </w:rPr>
        <w:t xml:space="preserve"> in tumor immune escape. Mol Oncol. </w:t>
      </w:r>
      <w:proofErr w:type="spellStart"/>
      <w:r w:rsidRPr="007769E0">
        <w:rPr>
          <w:lang w:val="en-US"/>
        </w:rPr>
        <w:t>julho</w:t>
      </w:r>
      <w:proofErr w:type="spellEnd"/>
      <w:r w:rsidRPr="007769E0">
        <w:rPr>
          <w:lang w:val="en-US"/>
        </w:rPr>
        <w:t xml:space="preserve"> de 2017;11(7):824–46. doi:10.1002/1878-0261.12093</w:t>
      </w:r>
    </w:p>
    <w:p w14:paraId="6A0D6C0C" w14:textId="77777777" w:rsidR="00C26419" w:rsidRPr="007769E0" w:rsidRDefault="00C26419" w:rsidP="007769E0">
      <w:pPr>
        <w:pStyle w:val="Bibliografia"/>
        <w:rPr>
          <w:lang w:val="en-US"/>
        </w:rPr>
      </w:pPr>
      <w:r w:rsidRPr="007769E0">
        <w:rPr>
          <w:lang w:val="en-US"/>
        </w:rPr>
        <w:t>17.</w:t>
      </w:r>
      <w:r w:rsidRPr="007769E0">
        <w:rPr>
          <w:lang w:val="en-US"/>
        </w:rPr>
        <w:tab/>
        <w:t xml:space="preserve">Galluzzi L, Chan TA, Kroemer G, </w:t>
      </w:r>
      <w:proofErr w:type="spellStart"/>
      <w:r w:rsidRPr="007769E0">
        <w:rPr>
          <w:lang w:val="en-US"/>
        </w:rPr>
        <w:t>Wolchok</w:t>
      </w:r>
      <w:proofErr w:type="spellEnd"/>
      <w:r w:rsidRPr="007769E0">
        <w:rPr>
          <w:lang w:val="en-US"/>
        </w:rPr>
        <w:t xml:space="preserve"> JD, López-Soto A. The hallmarks of successful anticancer immunotherapy. Sci </w:t>
      </w:r>
      <w:proofErr w:type="spellStart"/>
      <w:r w:rsidRPr="007769E0">
        <w:rPr>
          <w:lang w:val="en-US"/>
        </w:rPr>
        <w:t>Transl</w:t>
      </w:r>
      <w:proofErr w:type="spellEnd"/>
      <w:r w:rsidRPr="007769E0">
        <w:rPr>
          <w:lang w:val="en-US"/>
        </w:rPr>
        <w:t xml:space="preserve"> Med. 19 de </w:t>
      </w:r>
      <w:proofErr w:type="spellStart"/>
      <w:r w:rsidRPr="007769E0">
        <w:rPr>
          <w:lang w:val="en-US"/>
        </w:rPr>
        <w:t>setembro</w:t>
      </w:r>
      <w:proofErr w:type="spellEnd"/>
      <w:r w:rsidRPr="007769E0">
        <w:rPr>
          <w:lang w:val="en-US"/>
        </w:rPr>
        <w:t xml:space="preserve"> de 2018;10(459</w:t>
      </w:r>
      <w:proofErr w:type="gramStart"/>
      <w:r w:rsidRPr="007769E0">
        <w:rPr>
          <w:lang w:val="en-US"/>
        </w:rPr>
        <w:t>):eaat</w:t>
      </w:r>
      <w:proofErr w:type="gramEnd"/>
      <w:r w:rsidRPr="007769E0">
        <w:rPr>
          <w:lang w:val="en-US"/>
        </w:rPr>
        <w:t>7807. doi:10.1126/</w:t>
      </w:r>
      <w:proofErr w:type="gramStart"/>
      <w:r w:rsidRPr="007769E0">
        <w:rPr>
          <w:lang w:val="en-US"/>
        </w:rPr>
        <w:t>scitranslmed.aat</w:t>
      </w:r>
      <w:proofErr w:type="gramEnd"/>
      <w:r w:rsidRPr="007769E0">
        <w:rPr>
          <w:lang w:val="en-US"/>
        </w:rPr>
        <w:t>7807</w:t>
      </w:r>
    </w:p>
    <w:p w14:paraId="1FF6F41C" w14:textId="77777777" w:rsidR="00C26419" w:rsidRPr="007769E0" w:rsidRDefault="00C26419" w:rsidP="007769E0">
      <w:pPr>
        <w:pStyle w:val="Bibliografia"/>
      </w:pPr>
      <w:r w:rsidRPr="007769E0">
        <w:rPr>
          <w:lang w:val="en-US"/>
        </w:rPr>
        <w:t>18.</w:t>
      </w:r>
      <w:r w:rsidRPr="007769E0">
        <w:rPr>
          <w:lang w:val="en-US"/>
        </w:rPr>
        <w:tab/>
        <w:t xml:space="preserve">Alspach E, Lussier DM, Miceli AP, </w:t>
      </w:r>
      <w:proofErr w:type="spellStart"/>
      <w:r w:rsidRPr="007769E0">
        <w:rPr>
          <w:lang w:val="en-US"/>
        </w:rPr>
        <w:t>Kizhvatov</w:t>
      </w:r>
      <w:proofErr w:type="spellEnd"/>
      <w:r w:rsidRPr="007769E0">
        <w:rPr>
          <w:lang w:val="en-US"/>
        </w:rPr>
        <w:t xml:space="preserve"> I, DuPage M, Luoma AM, et al. MHC-II neoantigens shape tumor immunity and response to immunotherapy. </w:t>
      </w:r>
      <w:proofErr w:type="spellStart"/>
      <w:r w:rsidRPr="007769E0">
        <w:t>Nature</w:t>
      </w:r>
      <w:proofErr w:type="spellEnd"/>
      <w:r w:rsidRPr="007769E0">
        <w:t xml:space="preserve">. outubro de 2019;574(7780):696–701. doi:10.1038/s41586-019-1671-8 </w:t>
      </w:r>
      <w:proofErr w:type="spellStart"/>
      <w:r w:rsidRPr="007769E0">
        <w:t>PubMed</w:t>
      </w:r>
      <w:proofErr w:type="spellEnd"/>
      <w:r w:rsidRPr="007769E0">
        <w:t xml:space="preserve"> PMID: 31645760; </w:t>
      </w:r>
      <w:proofErr w:type="spellStart"/>
      <w:r w:rsidRPr="007769E0">
        <w:t>PubMed</w:t>
      </w:r>
      <w:proofErr w:type="spellEnd"/>
      <w:r w:rsidRPr="007769E0">
        <w:t xml:space="preserve"> Central PMCID: PMC6858572.</w:t>
      </w:r>
    </w:p>
    <w:p w14:paraId="5FFF914A" w14:textId="77777777" w:rsidR="00C26419" w:rsidRPr="007769E0" w:rsidRDefault="00C26419" w:rsidP="007769E0">
      <w:pPr>
        <w:pStyle w:val="Bibliografia"/>
      </w:pPr>
      <w:r w:rsidRPr="007769E0">
        <w:rPr>
          <w:lang w:val="en-US"/>
        </w:rPr>
        <w:t>19.</w:t>
      </w:r>
      <w:r w:rsidRPr="007769E0">
        <w:rPr>
          <w:lang w:val="en-US"/>
        </w:rPr>
        <w:tab/>
        <w:t xml:space="preserve">Shipp MA, Ross KN, Tamayo P, Weng AP, </w:t>
      </w:r>
      <w:proofErr w:type="spellStart"/>
      <w:r w:rsidRPr="007769E0">
        <w:rPr>
          <w:lang w:val="en-US"/>
        </w:rPr>
        <w:t>Kutok</w:t>
      </w:r>
      <w:proofErr w:type="spellEnd"/>
      <w:r w:rsidRPr="007769E0">
        <w:rPr>
          <w:lang w:val="en-US"/>
        </w:rPr>
        <w:t xml:space="preserve"> JL, Aguiar RCT, et al. Diffuse large B-cell lymphoma outcome prediction by gene-expression profiling and supervised machine learning. </w:t>
      </w:r>
      <w:r w:rsidRPr="007769E0">
        <w:t>Nat Med. janeiro de 2002;8(1):68–74. doi:10.1038/nm0102-68</w:t>
      </w:r>
    </w:p>
    <w:p w14:paraId="6A75A9C8" w14:textId="77777777" w:rsidR="00C26419" w:rsidRPr="007769E0" w:rsidRDefault="00C26419" w:rsidP="007769E0">
      <w:pPr>
        <w:pStyle w:val="Bibliografia"/>
        <w:rPr>
          <w:lang w:val="en-US"/>
        </w:rPr>
      </w:pPr>
      <w:r w:rsidRPr="007769E0">
        <w:t>20.</w:t>
      </w:r>
      <w:r w:rsidRPr="007769E0">
        <w:tab/>
      </w:r>
      <w:proofErr w:type="spellStart"/>
      <w:r w:rsidRPr="007769E0">
        <w:t>Becht</w:t>
      </w:r>
      <w:proofErr w:type="spellEnd"/>
      <w:r w:rsidRPr="007769E0">
        <w:t xml:space="preserve"> E, Giraldo NA, Lacroix L, </w:t>
      </w:r>
      <w:proofErr w:type="spellStart"/>
      <w:r w:rsidRPr="007769E0">
        <w:t>Buttard</w:t>
      </w:r>
      <w:proofErr w:type="spellEnd"/>
      <w:r w:rsidRPr="007769E0">
        <w:t xml:space="preserve"> B, </w:t>
      </w:r>
      <w:proofErr w:type="spellStart"/>
      <w:r w:rsidRPr="007769E0">
        <w:t>Elarouci</w:t>
      </w:r>
      <w:proofErr w:type="spellEnd"/>
      <w:r w:rsidRPr="007769E0">
        <w:t xml:space="preserve"> N, </w:t>
      </w:r>
      <w:proofErr w:type="spellStart"/>
      <w:r w:rsidRPr="007769E0">
        <w:t>Petitprez</w:t>
      </w:r>
      <w:proofErr w:type="spellEnd"/>
      <w:r w:rsidRPr="007769E0">
        <w:t xml:space="preserve"> F, et al. </w:t>
      </w:r>
      <w:r w:rsidRPr="007769E0">
        <w:rPr>
          <w:lang w:val="en-US"/>
        </w:rPr>
        <w:t xml:space="preserve">Estimating the population abundance of tissue-infiltrating immune and stromal cell populations using gene expression. Genome Biol. </w:t>
      </w:r>
      <w:proofErr w:type="spellStart"/>
      <w:r w:rsidRPr="007769E0">
        <w:rPr>
          <w:lang w:val="en-US"/>
        </w:rPr>
        <w:t>dezembro</w:t>
      </w:r>
      <w:proofErr w:type="spellEnd"/>
      <w:r w:rsidRPr="007769E0">
        <w:rPr>
          <w:lang w:val="en-US"/>
        </w:rPr>
        <w:t xml:space="preserve"> de 2016;17(1):218. doi:10.1186/s13059-016-1070-5</w:t>
      </w:r>
    </w:p>
    <w:p w14:paraId="3EFF5F0F" w14:textId="77777777" w:rsidR="00C26419" w:rsidRPr="007769E0" w:rsidRDefault="00C26419" w:rsidP="007769E0">
      <w:pPr>
        <w:pStyle w:val="Bibliografia"/>
        <w:rPr>
          <w:lang w:val="en-US"/>
        </w:rPr>
      </w:pPr>
      <w:r w:rsidRPr="007769E0">
        <w:rPr>
          <w:lang w:val="en-US"/>
        </w:rPr>
        <w:lastRenderedPageBreak/>
        <w:t>21.</w:t>
      </w:r>
      <w:r w:rsidRPr="007769E0">
        <w:rPr>
          <w:lang w:val="en-US"/>
        </w:rPr>
        <w:tab/>
        <w:t xml:space="preserve">Gu Z, </w:t>
      </w:r>
      <w:proofErr w:type="spellStart"/>
      <w:r w:rsidRPr="007769E0">
        <w:rPr>
          <w:lang w:val="en-US"/>
        </w:rPr>
        <w:t>Eils</w:t>
      </w:r>
      <w:proofErr w:type="spellEnd"/>
      <w:r w:rsidRPr="007769E0">
        <w:rPr>
          <w:lang w:val="en-US"/>
        </w:rPr>
        <w:t xml:space="preserve"> R, Schlesner M. Complex heatmaps reveal patterns and correlations in multidimensional genomic data. Bioinformatics. 15 de </w:t>
      </w:r>
      <w:proofErr w:type="spellStart"/>
      <w:r w:rsidRPr="007769E0">
        <w:rPr>
          <w:lang w:val="en-US"/>
        </w:rPr>
        <w:t>setembro</w:t>
      </w:r>
      <w:proofErr w:type="spellEnd"/>
      <w:r w:rsidRPr="007769E0">
        <w:rPr>
          <w:lang w:val="en-US"/>
        </w:rPr>
        <w:t xml:space="preserve"> de 2016;32(18):2847–9. doi:10.1093/bioinformatics/btw313</w:t>
      </w:r>
    </w:p>
    <w:p w14:paraId="65EE9086" w14:textId="77777777" w:rsidR="00C26419" w:rsidRPr="007769E0" w:rsidRDefault="00C26419" w:rsidP="007769E0">
      <w:pPr>
        <w:pStyle w:val="Bibliografia"/>
      </w:pPr>
      <w:r w:rsidRPr="007769E0">
        <w:rPr>
          <w:lang w:val="en-US"/>
        </w:rPr>
        <w:t>22.</w:t>
      </w:r>
      <w:r w:rsidRPr="007769E0">
        <w:rPr>
          <w:lang w:val="en-US"/>
        </w:rPr>
        <w:tab/>
        <w:t xml:space="preserve">Ritchie ME, </w:t>
      </w:r>
      <w:proofErr w:type="spellStart"/>
      <w:r w:rsidRPr="007769E0">
        <w:rPr>
          <w:lang w:val="en-US"/>
        </w:rPr>
        <w:t>Phipson</w:t>
      </w:r>
      <w:proofErr w:type="spellEnd"/>
      <w:r w:rsidRPr="007769E0">
        <w:rPr>
          <w:lang w:val="en-US"/>
        </w:rPr>
        <w:t xml:space="preserve"> B, Wu D, Hu Y, Law CW, Shi W, et al. </w:t>
      </w:r>
      <w:proofErr w:type="spellStart"/>
      <w:r w:rsidRPr="007769E0">
        <w:rPr>
          <w:lang w:val="en-US"/>
        </w:rPr>
        <w:t>limma</w:t>
      </w:r>
      <w:proofErr w:type="spellEnd"/>
      <w:r w:rsidRPr="007769E0">
        <w:rPr>
          <w:lang w:val="en-US"/>
        </w:rPr>
        <w:t xml:space="preserve"> powers differential expression analyses for RNA-sequencing and microarray studies. </w:t>
      </w:r>
      <w:proofErr w:type="spellStart"/>
      <w:r w:rsidRPr="007769E0">
        <w:t>Nucleic</w:t>
      </w:r>
      <w:proofErr w:type="spellEnd"/>
      <w:r w:rsidRPr="007769E0">
        <w:t xml:space="preserve"> </w:t>
      </w:r>
      <w:proofErr w:type="spellStart"/>
      <w:r w:rsidRPr="007769E0">
        <w:t>Acids</w:t>
      </w:r>
      <w:proofErr w:type="spellEnd"/>
      <w:r w:rsidRPr="007769E0">
        <w:t xml:space="preserve"> Res. 20 de abril de 2015;43(7):e47–e47. doi:10.1093/</w:t>
      </w:r>
      <w:proofErr w:type="spellStart"/>
      <w:r w:rsidRPr="007769E0">
        <w:t>nar</w:t>
      </w:r>
      <w:proofErr w:type="spellEnd"/>
      <w:r w:rsidRPr="007769E0">
        <w:t>/gkv007</w:t>
      </w:r>
    </w:p>
    <w:p w14:paraId="0C2B48DD" w14:textId="77777777" w:rsidR="00C26419" w:rsidRPr="007769E0" w:rsidRDefault="00C26419" w:rsidP="007769E0">
      <w:pPr>
        <w:pStyle w:val="Bibliografia"/>
      </w:pPr>
      <w:r w:rsidRPr="007769E0">
        <w:rPr>
          <w:lang w:val="en-US"/>
        </w:rPr>
        <w:t>23.</w:t>
      </w:r>
      <w:r w:rsidRPr="007769E0">
        <w:rPr>
          <w:lang w:val="en-US"/>
        </w:rPr>
        <w:tab/>
      </w:r>
      <w:proofErr w:type="spellStart"/>
      <w:r w:rsidRPr="007769E0">
        <w:rPr>
          <w:lang w:val="en-US"/>
        </w:rPr>
        <w:t>Hänzelmann</w:t>
      </w:r>
      <w:proofErr w:type="spellEnd"/>
      <w:r w:rsidRPr="007769E0">
        <w:rPr>
          <w:lang w:val="en-US"/>
        </w:rPr>
        <w:t xml:space="preserve"> S, Castelo R, </w:t>
      </w:r>
      <w:proofErr w:type="spellStart"/>
      <w:r w:rsidRPr="007769E0">
        <w:rPr>
          <w:lang w:val="en-US"/>
        </w:rPr>
        <w:t>Guinney</w:t>
      </w:r>
      <w:proofErr w:type="spellEnd"/>
      <w:r w:rsidRPr="007769E0">
        <w:rPr>
          <w:lang w:val="en-US"/>
        </w:rPr>
        <w:t xml:space="preserve"> J. GSVA: gene set variation analysis for microarray and RNA-Seq data. </w:t>
      </w:r>
      <w:r w:rsidRPr="007769E0">
        <w:t xml:space="preserve">BMC </w:t>
      </w:r>
      <w:proofErr w:type="spellStart"/>
      <w:r w:rsidRPr="007769E0">
        <w:t>Bioinformatics</w:t>
      </w:r>
      <w:proofErr w:type="spellEnd"/>
      <w:r w:rsidRPr="007769E0">
        <w:t>. dezembro de 2013;14(1):7. doi:10.1186/1471-2105-14-7</w:t>
      </w:r>
    </w:p>
    <w:p w14:paraId="7396F423" w14:textId="77777777" w:rsidR="00C26419" w:rsidRPr="007769E0" w:rsidRDefault="00C26419" w:rsidP="007769E0">
      <w:pPr>
        <w:pStyle w:val="Bibliografia"/>
      </w:pPr>
      <w:r w:rsidRPr="007769E0">
        <w:t>24.</w:t>
      </w:r>
      <w:r w:rsidRPr="007769E0">
        <w:tab/>
      </w:r>
      <w:proofErr w:type="spellStart"/>
      <w:r w:rsidRPr="007769E0">
        <w:t>Dharmesh</w:t>
      </w:r>
      <w:proofErr w:type="spellEnd"/>
      <w:r w:rsidRPr="007769E0">
        <w:t xml:space="preserve"> D. </w:t>
      </w:r>
      <w:proofErr w:type="spellStart"/>
      <w:r w:rsidRPr="007769E0">
        <w:t>Bhuva</w:t>
      </w:r>
      <w:proofErr w:type="spellEnd"/>
      <w:r w:rsidRPr="007769E0">
        <w:t xml:space="preserve"> &lt;bhuva.d@wehi.edu.au&gt; [</w:t>
      </w:r>
      <w:proofErr w:type="spellStart"/>
      <w:r w:rsidRPr="007769E0">
        <w:t>aut</w:t>
      </w:r>
      <w:proofErr w:type="spellEnd"/>
      <w:r w:rsidRPr="007769E0">
        <w:t xml:space="preserve">, </w:t>
      </w:r>
      <w:proofErr w:type="spellStart"/>
      <w:r w:rsidRPr="007769E0">
        <w:t>cre</w:t>
      </w:r>
      <w:proofErr w:type="spellEnd"/>
      <w:r w:rsidRPr="007769E0">
        <w:t xml:space="preserve">] (&lt;https://orcid.org/0000-0002-6398-9157&gt;), Gordon K. </w:t>
      </w:r>
      <w:proofErr w:type="spellStart"/>
      <w:r w:rsidRPr="007769E0">
        <w:t>Smyth</w:t>
      </w:r>
      <w:proofErr w:type="spellEnd"/>
      <w:r w:rsidRPr="007769E0">
        <w:t xml:space="preserve"> [</w:t>
      </w:r>
      <w:proofErr w:type="spellStart"/>
      <w:r w:rsidRPr="007769E0">
        <w:t>aut</w:t>
      </w:r>
      <w:proofErr w:type="spellEnd"/>
      <w:r w:rsidRPr="007769E0">
        <w:t xml:space="preserve">] (&lt;https://orcid.org/0000-0001-9221-2892&gt;), Alexandra </w:t>
      </w:r>
      <w:proofErr w:type="spellStart"/>
      <w:r w:rsidRPr="007769E0">
        <w:t>Garnham</w:t>
      </w:r>
      <w:proofErr w:type="spellEnd"/>
      <w:r w:rsidRPr="007769E0">
        <w:t xml:space="preserve"> [</w:t>
      </w:r>
      <w:proofErr w:type="spellStart"/>
      <w:r w:rsidRPr="007769E0">
        <w:t>aut</w:t>
      </w:r>
      <w:proofErr w:type="spellEnd"/>
      <w:r w:rsidRPr="007769E0">
        <w:t xml:space="preserve">] (&lt;https://orcid.org/0000-0002-8312-8450&gt;). </w:t>
      </w:r>
      <w:proofErr w:type="spellStart"/>
      <w:r w:rsidRPr="007769E0">
        <w:t>msigdb</w:t>
      </w:r>
      <w:proofErr w:type="spellEnd"/>
      <w:r w:rsidRPr="007769E0">
        <w:t xml:space="preserve"> [Internet]. </w:t>
      </w:r>
      <w:proofErr w:type="spellStart"/>
      <w:r w:rsidRPr="007769E0">
        <w:t>Bioconductor</w:t>
      </w:r>
      <w:proofErr w:type="spellEnd"/>
      <w:r w:rsidRPr="007769E0">
        <w:t>; [citado 1</w:t>
      </w:r>
      <w:r w:rsidRPr="007769E0">
        <w:rPr>
          <w:vertAlign w:val="superscript"/>
        </w:rPr>
        <w:t>o</w:t>
      </w:r>
      <w:r w:rsidRPr="007769E0">
        <w:t xml:space="preserve"> de agosto de 2026]. Disponível em: https://bioconductor.org/packages/msigdb doi:10.18129/B9.BIOC.MSIGDB</w:t>
      </w:r>
    </w:p>
    <w:p w14:paraId="0120E937" w14:textId="77777777" w:rsidR="00C26419" w:rsidRPr="007769E0" w:rsidRDefault="00C26419" w:rsidP="007769E0">
      <w:pPr>
        <w:pStyle w:val="Bibliografia"/>
      </w:pPr>
      <w:r w:rsidRPr="007769E0">
        <w:rPr>
          <w:lang w:val="en-US"/>
        </w:rPr>
        <w:t>25.</w:t>
      </w:r>
      <w:r w:rsidRPr="007769E0">
        <w:rPr>
          <w:lang w:val="en-US"/>
        </w:rPr>
        <w:tab/>
        <w:t xml:space="preserve">Korotkevich G, Sukhov V, Budin N, Shpak B, Artyomov MN, </w:t>
      </w:r>
      <w:proofErr w:type="spellStart"/>
      <w:r w:rsidRPr="007769E0">
        <w:rPr>
          <w:lang w:val="en-US"/>
        </w:rPr>
        <w:t>Sergushichev</w:t>
      </w:r>
      <w:proofErr w:type="spellEnd"/>
      <w:r w:rsidRPr="007769E0">
        <w:rPr>
          <w:lang w:val="en-US"/>
        </w:rPr>
        <w:t xml:space="preserve"> A. Fast gene set enrichment analysis [Internet]. </w:t>
      </w:r>
      <w:proofErr w:type="spellStart"/>
      <w:r w:rsidRPr="007769E0">
        <w:t>Bioinformatics</w:t>
      </w:r>
      <w:proofErr w:type="spellEnd"/>
      <w:r w:rsidRPr="007769E0">
        <w:t>; 2016 [citado 1</w:t>
      </w:r>
      <w:r w:rsidRPr="007769E0">
        <w:rPr>
          <w:vertAlign w:val="superscript"/>
        </w:rPr>
        <w:t>o</w:t>
      </w:r>
      <w:r w:rsidRPr="007769E0">
        <w:t xml:space="preserve"> de agosto de 2026]. Disponível em: http://biorxiv.org/lookup/doi/10.1101/060012 doi:10.1101/060012</w:t>
      </w:r>
    </w:p>
    <w:p w14:paraId="669F9841" w14:textId="77777777" w:rsidR="00C26419" w:rsidRPr="007769E0" w:rsidRDefault="00C26419" w:rsidP="007769E0">
      <w:pPr>
        <w:pStyle w:val="Bibliografia"/>
      </w:pPr>
      <w:r w:rsidRPr="007769E0">
        <w:rPr>
          <w:lang w:val="en-US"/>
        </w:rPr>
        <w:t>26.</w:t>
      </w:r>
      <w:r w:rsidRPr="007769E0">
        <w:rPr>
          <w:lang w:val="en-US"/>
        </w:rPr>
        <w:tab/>
      </w:r>
      <w:proofErr w:type="spellStart"/>
      <w:r w:rsidRPr="007769E0">
        <w:rPr>
          <w:lang w:val="en-US"/>
        </w:rPr>
        <w:t>Therneau</w:t>
      </w:r>
      <w:proofErr w:type="spellEnd"/>
      <w:r w:rsidRPr="007769E0">
        <w:rPr>
          <w:lang w:val="en-US"/>
        </w:rPr>
        <w:t xml:space="preserve"> TM. survival: Survival Analysis [Internet]. </w:t>
      </w:r>
      <w:r w:rsidRPr="007769E0">
        <w:t>2001 [citado 1</w:t>
      </w:r>
      <w:r w:rsidRPr="007769E0">
        <w:rPr>
          <w:vertAlign w:val="superscript"/>
        </w:rPr>
        <w:t>o</w:t>
      </w:r>
      <w:r w:rsidRPr="007769E0">
        <w:t xml:space="preserve"> de agosto de 2026]. p. 3.8-9. Disponível em: https://CRAN.R-project.org/package=survival doi:10.32614/</w:t>
      </w:r>
      <w:proofErr w:type="spellStart"/>
      <w:r w:rsidRPr="007769E0">
        <w:t>CRAN.package.survival</w:t>
      </w:r>
      <w:proofErr w:type="spellEnd"/>
    </w:p>
    <w:p w14:paraId="13A0D513" w14:textId="77777777" w:rsidR="00C26419" w:rsidRPr="007769E0" w:rsidRDefault="00C26419" w:rsidP="007769E0">
      <w:pPr>
        <w:pStyle w:val="Bibliografia"/>
      </w:pPr>
      <w:r w:rsidRPr="007769E0">
        <w:rPr>
          <w:lang w:val="en-US"/>
        </w:rPr>
        <w:t>27.</w:t>
      </w:r>
      <w:r w:rsidRPr="007769E0">
        <w:rPr>
          <w:lang w:val="en-US"/>
        </w:rPr>
        <w:tab/>
      </w:r>
      <w:proofErr w:type="spellStart"/>
      <w:r w:rsidRPr="007769E0">
        <w:rPr>
          <w:lang w:val="en-US"/>
        </w:rPr>
        <w:t>Kassambara</w:t>
      </w:r>
      <w:proofErr w:type="spellEnd"/>
      <w:r w:rsidRPr="007769E0">
        <w:rPr>
          <w:lang w:val="en-US"/>
        </w:rPr>
        <w:t xml:space="preserve"> A, Kosinski M, </w:t>
      </w:r>
      <w:proofErr w:type="spellStart"/>
      <w:r w:rsidRPr="007769E0">
        <w:rPr>
          <w:lang w:val="en-US"/>
        </w:rPr>
        <w:t>Biecek</w:t>
      </w:r>
      <w:proofErr w:type="spellEnd"/>
      <w:r w:rsidRPr="007769E0">
        <w:rPr>
          <w:lang w:val="en-US"/>
        </w:rPr>
        <w:t xml:space="preserve"> P. </w:t>
      </w:r>
      <w:proofErr w:type="spellStart"/>
      <w:r w:rsidRPr="007769E0">
        <w:rPr>
          <w:lang w:val="en-US"/>
        </w:rPr>
        <w:t>survminer</w:t>
      </w:r>
      <w:proofErr w:type="spellEnd"/>
      <w:r w:rsidRPr="007769E0">
        <w:rPr>
          <w:lang w:val="en-US"/>
        </w:rPr>
        <w:t xml:space="preserve">: Drawing Survival Curves using “ggplot2” [Internet]. </w:t>
      </w:r>
      <w:r w:rsidRPr="007769E0">
        <w:t>2016 [citado 1</w:t>
      </w:r>
      <w:r w:rsidRPr="007769E0">
        <w:rPr>
          <w:vertAlign w:val="superscript"/>
        </w:rPr>
        <w:t>o</w:t>
      </w:r>
      <w:r w:rsidRPr="007769E0">
        <w:t xml:space="preserve"> de agosto de 2026]. p. 0.5.2. Disponível em: https://CRAN.R-project.org/package=survminer doi:10.32614/</w:t>
      </w:r>
      <w:proofErr w:type="spellStart"/>
      <w:r w:rsidRPr="007769E0">
        <w:t>CRAN.package.survminer</w:t>
      </w:r>
      <w:proofErr w:type="spellEnd"/>
    </w:p>
    <w:p w14:paraId="1C1B0894" w14:textId="77777777" w:rsidR="00C26419" w:rsidRPr="007769E0" w:rsidRDefault="00C26419" w:rsidP="007769E0">
      <w:pPr>
        <w:pStyle w:val="Bibliografia"/>
      </w:pPr>
      <w:r w:rsidRPr="007769E0">
        <w:rPr>
          <w:lang w:val="en-US"/>
        </w:rPr>
        <w:t>28.</w:t>
      </w:r>
      <w:r w:rsidRPr="007769E0">
        <w:rPr>
          <w:lang w:val="en-US"/>
        </w:rPr>
        <w:tab/>
        <w:t xml:space="preserve">Wilcoxon F. Individual Comparisons by Ranking Methods. </w:t>
      </w:r>
      <w:proofErr w:type="spellStart"/>
      <w:r w:rsidRPr="007769E0">
        <w:t>Biom</w:t>
      </w:r>
      <w:proofErr w:type="spellEnd"/>
      <w:r w:rsidRPr="007769E0">
        <w:t xml:space="preserve"> Bull. dezembro de 1945;1(6):80. doi:10.2307/3001968</w:t>
      </w:r>
    </w:p>
    <w:p w14:paraId="5424E4F7" w14:textId="77777777" w:rsidR="00C26419" w:rsidRPr="007769E0" w:rsidRDefault="00C26419" w:rsidP="007769E0">
      <w:pPr>
        <w:pStyle w:val="Bibliografia"/>
        <w:rPr>
          <w:lang w:val="en-US"/>
        </w:rPr>
      </w:pPr>
      <w:r w:rsidRPr="007769E0">
        <w:rPr>
          <w:lang w:val="en-US"/>
        </w:rPr>
        <w:t>29.</w:t>
      </w:r>
      <w:r w:rsidRPr="007769E0">
        <w:rPr>
          <w:lang w:val="en-US"/>
        </w:rPr>
        <w:tab/>
        <w:t xml:space="preserve">Mann HB, Whitney DR. On a Test of Whether one of Two Random Variables is Stochastically Larger than the Other. Ann Math Stat. </w:t>
      </w:r>
      <w:proofErr w:type="spellStart"/>
      <w:r w:rsidRPr="007769E0">
        <w:rPr>
          <w:lang w:val="en-US"/>
        </w:rPr>
        <w:t>março</w:t>
      </w:r>
      <w:proofErr w:type="spellEnd"/>
      <w:r w:rsidRPr="007769E0">
        <w:rPr>
          <w:lang w:val="en-US"/>
        </w:rPr>
        <w:t xml:space="preserve"> de 1947;18(1):50–60. doi:10.1214/</w:t>
      </w:r>
      <w:proofErr w:type="spellStart"/>
      <w:r w:rsidRPr="007769E0">
        <w:rPr>
          <w:lang w:val="en-US"/>
        </w:rPr>
        <w:t>aoms</w:t>
      </w:r>
      <w:proofErr w:type="spellEnd"/>
      <w:r w:rsidRPr="007769E0">
        <w:rPr>
          <w:lang w:val="en-US"/>
        </w:rPr>
        <w:t>/1177730491</w:t>
      </w:r>
    </w:p>
    <w:p w14:paraId="2670B159" w14:textId="77777777" w:rsidR="00C26419" w:rsidRPr="007769E0" w:rsidRDefault="00C26419" w:rsidP="007769E0">
      <w:pPr>
        <w:pStyle w:val="Bibliografia"/>
      </w:pPr>
      <w:r w:rsidRPr="007769E0">
        <w:rPr>
          <w:lang w:val="en-US"/>
        </w:rPr>
        <w:t>30.</w:t>
      </w:r>
      <w:r w:rsidRPr="007769E0">
        <w:rPr>
          <w:lang w:val="en-US"/>
        </w:rPr>
        <w:tab/>
        <w:t xml:space="preserve">Benjamini Y, Hochberg Y. Controlling the False Discovery Rate: A Practical and Powerful Approach to Multiple Testing. </w:t>
      </w:r>
      <w:r w:rsidRPr="007769E0">
        <w:t xml:space="preserve">J R </w:t>
      </w:r>
      <w:proofErr w:type="spellStart"/>
      <w:r w:rsidRPr="007769E0">
        <w:t>Stat</w:t>
      </w:r>
      <w:proofErr w:type="spellEnd"/>
      <w:r w:rsidRPr="007769E0">
        <w:t xml:space="preserve"> </w:t>
      </w:r>
      <w:proofErr w:type="spellStart"/>
      <w:r w:rsidRPr="007769E0">
        <w:t>Soc</w:t>
      </w:r>
      <w:proofErr w:type="spellEnd"/>
      <w:r w:rsidRPr="007769E0">
        <w:t xml:space="preserve"> Ser B </w:t>
      </w:r>
      <w:proofErr w:type="spellStart"/>
      <w:r w:rsidRPr="007769E0">
        <w:t>Stat</w:t>
      </w:r>
      <w:proofErr w:type="spellEnd"/>
      <w:r w:rsidRPr="007769E0">
        <w:t xml:space="preserve"> </w:t>
      </w:r>
      <w:proofErr w:type="spellStart"/>
      <w:r w:rsidRPr="007769E0">
        <w:t>Methodol</w:t>
      </w:r>
      <w:proofErr w:type="spellEnd"/>
      <w:r w:rsidRPr="007769E0">
        <w:t>. 1</w:t>
      </w:r>
      <w:r w:rsidRPr="007769E0">
        <w:rPr>
          <w:vertAlign w:val="superscript"/>
        </w:rPr>
        <w:t>o</w:t>
      </w:r>
      <w:r w:rsidRPr="007769E0">
        <w:t xml:space="preserve"> de janeiro de 1995;57(1):289–300. doi:10.1111/j.2517-</w:t>
      </w:r>
      <w:proofErr w:type="gramStart"/>
      <w:r w:rsidRPr="007769E0">
        <w:t>6161.1995.tb</w:t>
      </w:r>
      <w:proofErr w:type="gramEnd"/>
      <w:r w:rsidRPr="007769E0">
        <w:t>02031.x</w:t>
      </w:r>
    </w:p>
    <w:p w14:paraId="4C506019" w14:textId="77777777" w:rsidR="00C26419" w:rsidRPr="007769E0" w:rsidRDefault="00C26419" w:rsidP="007769E0">
      <w:pPr>
        <w:pStyle w:val="Bibliografia"/>
      </w:pPr>
      <w:r w:rsidRPr="007769E0">
        <w:t>31.</w:t>
      </w:r>
      <w:r w:rsidRPr="007769E0">
        <w:tab/>
        <w:t xml:space="preserve">Wickham H. Data </w:t>
      </w:r>
      <w:proofErr w:type="spellStart"/>
      <w:r w:rsidRPr="007769E0">
        <w:t>Analysis</w:t>
      </w:r>
      <w:proofErr w:type="spellEnd"/>
      <w:r w:rsidRPr="007769E0">
        <w:t xml:space="preserve">. Em: ggplot2 [Internet]. </w:t>
      </w:r>
      <w:proofErr w:type="spellStart"/>
      <w:r w:rsidRPr="007769E0">
        <w:t>Cham</w:t>
      </w:r>
      <w:proofErr w:type="spellEnd"/>
      <w:r w:rsidRPr="007769E0">
        <w:t xml:space="preserve">: Springer </w:t>
      </w:r>
      <w:proofErr w:type="spellStart"/>
      <w:r w:rsidRPr="007769E0">
        <w:t>International</w:t>
      </w:r>
      <w:proofErr w:type="spellEnd"/>
      <w:r w:rsidRPr="007769E0">
        <w:t xml:space="preserve"> </w:t>
      </w:r>
      <w:proofErr w:type="spellStart"/>
      <w:r w:rsidRPr="007769E0">
        <w:t>Publishing</w:t>
      </w:r>
      <w:proofErr w:type="spellEnd"/>
      <w:r w:rsidRPr="007769E0">
        <w:t>; 2016 [citado 1</w:t>
      </w:r>
      <w:r w:rsidRPr="007769E0">
        <w:rPr>
          <w:vertAlign w:val="superscript"/>
        </w:rPr>
        <w:t>o</w:t>
      </w:r>
      <w:r w:rsidRPr="007769E0">
        <w:t xml:space="preserve"> de agosto de 2026]. p. 189–201. (Use R!). Disponível em: http://link.springer.com/10.1007/978-3-319-24277-4_9 doi:10.1007/978-3-319-24277-4_9</w:t>
      </w:r>
    </w:p>
    <w:p w14:paraId="428384D6" w14:textId="77777777" w:rsidR="00C26419" w:rsidRPr="007769E0" w:rsidRDefault="00C26419" w:rsidP="007769E0">
      <w:pPr>
        <w:pStyle w:val="Bibliografia"/>
      </w:pPr>
      <w:r w:rsidRPr="007769E0">
        <w:lastRenderedPageBreak/>
        <w:t>32.</w:t>
      </w:r>
      <w:r w:rsidRPr="007769E0">
        <w:tab/>
      </w:r>
      <w:proofErr w:type="spellStart"/>
      <w:r w:rsidRPr="007769E0">
        <w:t>Zuguang</w:t>
      </w:r>
      <w:proofErr w:type="spellEnd"/>
      <w:r w:rsidRPr="007769E0">
        <w:t xml:space="preserve"> </w:t>
      </w:r>
      <w:proofErr w:type="spellStart"/>
      <w:r w:rsidRPr="007769E0">
        <w:t>Gu</w:t>
      </w:r>
      <w:proofErr w:type="spellEnd"/>
      <w:r w:rsidRPr="007769E0">
        <w:t xml:space="preserve">. </w:t>
      </w:r>
      <w:proofErr w:type="spellStart"/>
      <w:r w:rsidRPr="007769E0">
        <w:t>ComplexHeatmap</w:t>
      </w:r>
      <w:proofErr w:type="spellEnd"/>
      <w:r w:rsidRPr="007769E0">
        <w:t xml:space="preserve"> [Internet]. </w:t>
      </w:r>
      <w:proofErr w:type="spellStart"/>
      <w:r w:rsidRPr="007769E0">
        <w:t>Bioconductor</w:t>
      </w:r>
      <w:proofErr w:type="spellEnd"/>
      <w:r w:rsidRPr="007769E0">
        <w:t>; 2017 [citado 1</w:t>
      </w:r>
      <w:r w:rsidRPr="007769E0">
        <w:rPr>
          <w:vertAlign w:val="superscript"/>
        </w:rPr>
        <w:t>o</w:t>
      </w:r>
      <w:r w:rsidRPr="007769E0">
        <w:t xml:space="preserve"> de agosto de 2026]. Disponível em: https://bioconductor.org/packages/ComplexHeatmap doi:10.18129/B9.BIOC.COMPLEXHEATMAP</w:t>
      </w:r>
    </w:p>
    <w:p w14:paraId="4A8BD2D8" w14:textId="77777777" w:rsidR="00C26419" w:rsidRPr="007769E0" w:rsidRDefault="00C26419" w:rsidP="007769E0">
      <w:pPr>
        <w:pStyle w:val="Bibliografia"/>
        <w:rPr>
          <w:lang w:val="en-US"/>
        </w:rPr>
      </w:pPr>
      <w:r w:rsidRPr="007769E0">
        <w:rPr>
          <w:lang w:val="en-US"/>
        </w:rPr>
        <w:t>33.</w:t>
      </w:r>
      <w:r w:rsidRPr="007769E0">
        <w:rPr>
          <w:lang w:val="en-US"/>
        </w:rPr>
        <w:tab/>
        <w:t xml:space="preserve">Locke FL, </w:t>
      </w:r>
      <w:proofErr w:type="spellStart"/>
      <w:r w:rsidRPr="007769E0">
        <w:rPr>
          <w:lang w:val="en-US"/>
        </w:rPr>
        <w:t>Filosto</w:t>
      </w:r>
      <w:proofErr w:type="spellEnd"/>
      <w:r w:rsidRPr="007769E0">
        <w:rPr>
          <w:lang w:val="en-US"/>
        </w:rPr>
        <w:t xml:space="preserve"> S, Chou J, </w:t>
      </w:r>
      <w:proofErr w:type="spellStart"/>
      <w:r w:rsidRPr="007769E0">
        <w:rPr>
          <w:lang w:val="en-US"/>
        </w:rPr>
        <w:t>Vardhanabhuti</w:t>
      </w:r>
      <w:proofErr w:type="spellEnd"/>
      <w:r w:rsidRPr="007769E0">
        <w:rPr>
          <w:lang w:val="en-US"/>
        </w:rPr>
        <w:t xml:space="preserve"> S, </w:t>
      </w:r>
      <w:proofErr w:type="spellStart"/>
      <w:r w:rsidRPr="007769E0">
        <w:rPr>
          <w:lang w:val="en-US"/>
        </w:rPr>
        <w:t>Perbost</w:t>
      </w:r>
      <w:proofErr w:type="spellEnd"/>
      <w:r w:rsidRPr="007769E0">
        <w:rPr>
          <w:lang w:val="en-US"/>
        </w:rPr>
        <w:t xml:space="preserve"> R, Dreger P, et al. Impact of tumor microenvironment on efficacy of anti-CD19 CAR T cell therapy or chemotherapy and transplant in large B cell lymphoma. Nat Med. </w:t>
      </w:r>
      <w:proofErr w:type="spellStart"/>
      <w:r w:rsidRPr="007769E0">
        <w:rPr>
          <w:lang w:val="en-US"/>
        </w:rPr>
        <w:t>fevereiro</w:t>
      </w:r>
      <w:proofErr w:type="spellEnd"/>
      <w:r w:rsidRPr="007769E0">
        <w:rPr>
          <w:lang w:val="en-US"/>
        </w:rPr>
        <w:t xml:space="preserve"> de 2024;30(2):507–18. doi:10.1038/s41591-023-02754-1</w:t>
      </w:r>
    </w:p>
    <w:p w14:paraId="71247EC9" w14:textId="77777777" w:rsidR="00C26419" w:rsidRPr="007769E0" w:rsidRDefault="00C26419" w:rsidP="007769E0">
      <w:pPr>
        <w:pStyle w:val="Bibliografia"/>
        <w:rPr>
          <w:lang w:val="en-US"/>
        </w:rPr>
      </w:pPr>
      <w:r w:rsidRPr="007769E0">
        <w:rPr>
          <w:lang w:val="en-US"/>
        </w:rPr>
        <w:t>34.</w:t>
      </w:r>
      <w:r w:rsidRPr="007769E0">
        <w:rPr>
          <w:lang w:val="en-US"/>
        </w:rPr>
        <w:tab/>
        <w:t xml:space="preserve">Scholler N, </w:t>
      </w:r>
      <w:proofErr w:type="spellStart"/>
      <w:r w:rsidRPr="007769E0">
        <w:rPr>
          <w:lang w:val="en-US"/>
        </w:rPr>
        <w:t>Perbost</w:t>
      </w:r>
      <w:proofErr w:type="spellEnd"/>
      <w:r w:rsidRPr="007769E0">
        <w:rPr>
          <w:lang w:val="en-US"/>
        </w:rPr>
        <w:t xml:space="preserve"> R, Locke FL, Jain MD, Turcan S, Danan C, et al. Tumor immune contexture is a determinant of anti-CD19 CAR T cell efficacy in large B cell lymphoma. Nat Med. </w:t>
      </w:r>
      <w:proofErr w:type="spellStart"/>
      <w:r w:rsidRPr="007769E0">
        <w:rPr>
          <w:lang w:val="en-US"/>
        </w:rPr>
        <w:t>setembro</w:t>
      </w:r>
      <w:proofErr w:type="spellEnd"/>
      <w:r w:rsidRPr="007769E0">
        <w:rPr>
          <w:lang w:val="en-US"/>
        </w:rPr>
        <w:t xml:space="preserve"> de 2022;28(9):1872–82. doi:10.1038/s41591-022-01916-x</w:t>
      </w:r>
    </w:p>
    <w:p w14:paraId="2020C874" w14:textId="77777777" w:rsidR="00C26419" w:rsidRPr="007769E0" w:rsidRDefault="00C26419" w:rsidP="007769E0">
      <w:pPr>
        <w:pStyle w:val="Bibliografia"/>
      </w:pPr>
      <w:r w:rsidRPr="007769E0">
        <w:rPr>
          <w:lang w:val="en-US"/>
        </w:rPr>
        <w:t>35.</w:t>
      </w:r>
      <w:r w:rsidRPr="007769E0">
        <w:rPr>
          <w:lang w:val="en-US"/>
        </w:rPr>
        <w:tab/>
        <w:t xml:space="preserve">Beltran H, </w:t>
      </w:r>
      <w:proofErr w:type="spellStart"/>
      <w:r w:rsidRPr="007769E0">
        <w:rPr>
          <w:lang w:val="en-US"/>
        </w:rPr>
        <w:t>Hruszkewycz</w:t>
      </w:r>
      <w:proofErr w:type="spellEnd"/>
      <w:r w:rsidRPr="007769E0">
        <w:rPr>
          <w:lang w:val="en-US"/>
        </w:rPr>
        <w:t xml:space="preserve"> A, Scher HI, Hildesheim J, Isaacs J, Yu EY, et al. The Role of Lineage Plasticity in Prostate Cancer Therapy Resistance. </w:t>
      </w:r>
      <w:r w:rsidRPr="007769E0">
        <w:t xml:space="preserve">Clin </w:t>
      </w:r>
      <w:proofErr w:type="spellStart"/>
      <w:r w:rsidRPr="007769E0">
        <w:t>Cancer</w:t>
      </w:r>
      <w:proofErr w:type="spellEnd"/>
      <w:r w:rsidRPr="007769E0">
        <w:t xml:space="preserve"> Res. 1</w:t>
      </w:r>
      <w:r w:rsidRPr="007769E0">
        <w:rPr>
          <w:vertAlign w:val="superscript"/>
        </w:rPr>
        <w:t>o</w:t>
      </w:r>
      <w:r w:rsidRPr="007769E0">
        <w:t xml:space="preserve"> de dezembro de 2019;25(23):6916–24. doi:10.1158/1078-0432.CCR-19-1423</w:t>
      </w:r>
    </w:p>
    <w:p w14:paraId="24B6BF1E" w14:textId="77777777" w:rsidR="00C26419" w:rsidRPr="007769E0" w:rsidRDefault="00C26419" w:rsidP="007769E0">
      <w:pPr>
        <w:pStyle w:val="Bibliografia"/>
        <w:rPr>
          <w:lang w:val="en-US"/>
        </w:rPr>
      </w:pPr>
      <w:r w:rsidRPr="007769E0">
        <w:t>36.</w:t>
      </w:r>
      <w:r w:rsidRPr="007769E0">
        <w:tab/>
      </w:r>
      <w:proofErr w:type="spellStart"/>
      <w:r w:rsidRPr="007769E0">
        <w:t>Dufva</w:t>
      </w:r>
      <w:proofErr w:type="spellEnd"/>
      <w:r w:rsidRPr="007769E0">
        <w:t xml:space="preserve"> O, </w:t>
      </w:r>
      <w:proofErr w:type="spellStart"/>
      <w:r w:rsidRPr="007769E0">
        <w:t>Pölönen</w:t>
      </w:r>
      <w:proofErr w:type="spellEnd"/>
      <w:r w:rsidRPr="007769E0">
        <w:t xml:space="preserve"> P, Brück O, </w:t>
      </w:r>
      <w:proofErr w:type="spellStart"/>
      <w:r w:rsidRPr="007769E0">
        <w:t>Keränen</w:t>
      </w:r>
      <w:proofErr w:type="spellEnd"/>
      <w:r w:rsidRPr="007769E0">
        <w:t xml:space="preserve"> MAI, </w:t>
      </w:r>
      <w:proofErr w:type="spellStart"/>
      <w:r w:rsidRPr="007769E0">
        <w:t>Klievink</w:t>
      </w:r>
      <w:proofErr w:type="spellEnd"/>
      <w:r w:rsidRPr="007769E0">
        <w:t xml:space="preserve"> J, </w:t>
      </w:r>
      <w:proofErr w:type="spellStart"/>
      <w:r w:rsidRPr="007769E0">
        <w:t>Mehtonen</w:t>
      </w:r>
      <w:proofErr w:type="spellEnd"/>
      <w:r w:rsidRPr="007769E0">
        <w:t xml:space="preserve"> J, et al. </w:t>
      </w:r>
      <w:r w:rsidRPr="007769E0">
        <w:rPr>
          <w:lang w:val="en-US"/>
        </w:rPr>
        <w:t xml:space="preserve">Immunogenomic Landscape of Hematological Malignancies. Cancer Cell. </w:t>
      </w:r>
      <w:proofErr w:type="spellStart"/>
      <w:r w:rsidRPr="007769E0">
        <w:rPr>
          <w:lang w:val="en-US"/>
        </w:rPr>
        <w:t>setembro</w:t>
      </w:r>
      <w:proofErr w:type="spellEnd"/>
      <w:r w:rsidRPr="007769E0">
        <w:rPr>
          <w:lang w:val="en-US"/>
        </w:rPr>
        <w:t xml:space="preserve"> de 2020;38(3):380-399.e13. </w:t>
      </w:r>
      <w:proofErr w:type="gramStart"/>
      <w:r w:rsidRPr="007769E0">
        <w:rPr>
          <w:lang w:val="en-US"/>
        </w:rPr>
        <w:t>doi:10.1016/j.ccell</w:t>
      </w:r>
      <w:proofErr w:type="gramEnd"/>
      <w:r w:rsidRPr="007769E0">
        <w:rPr>
          <w:lang w:val="en-US"/>
        </w:rPr>
        <w:t>.2020.06.002</w:t>
      </w:r>
    </w:p>
    <w:p w14:paraId="11CEA57D" w14:textId="77777777" w:rsidR="00C26419" w:rsidRPr="007769E0" w:rsidRDefault="00C26419" w:rsidP="007769E0">
      <w:pPr>
        <w:pStyle w:val="Bibliografia"/>
        <w:rPr>
          <w:lang w:val="en-US"/>
        </w:rPr>
      </w:pPr>
      <w:r w:rsidRPr="007769E0">
        <w:rPr>
          <w:lang w:val="en-US"/>
        </w:rPr>
        <w:t>37.</w:t>
      </w:r>
      <w:r w:rsidRPr="007769E0">
        <w:rPr>
          <w:lang w:val="en-US"/>
        </w:rPr>
        <w:tab/>
      </w:r>
      <w:proofErr w:type="spellStart"/>
      <w:r w:rsidRPr="007769E0">
        <w:rPr>
          <w:lang w:val="en-US"/>
        </w:rPr>
        <w:t>Chapuy</w:t>
      </w:r>
      <w:proofErr w:type="spellEnd"/>
      <w:r w:rsidRPr="007769E0">
        <w:rPr>
          <w:lang w:val="en-US"/>
        </w:rPr>
        <w:t xml:space="preserve"> B, Stewart C, Dunford AJ, Kim J, </w:t>
      </w:r>
      <w:proofErr w:type="spellStart"/>
      <w:r w:rsidRPr="007769E0">
        <w:rPr>
          <w:lang w:val="en-US"/>
        </w:rPr>
        <w:t>Kamburov</w:t>
      </w:r>
      <w:proofErr w:type="spellEnd"/>
      <w:r w:rsidRPr="007769E0">
        <w:rPr>
          <w:lang w:val="en-US"/>
        </w:rPr>
        <w:t xml:space="preserve"> A, Redd RA, et al. Molecular subtypes of diffuse large B cell lymphoma are associated with distinct pathogenic mechanisms and outcomes. Nat Med. </w:t>
      </w:r>
      <w:proofErr w:type="spellStart"/>
      <w:r w:rsidRPr="007769E0">
        <w:rPr>
          <w:lang w:val="en-US"/>
        </w:rPr>
        <w:t>maio</w:t>
      </w:r>
      <w:proofErr w:type="spellEnd"/>
      <w:r w:rsidRPr="007769E0">
        <w:rPr>
          <w:lang w:val="en-US"/>
        </w:rPr>
        <w:t xml:space="preserve"> de 2018;24(5):679–90. doi:10.1038/s41591-018-0016-8</w:t>
      </w:r>
    </w:p>
    <w:p w14:paraId="3FAF59BE" w14:textId="77777777" w:rsidR="00C26419" w:rsidRPr="007769E0" w:rsidRDefault="00C26419" w:rsidP="007769E0">
      <w:pPr>
        <w:pStyle w:val="Bibliografia"/>
      </w:pPr>
      <w:r w:rsidRPr="007769E0">
        <w:rPr>
          <w:lang w:val="en-US"/>
        </w:rPr>
        <w:t>38.</w:t>
      </w:r>
      <w:r w:rsidRPr="007769E0">
        <w:rPr>
          <w:lang w:val="en-US"/>
        </w:rPr>
        <w:tab/>
        <w:t xml:space="preserve">Cherkassky L, Morello A, Villena-Vargas J, Feng Y, Dimitrov DS, Jones DR, et al. Human CAR T cells with cell-intrinsic PD-1 checkpoint blockade resist tumor-mediated inhibition. </w:t>
      </w:r>
      <w:r w:rsidRPr="007769E0">
        <w:t>J Clin Invest. 25 de julho de 2016;126(8):3130–44. doi:10.1172/JCI83092</w:t>
      </w:r>
    </w:p>
    <w:p w14:paraId="4512A3BE" w14:textId="77777777" w:rsidR="00C26419" w:rsidRPr="007769E0" w:rsidRDefault="00C26419" w:rsidP="007769E0">
      <w:pPr>
        <w:pStyle w:val="Bibliografia"/>
      </w:pPr>
      <w:r w:rsidRPr="007769E0">
        <w:t>39.</w:t>
      </w:r>
      <w:r w:rsidRPr="007769E0">
        <w:tab/>
        <w:t xml:space="preserve">Larson RC, Maus MV. </w:t>
      </w:r>
      <w:r w:rsidRPr="007769E0">
        <w:rPr>
          <w:lang w:val="en-US"/>
        </w:rPr>
        <w:t xml:space="preserve">Recent advances and discoveries in the mechanisms and functions of CAR T cells. </w:t>
      </w:r>
      <w:r w:rsidRPr="007769E0">
        <w:t xml:space="preserve">Nat </w:t>
      </w:r>
      <w:proofErr w:type="spellStart"/>
      <w:r w:rsidRPr="007769E0">
        <w:t>Rev</w:t>
      </w:r>
      <w:proofErr w:type="spellEnd"/>
      <w:r w:rsidRPr="007769E0">
        <w:t xml:space="preserve"> </w:t>
      </w:r>
      <w:proofErr w:type="spellStart"/>
      <w:r w:rsidRPr="007769E0">
        <w:t>Cancer</w:t>
      </w:r>
      <w:proofErr w:type="spellEnd"/>
      <w:r w:rsidRPr="007769E0">
        <w:t>. março de 2021;21(3):145–61. doi:10.1038/s41568-020-00323-z</w:t>
      </w:r>
    </w:p>
    <w:p w14:paraId="77208211" w14:textId="77777777" w:rsidR="00C26419" w:rsidRPr="007769E0" w:rsidRDefault="00C26419" w:rsidP="007769E0">
      <w:pPr>
        <w:pStyle w:val="Bibliografia"/>
        <w:rPr>
          <w:lang w:val="en-US"/>
        </w:rPr>
      </w:pPr>
      <w:r w:rsidRPr="007769E0">
        <w:t>40.</w:t>
      </w:r>
      <w:r w:rsidRPr="007769E0">
        <w:tab/>
      </w:r>
      <w:proofErr w:type="spellStart"/>
      <w:r w:rsidRPr="007769E0">
        <w:t>Majzner</w:t>
      </w:r>
      <w:proofErr w:type="spellEnd"/>
      <w:r w:rsidRPr="007769E0">
        <w:t xml:space="preserve"> RG, </w:t>
      </w:r>
      <w:proofErr w:type="spellStart"/>
      <w:r w:rsidRPr="007769E0">
        <w:t>Mackall</w:t>
      </w:r>
      <w:proofErr w:type="spellEnd"/>
      <w:r w:rsidRPr="007769E0">
        <w:t xml:space="preserve"> CL. </w:t>
      </w:r>
      <w:r w:rsidRPr="007769E0">
        <w:rPr>
          <w:lang w:val="en-US"/>
        </w:rPr>
        <w:t xml:space="preserve">Clinical lessons learned from the first leg of the CAR T cell journey. Nat Med. </w:t>
      </w:r>
      <w:proofErr w:type="spellStart"/>
      <w:r w:rsidRPr="007769E0">
        <w:rPr>
          <w:lang w:val="en-US"/>
        </w:rPr>
        <w:t>setembro</w:t>
      </w:r>
      <w:proofErr w:type="spellEnd"/>
      <w:r w:rsidRPr="007769E0">
        <w:rPr>
          <w:lang w:val="en-US"/>
        </w:rPr>
        <w:t xml:space="preserve"> de 2019;25(9):1341–55. doi:10.1038/s41591-019-0564-6</w:t>
      </w:r>
    </w:p>
    <w:p w14:paraId="352AC268" w14:textId="77777777" w:rsidR="00C26419" w:rsidRPr="007769E0" w:rsidRDefault="00C26419" w:rsidP="007769E0">
      <w:pPr>
        <w:pStyle w:val="Bibliografia"/>
        <w:rPr>
          <w:lang w:val="en-US"/>
        </w:rPr>
      </w:pPr>
      <w:r w:rsidRPr="007769E0">
        <w:rPr>
          <w:lang w:val="en-US"/>
        </w:rPr>
        <w:t>41.</w:t>
      </w:r>
      <w:r w:rsidRPr="007769E0">
        <w:rPr>
          <w:lang w:val="en-US"/>
        </w:rPr>
        <w:tab/>
        <w:t xml:space="preserve">Ayers M, Lunceford J, </w:t>
      </w:r>
      <w:proofErr w:type="spellStart"/>
      <w:r w:rsidRPr="007769E0">
        <w:rPr>
          <w:lang w:val="en-US"/>
        </w:rPr>
        <w:t>Nebozhyn</w:t>
      </w:r>
      <w:proofErr w:type="spellEnd"/>
      <w:r w:rsidRPr="007769E0">
        <w:rPr>
          <w:lang w:val="en-US"/>
        </w:rPr>
        <w:t xml:space="preserve"> M, Murphy E, Loboda A, Kaufman DR, et al. IFN-</w:t>
      </w:r>
      <w:r w:rsidRPr="007769E0">
        <w:t>γ</w:t>
      </w:r>
      <w:r w:rsidRPr="007769E0">
        <w:rPr>
          <w:lang w:val="en-US"/>
        </w:rPr>
        <w:t xml:space="preserve">–related mRNA profile predicts clinical response to PD-1 blockade. J Clin Invest. 26 de </w:t>
      </w:r>
      <w:proofErr w:type="spellStart"/>
      <w:r w:rsidRPr="007769E0">
        <w:rPr>
          <w:lang w:val="en-US"/>
        </w:rPr>
        <w:t>junho</w:t>
      </w:r>
      <w:proofErr w:type="spellEnd"/>
      <w:r w:rsidRPr="007769E0">
        <w:rPr>
          <w:lang w:val="en-US"/>
        </w:rPr>
        <w:t xml:space="preserve"> de 2017;127(8):2930–40. doi:10.1172/JCI91190</w:t>
      </w:r>
    </w:p>
    <w:p w14:paraId="4470EFEA" w14:textId="77777777" w:rsidR="00C26419" w:rsidRPr="007769E0" w:rsidRDefault="00C26419" w:rsidP="007769E0">
      <w:pPr>
        <w:pStyle w:val="Bibliografia"/>
        <w:rPr>
          <w:lang w:val="en-US"/>
        </w:rPr>
      </w:pPr>
      <w:r w:rsidRPr="007769E0">
        <w:rPr>
          <w:lang w:val="en-US"/>
        </w:rPr>
        <w:t>42.</w:t>
      </w:r>
      <w:r w:rsidRPr="007769E0">
        <w:rPr>
          <w:lang w:val="en-US"/>
        </w:rPr>
        <w:tab/>
        <w:t xml:space="preserve">Karin N, </w:t>
      </w:r>
      <w:proofErr w:type="spellStart"/>
      <w:r w:rsidRPr="007769E0">
        <w:rPr>
          <w:lang w:val="en-US"/>
        </w:rPr>
        <w:t>Wildbaum</w:t>
      </w:r>
      <w:proofErr w:type="spellEnd"/>
      <w:r w:rsidRPr="007769E0">
        <w:rPr>
          <w:lang w:val="en-US"/>
        </w:rPr>
        <w:t xml:space="preserve"> G. The Role of Chemokines in Shaping the Balance Between CD4+ T Cell Subsets and Its Therapeutic Implications in Autoimmune </w:t>
      </w:r>
      <w:r w:rsidRPr="007769E0">
        <w:rPr>
          <w:lang w:val="en-US"/>
        </w:rPr>
        <w:lastRenderedPageBreak/>
        <w:t xml:space="preserve">and Cancer Diseases. Front Immunol. 30 de </w:t>
      </w:r>
      <w:proofErr w:type="spellStart"/>
      <w:r w:rsidRPr="007769E0">
        <w:rPr>
          <w:lang w:val="en-US"/>
        </w:rPr>
        <w:t>novembro</w:t>
      </w:r>
      <w:proofErr w:type="spellEnd"/>
      <w:r w:rsidRPr="007769E0">
        <w:rPr>
          <w:lang w:val="en-US"/>
        </w:rPr>
        <w:t xml:space="preserve"> de 2015;6. doi:10.3389/fimmu.2015.00609</w:t>
      </w:r>
    </w:p>
    <w:p w14:paraId="3BB0BF92" w14:textId="77777777" w:rsidR="00C26419" w:rsidRPr="007769E0" w:rsidRDefault="00C26419" w:rsidP="007769E0">
      <w:pPr>
        <w:pStyle w:val="Bibliografia"/>
        <w:rPr>
          <w:lang w:val="en-US"/>
        </w:rPr>
      </w:pPr>
      <w:r w:rsidRPr="007769E0">
        <w:rPr>
          <w:lang w:val="en-US"/>
        </w:rPr>
        <w:t>43.</w:t>
      </w:r>
      <w:r w:rsidRPr="007769E0">
        <w:rPr>
          <w:lang w:val="en-US"/>
        </w:rPr>
        <w:tab/>
        <w:t xml:space="preserve">Yang J, Antin P, </w:t>
      </w:r>
      <w:proofErr w:type="spellStart"/>
      <w:r w:rsidRPr="007769E0">
        <w:rPr>
          <w:lang w:val="en-US"/>
        </w:rPr>
        <w:t>Berx</w:t>
      </w:r>
      <w:proofErr w:type="spellEnd"/>
      <w:r w:rsidRPr="007769E0">
        <w:rPr>
          <w:lang w:val="en-US"/>
        </w:rPr>
        <w:t xml:space="preserve"> G, </w:t>
      </w:r>
      <w:proofErr w:type="spellStart"/>
      <w:r w:rsidRPr="007769E0">
        <w:rPr>
          <w:lang w:val="en-US"/>
        </w:rPr>
        <w:t>Blanpain</w:t>
      </w:r>
      <w:proofErr w:type="spellEnd"/>
      <w:r w:rsidRPr="007769E0">
        <w:rPr>
          <w:lang w:val="en-US"/>
        </w:rPr>
        <w:t xml:space="preserve"> C, </w:t>
      </w:r>
      <w:proofErr w:type="spellStart"/>
      <w:r w:rsidRPr="007769E0">
        <w:rPr>
          <w:lang w:val="en-US"/>
        </w:rPr>
        <w:t>Brabletz</w:t>
      </w:r>
      <w:proofErr w:type="spellEnd"/>
      <w:r w:rsidRPr="007769E0">
        <w:rPr>
          <w:lang w:val="en-US"/>
        </w:rPr>
        <w:t xml:space="preserve"> T, Bronner M, et al. Guidelines and definitions for research on epithelial–mesenchymal transition. Nat Rev Mol Cell Biol. 10 de </w:t>
      </w:r>
      <w:proofErr w:type="spellStart"/>
      <w:r w:rsidRPr="007769E0">
        <w:rPr>
          <w:lang w:val="en-US"/>
        </w:rPr>
        <w:t>junho</w:t>
      </w:r>
      <w:proofErr w:type="spellEnd"/>
      <w:r w:rsidRPr="007769E0">
        <w:rPr>
          <w:lang w:val="en-US"/>
        </w:rPr>
        <w:t xml:space="preserve"> de 2020;21(6):341–52. doi:10.1038/s41580-020-0237-9</w:t>
      </w:r>
    </w:p>
    <w:p w14:paraId="06B21C88" w14:textId="77777777" w:rsidR="00C26419" w:rsidRPr="007769E0" w:rsidRDefault="00C26419" w:rsidP="007769E0">
      <w:pPr>
        <w:pStyle w:val="Bibliografia"/>
        <w:rPr>
          <w:lang w:val="en-US"/>
        </w:rPr>
      </w:pPr>
      <w:r w:rsidRPr="007769E0">
        <w:rPr>
          <w:lang w:val="en-US"/>
        </w:rPr>
        <w:t>44.</w:t>
      </w:r>
      <w:r w:rsidRPr="007769E0">
        <w:rPr>
          <w:lang w:val="en-US"/>
        </w:rPr>
        <w:tab/>
        <w:t xml:space="preserve">Grossmann L, Jagla W, </w:t>
      </w:r>
      <w:proofErr w:type="spellStart"/>
      <w:r w:rsidRPr="007769E0">
        <w:rPr>
          <w:lang w:val="en-US"/>
        </w:rPr>
        <w:t>Bettstetter</w:t>
      </w:r>
      <w:proofErr w:type="spellEnd"/>
      <w:r w:rsidRPr="007769E0">
        <w:rPr>
          <w:lang w:val="en-US"/>
        </w:rPr>
        <w:t xml:space="preserve"> M, Bertz S, Schwarz-Furlan S, Richter T, et al. Gene Expression Profiling Provides an Improved Characterization of CD79B-Mutated Diffuse Large B-Cell Lymphomas. J Pers Med. 10 de </w:t>
      </w:r>
      <w:proofErr w:type="spellStart"/>
      <w:r w:rsidRPr="007769E0">
        <w:rPr>
          <w:lang w:val="en-US"/>
        </w:rPr>
        <w:t>novembro</w:t>
      </w:r>
      <w:proofErr w:type="spellEnd"/>
      <w:r w:rsidRPr="007769E0">
        <w:rPr>
          <w:lang w:val="en-US"/>
        </w:rPr>
        <w:t xml:space="preserve"> de 2025;15(11):548. doi:10.3390/jpm15110548</w:t>
      </w:r>
    </w:p>
    <w:p w14:paraId="79FD54BC" w14:textId="77777777" w:rsidR="00C26419" w:rsidRPr="007769E0" w:rsidRDefault="00C26419" w:rsidP="007769E0">
      <w:pPr>
        <w:pStyle w:val="Bibliografia"/>
      </w:pPr>
      <w:r w:rsidRPr="007769E0">
        <w:rPr>
          <w:lang w:val="en-US"/>
        </w:rPr>
        <w:t>45.</w:t>
      </w:r>
      <w:r w:rsidRPr="007769E0">
        <w:rPr>
          <w:lang w:val="en-US"/>
        </w:rPr>
        <w:tab/>
        <w:t xml:space="preserve">Tamura T, Yanai H, Savitsky D, Taniguchi T. The IRF Family Transcription Factors in Immunity and Oncogenesis. </w:t>
      </w:r>
      <w:proofErr w:type="spellStart"/>
      <w:r w:rsidRPr="007769E0">
        <w:t>Annu</w:t>
      </w:r>
      <w:proofErr w:type="spellEnd"/>
      <w:r w:rsidRPr="007769E0">
        <w:t xml:space="preserve"> </w:t>
      </w:r>
      <w:proofErr w:type="spellStart"/>
      <w:r w:rsidRPr="007769E0">
        <w:t>Rev</w:t>
      </w:r>
      <w:proofErr w:type="spellEnd"/>
      <w:r w:rsidRPr="007769E0">
        <w:t xml:space="preserve"> </w:t>
      </w:r>
      <w:proofErr w:type="spellStart"/>
      <w:r w:rsidRPr="007769E0">
        <w:t>Immunol</w:t>
      </w:r>
      <w:proofErr w:type="spellEnd"/>
      <w:r w:rsidRPr="007769E0">
        <w:t>. 1</w:t>
      </w:r>
      <w:r w:rsidRPr="007769E0">
        <w:rPr>
          <w:vertAlign w:val="superscript"/>
        </w:rPr>
        <w:t>o</w:t>
      </w:r>
      <w:r w:rsidRPr="007769E0">
        <w:t xml:space="preserve"> de abril de 2008;26(1):535–84. doi:10.1146/annurev.immunol.26.021607.090400</w:t>
      </w:r>
    </w:p>
    <w:p w14:paraId="06A8AD82" w14:textId="77777777" w:rsidR="00C26419" w:rsidRPr="007769E0" w:rsidRDefault="00C26419" w:rsidP="007769E0">
      <w:pPr>
        <w:pStyle w:val="Bibliografia"/>
      </w:pPr>
      <w:r w:rsidRPr="007769E0">
        <w:rPr>
          <w:lang w:val="en-US"/>
        </w:rPr>
        <w:t>46.</w:t>
      </w:r>
      <w:r w:rsidRPr="007769E0">
        <w:rPr>
          <w:lang w:val="en-US"/>
        </w:rPr>
        <w:tab/>
      </w:r>
      <w:proofErr w:type="spellStart"/>
      <w:r w:rsidRPr="007769E0">
        <w:rPr>
          <w:lang w:val="en-US"/>
        </w:rPr>
        <w:t>Ritthipichai</w:t>
      </w:r>
      <w:proofErr w:type="spellEnd"/>
      <w:r w:rsidRPr="007769E0">
        <w:rPr>
          <w:lang w:val="en-US"/>
        </w:rPr>
        <w:t xml:space="preserve"> K, Haymaker CL, Martinez M, Aschenbrenner A, Yi X, Zhang M, et al. Multifaceted Role of BTLA in the Control of CD8+ T-cell Fate after Antigen Encounter. </w:t>
      </w:r>
      <w:r w:rsidRPr="007769E0">
        <w:t xml:space="preserve">Clin </w:t>
      </w:r>
      <w:proofErr w:type="spellStart"/>
      <w:r w:rsidRPr="007769E0">
        <w:t>Cancer</w:t>
      </w:r>
      <w:proofErr w:type="spellEnd"/>
      <w:r w:rsidRPr="007769E0">
        <w:t xml:space="preserve"> Res. 12 de outubro de 2017;23(20):6151–64. doi:10.1158/1078-0432.CCR-16-1217</w:t>
      </w:r>
    </w:p>
    <w:p w14:paraId="1014F56C" w14:textId="77777777" w:rsidR="00C26419" w:rsidRPr="007769E0" w:rsidRDefault="00C26419" w:rsidP="007769E0">
      <w:pPr>
        <w:pStyle w:val="Bibliografia"/>
      </w:pPr>
      <w:r w:rsidRPr="007769E0">
        <w:t>47.</w:t>
      </w:r>
      <w:r w:rsidRPr="007769E0">
        <w:tab/>
      </w:r>
      <w:proofErr w:type="spellStart"/>
      <w:r w:rsidRPr="007769E0">
        <w:t>Haymaker</w:t>
      </w:r>
      <w:proofErr w:type="spellEnd"/>
      <w:r w:rsidRPr="007769E0">
        <w:t xml:space="preserve"> C, Wu RC, </w:t>
      </w:r>
      <w:proofErr w:type="spellStart"/>
      <w:r w:rsidRPr="007769E0">
        <w:t>Bernatchez</w:t>
      </w:r>
      <w:proofErr w:type="spellEnd"/>
      <w:r w:rsidRPr="007769E0">
        <w:t xml:space="preserve"> C, </w:t>
      </w:r>
      <w:proofErr w:type="spellStart"/>
      <w:r w:rsidRPr="007769E0">
        <w:t>Radvanyi</w:t>
      </w:r>
      <w:proofErr w:type="spellEnd"/>
      <w:r w:rsidRPr="007769E0">
        <w:t xml:space="preserve"> LG. </w:t>
      </w:r>
      <w:r w:rsidRPr="007769E0">
        <w:rPr>
          <w:lang w:val="en-US"/>
        </w:rPr>
        <w:t>PD-1 and BTLA and CD8</w:t>
      </w:r>
      <w:r w:rsidRPr="007769E0">
        <w:rPr>
          <w:vertAlign w:val="superscript"/>
          <w:lang w:val="en-US"/>
        </w:rPr>
        <w:t>+</w:t>
      </w:r>
      <w:r w:rsidRPr="007769E0">
        <w:rPr>
          <w:lang w:val="en-US"/>
        </w:rPr>
        <w:t xml:space="preserve"> T-cell “exhaustion” in cancer: “Exercising” an alternative viewpoint. </w:t>
      </w:r>
      <w:proofErr w:type="spellStart"/>
      <w:r w:rsidRPr="007769E0">
        <w:t>OncoImmunology</w:t>
      </w:r>
      <w:proofErr w:type="spellEnd"/>
      <w:r w:rsidRPr="007769E0">
        <w:t>. agosto de 2012;1(5):735–8. doi:10.4161/onci.20823</w:t>
      </w:r>
    </w:p>
    <w:p w14:paraId="5DABC76C" w14:textId="0B8549D8" w:rsidR="009E6639" w:rsidRPr="00B77446" w:rsidRDefault="009E6639" w:rsidP="00A34D3D">
      <w:pPr>
        <w:spacing w:after="0" w:line="480" w:lineRule="auto"/>
        <w:jc w:val="both"/>
        <w:rPr>
          <w:rFonts w:ascii="Times New Roman" w:hAnsi="Times New Roman" w:cs="Times New Roman"/>
          <w:lang w:val="en-US"/>
        </w:rPr>
      </w:pPr>
      <w:r w:rsidRPr="00B77446">
        <w:rPr>
          <w:rFonts w:ascii="Times New Roman" w:hAnsi="Times New Roman" w:cs="Times New Roman"/>
          <w:lang w:val="en-US"/>
        </w:rPr>
        <w:fldChar w:fldCharType="end"/>
      </w:r>
    </w:p>
    <w:p w14:paraId="45FF5476" w14:textId="0DCE9D9A" w:rsidR="00756E06" w:rsidRPr="009E3191" w:rsidRDefault="00172BCD" w:rsidP="00A34D3D">
      <w:pPr>
        <w:spacing w:after="0" w:line="480" w:lineRule="auto"/>
        <w:jc w:val="both"/>
        <w:rPr>
          <w:rFonts w:ascii="Times New Roman" w:hAnsi="Times New Roman" w:cs="Times New Roman"/>
        </w:rPr>
      </w:pPr>
      <w:proofErr w:type="spellStart"/>
      <w:r w:rsidRPr="009E3191">
        <w:rPr>
          <w:rFonts w:ascii="Times New Roman" w:hAnsi="Times New Roman" w:cs="Times New Roman"/>
          <w:b/>
          <w:bCs/>
        </w:rPr>
        <w:t>Supplementary</w:t>
      </w:r>
      <w:proofErr w:type="spellEnd"/>
      <w:r w:rsidRPr="009E3191">
        <w:rPr>
          <w:rFonts w:ascii="Times New Roman" w:hAnsi="Times New Roman" w:cs="Times New Roman"/>
          <w:b/>
          <w:bCs/>
        </w:rPr>
        <w:t xml:space="preserve">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w:t>
      </w:r>
      <w:r w:rsidRPr="00E96F36">
        <w:rPr>
          <w:rFonts w:ascii="Times New Roman" w:hAnsi="Times New Roman" w:cs="Times New Roman"/>
          <w:lang w:val="en-US"/>
        </w:rPr>
        <w:lastRenderedPageBreak/>
        <w:t xml:space="preserve">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w:t>
      </w:r>
      <w:proofErr w:type="spellStart"/>
      <w:r w:rsidRPr="00B03DC1">
        <w:rPr>
          <w:rFonts w:ascii="Times New Roman" w:hAnsi="Times New Roman" w:cs="Times New Roman"/>
          <w:lang w:val="en-US"/>
        </w:rPr>
        <w:t>p_value</w:t>
      </w:r>
      <w:proofErr w:type="spellEnd"/>
      <w:r w:rsidRPr="00B03DC1">
        <w:rPr>
          <w:rFonts w:ascii="Times New Roman" w:hAnsi="Times New Roman" w:cs="Times New Roman"/>
          <w:lang w:val="en-US"/>
        </w:rPr>
        <w:t>) were derived using non-parametric statistical testing (the Wilcoxon rank-sum/Mann-Whitney U test for independent groups, or the Wilcoxon signed-rank test for paired longitudinal samples). To ensure statistical rigor and preserve biological power, adjusted p-values (</w:t>
      </w:r>
      <w:proofErr w:type="spellStart"/>
      <w:r w:rsidRPr="00B03DC1">
        <w:rPr>
          <w:rFonts w:ascii="Times New Roman" w:hAnsi="Times New Roman" w:cs="Times New Roman"/>
          <w:lang w:val="en-US"/>
        </w:rPr>
        <w:t>padj_BH</w:t>
      </w:r>
      <w:proofErr w:type="spellEnd"/>
      <w:r w:rsidRPr="00B03DC1">
        <w:rPr>
          <w:rFonts w:ascii="Times New Roman" w:hAnsi="Times New Roman" w:cs="Times New Roman"/>
          <w:lang w:val="en-US"/>
        </w:rPr>
        <w:t xml:space="preserve"> and </w:t>
      </w:r>
      <w:proofErr w:type="spellStart"/>
      <w:r w:rsidRPr="00B03DC1">
        <w:rPr>
          <w:rFonts w:ascii="Times New Roman" w:hAnsi="Times New Roman" w:cs="Times New Roman"/>
          <w:lang w:val="en-US"/>
        </w:rPr>
        <w:t>label_padj</w:t>
      </w:r>
      <w:proofErr w:type="spellEnd"/>
      <w:r w:rsidRPr="00B03DC1">
        <w:rPr>
          <w:rFonts w:ascii="Times New Roman" w:hAnsi="Times New Roman" w:cs="Times New Roman"/>
          <w:lang w:val="en-US"/>
        </w:rPr>
        <w:t>)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proofErr w:type="spellStart"/>
            <w:r w:rsidRPr="00756E06">
              <w:rPr>
                <w:rFonts w:ascii="Times New Roman" w:hAnsi="Times New Roman" w:cs="Times New Roman"/>
                <w:b/>
                <w:bCs/>
                <w:i w:val="0"/>
                <w:iCs w:val="0"/>
              </w:rPr>
              <w:t>Cohort</w:t>
            </w:r>
            <w:proofErr w:type="spellEnd"/>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 xml:space="preserve">Gene </w:t>
            </w:r>
            <w:proofErr w:type="spellStart"/>
            <w:r w:rsidRPr="00756E06">
              <w:rPr>
                <w:rFonts w:ascii="Times New Roman" w:hAnsi="Times New Roman" w:cs="Times New Roman"/>
                <w:b/>
                <w:bCs/>
                <w:i w:val="0"/>
                <w:iCs w:val="0"/>
              </w:rPr>
              <w:t>group</w:t>
            </w:r>
            <w:proofErr w:type="spellEnd"/>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p_value</w:t>
            </w:r>
            <w:proofErr w:type="spellEnd"/>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padj_BH</w:t>
            </w:r>
            <w:proofErr w:type="spellEnd"/>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label_padj</w:t>
            </w:r>
            <w:proofErr w:type="spellEnd"/>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w:t>
            </w:r>
            <w:proofErr w:type="spellStart"/>
            <w:r w:rsidRPr="00756E06">
              <w:rPr>
                <w:rFonts w:ascii="Times New Roman" w:hAnsi="Times New Roman" w:cs="Times New Roman"/>
              </w:rPr>
              <w:t>Axi-cel</w:t>
            </w:r>
            <w:proofErr w:type="spellEnd"/>
            <w:r w:rsidRPr="00756E06">
              <w:rPr>
                <w:rFonts w:ascii="Times New Roman" w:hAnsi="Times New Roman" w:cs="Times New Roman"/>
              </w:rPr>
              <w:t>)</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Exhausted</w:t>
            </w:r>
            <w:proofErr w:type="spellEnd"/>
            <w:r w:rsidRPr="00756E06">
              <w:rPr>
                <w:rFonts w:ascii="Times New Roman" w:hAnsi="Times New Roman" w:cs="Times New Roman"/>
              </w:rPr>
              <w:t xml:space="preserve">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w:t>
            </w:r>
            <w:proofErr w:type="spellStart"/>
            <w:r w:rsidRPr="00756E06">
              <w:rPr>
                <w:rFonts w:ascii="Times New Roman" w:hAnsi="Times New Roman" w:cs="Times New Roman"/>
              </w:rPr>
              <w:t>Axi-cel</w:t>
            </w:r>
            <w:proofErr w:type="spellEnd"/>
            <w:r w:rsidRPr="00756E06">
              <w:rPr>
                <w:rFonts w:ascii="Times New Roman" w:hAnsi="Times New Roman" w:cs="Times New Roman"/>
              </w:rPr>
              <w:t>)</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w:t>
      </w:r>
      <w:proofErr w:type="spellStart"/>
      <w:r w:rsidRPr="000C069A">
        <w:rPr>
          <w:rFonts w:ascii="Times New Roman" w:hAnsi="Times New Roman" w:cs="Times New Roman"/>
          <w:lang w:val="en-US"/>
        </w:rPr>
        <w:t>logFC</w:t>
      </w:r>
      <w:proofErr w:type="spellEnd"/>
      <w:r w:rsidRPr="000C069A">
        <w:rPr>
          <w:rFonts w:ascii="Times New Roman" w:hAnsi="Times New Roman" w:cs="Times New Roman"/>
          <w:lang w:val="en-US"/>
        </w:rPr>
        <w:t>), alongside its mean expression across all contrast samples (</w:t>
      </w:r>
      <w:proofErr w:type="spellStart"/>
      <w:r w:rsidRPr="000C069A">
        <w:rPr>
          <w:rFonts w:ascii="Times New Roman" w:hAnsi="Times New Roman" w:cs="Times New Roman"/>
          <w:lang w:val="en-US"/>
        </w:rPr>
        <w:t>AveExpr</w:t>
      </w:r>
      <w:proofErr w:type="spellEnd"/>
      <w:r w:rsidRPr="000C069A">
        <w:rPr>
          <w:rFonts w:ascii="Times New Roman" w:hAnsi="Times New Roman" w:cs="Times New Roman"/>
          <w:lang w:val="en-US"/>
        </w:rPr>
        <w:t>). Statistical inferences for each group comparison (contrast and comparison) are derived from empirical Bayes moderated t-statistics (t) and the log-odds of differential expression (B). Statistical significance is denoted by the nominal p-value (</w:t>
      </w:r>
      <w:proofErr w:type="spellStart"/>
      <w:proofErr w:type="gramStart"/>
      <w:r w:rsidRPr="000C069A">
        <w:rPr>
          <w:rFonts w:ascii="Times New Roman" w:hAnsi="Times New Roman" w:cs="Times New Roman"/>
          <w:lang w:val="en-US"/>
        </w:rPr>
        <w:t>P.Value</w:t>
      </w:r>
      <w:proofErr w:type="spellEnd"/>
      <w:proofErr w:type="gramEnd"/>
      <w:r w:rsidRPr="000C069A">
        <w:rPr>
          <w:rFonts w:ascii="Times New Roman" w:hAnsi="Times New Roman" w:cs="Times New Roman"/>
          <w:lang w:val="en-US"/>
        </w:rPr>
        <w:t>) and the adjusted p-value (</w:t>
      </w:r>
      <w:proofErr w:type="spellStart"/>
      <w:r w:rsidRPr="000C069A">
        <w:rPr>
          <w:rFonts w:ascii="Times New Roman" w:hAnsi="Times New Roman" w:cs="Times New Roman"/>
          <w:lang w:val="en-US"/>
        </w:rPr>
        <w:t>adj.</w:t>
      </w:r>
      <w:proofErr w:type="gramStart"/>
      <w:r w:rsidRPr="000C069A">
        <w:rPr>
          <w:rFonts w:ascii="Times New Roman" w:hAnsi="Times New Roman" w:cs="Times New Roman"/>
          <w:lang w:val="en-US"/>
        </w:rPr>
        <w:t>P.Val</w:t>
      </w:r>
      <w:proofErr w:type="spellEnd"/>
      <w:proofErr w:type="gramEnd"/>
      <w:r w:rsidRPr="000C069A">
        <w:rPr>
          <w:rFonts w:ascii="Times New Roman" w:hAnsi="Times New Roman" w:cs="Times New Roman"/>
          <w:lang w:val="en-US"/>
        </w:rPr>
        <w:t>) rigorously corrected for multiple comparisons using the Benjamini-Hochberg False Discovery Rate (FDR) control method. The definitive biological direction of transcriptional enrichment for each gene is explicitly summarized (</w:t>
      </w:r>
      <w:proofErr w:type="spellStart"/>
      <w:r w:rsidRPr="000C069A">
        <w:rPr>
          <w:rFonts w:ascii="Times New Roman" w:hAnsi="Times New Roman" w:cs="Times New Roman"/>
          <w:lang w:val="en-US"/>
        </w:rPr>
        <w:t>direction_RawP</w:t>
      </w:r>
      <w:proofErr w:type="spellEnd"/>
      <w:r w:rsidRPr="000C069A">
        <w:rPr>
          <w:rFonts w:ascii="Times New Roman" w:hAnsi="Times New Roman" w:cs="Times New Roman"/>
          <w:lang w:val="en-US"/>
        </w:rPr>
        <w:t>).</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logFC</w:t>
            </w:r>
            <w:proofErr w:type="spellEnd"/>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AveExpr</w:t>
            </w:r>
            <w:proofErr w:type="spellEnd"/>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520ED2">
              <w:rPr>
                <w:rFonts w:ascii="Times New Roman" w:hAnsi="Times New Roman" w:cs="Times New Roman"/>
              </w:rPr>
              <w:t>P.Value</w:t>
            </w:r>
            <w:proofErr w:type="spellEnd"/>
            <w:proofErr w:type="gramEnd"/>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adj.</w:t>
            </w:r>
            <w:proofErr w:type="gramStart"/>
            <w:r w:rsidRPr="00520ED2">
              <w:rPr>
                <w:rFonts w:ascii="Times New Roman" w:hAnsi="Times New Roman" w:cs="Times New Roman"/>
              </w:rPr>
              <w:t>P.Val</w:t>
            </w:r>
            <w:proofErr w:type="spellEnd"/>
            <w:proofErr w:type="gramEnd"/>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comparison</w:t>
            </w:r>
            <w:proofErr w:type="spellEnd"/>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direction_RawP</w:t>
            </w:r>
            <w:proofErr w:type="spellEnd"/>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w:t>
      </w:r>
      <w:proofErr w:type="spellStart"/>
      <w:r w:rsidRPr="000C069A">
        <w:rPr>
          <w:rFonts w:ascii="Times New Roman" w:hAnsi="Times New Roman" w:cs="Times New Roman"/>
          <w:lang w:val="en-US"/>
        </w:rPr>
        <w:t>MSigDB</w:t>
      </w:r>
      <w:proofErr w:type="spellEnd"/>
      <w:r w:rsidRPr="000C069A">
        <w:rPr>
          <w:rFonts w:ascii="Times New Roman" w:hAnsi="Times New Roman" w:cs="Times New Roman"/>
          <w:lang w:val="en-US"/>
        </w:rPr>
        <w:t>),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w:t>
      </w:r>
      <w:proofErr w:type="spellStart"/>
      <w:r w:rsidRPr="000C069A">
        <w:rPr>
          <w:rFonts w:ascii="Times New Roman" w:hAnsi="Times New Roman" w:cs="Times New Roman"/>
          <w:lang w:val="en-US"/>
        </w:rPr>
        <w:t>pval</w:t>
      </w:r>
      <w:proofErr w:type="spellEnd"/>
      <w:r w:rsidRPr="000C069A">
        <w:rPr>
          <w:rFonts w:ascii="Times New Roman" w:hAnsi="Times New Roman" w:cs="Times New Roman"/>
          <w:lang w:val="en-US"/>
        </w:rPr>
        <w:t>), accompanied by the computational log error estimate (log2err) and the adjusted p-value (</w:t>
      </w:r>
      <w:proofErr w:type="spellStart"/>
      <w:r w:rsidRPr="000C069A">
        <w:rPr>
          <w:rFonts w:ascii="Times New Roman" w:hAnsi="Times New Roman" w:cs="Times New Roman"/>
          <w:lang w:val="en-US"/>
        </w:rPr>
        <w:t>padj</w:t>
      </w:r>
      <w:proofErr w:type="spellEnd"/>
      <w:r w:rsidRPr="000C069A">
        <w:rPr>
          <w:rFonts w:ascii="Times New Roman" w:hAnsi="Times New Roman" w:cs="Times New Roman"/>
          <w:lang w:val="en-US"/>
        </w:rPr>
        <w:t>)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proofErr w:type="spellStart"/>
            <w:r w:rsidRPr="000C069A">
              <w:rPr>
                <w:rFonts w:ascii="Times New Roman" w:hAnsi="Times New Roman" w:cs="Times New Roman"/>
              </w:rPr>
              <w:t>pathway</w:t>
            </w:r>
            <w:proofErr w:type="spellEnd"/>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pval</w:t>
            </w:r>
            <w:proofErr w:type="spellEnd"/>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padj</w:t>
            </w:r>
            <w:proofErr w:type="spellEnd"/>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size</w:t>
            </w:r>
            <w:proofErr w:type="spellEnd"/>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Cohort</w:t>
            </w:r>
            <w:proofErr w:type="spellEnd"/>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w:t>
      </w:r>
      <w:proofErr w:type="spellStart"/>
      <w:r w:rsidRPr="00D81832">
        <w:rPr>
          <w:rFonts w:ascii="Times New Roman" w:hAnsi="Times New Roman" w:cs="Times New Roman"/>
          <w:b/>
          <w:bCs/>
          <w:lang w:val="en-US"/>
        </w:rPr>
        <w:t>NanoString</w:t>
      </w:r>
      <w:proofErr w:type="spellEnd"/>
      <w:r w:rsidRPr="00D81832">
        <w:rPr>
          <w:rFonts w:ascii="Times New Roman" w:hAnsi="Times New Roman" w:cs="Times New Roman"/>
          <w:b/>
          <w:bCs/>
          <w:lang w:val="en-US"/>
        </w:rPr>
        <w:t xml:space="preserve">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w:t>
      </w:r>
      <w:proofErr w:type="spellStart"/>
      <w:r w:rsidRPr="00D81832">
        <w:rPr>
          <w:rFonts w:ascii="Times New Roman" w:hAnsi="Times New Roman" w:cs="Times New Roman"/>
          <w:lang w:val="en-US"/>
        </w:rPr>
        <w:t>logFC</w:t>
      </w:r>
      <w:proofErr w:type="spellEnd"/>
      <w:r w:rsidRPr="00D81832">
        <w:rPr>
          <w:rFonts w:ascii="Times New Roman" w:hAnsi="Times New Roman" w:cs="Times New Roman"/>
          <w:lang w:val="en-US"/>
        </w:rPr>
        <w:t>), the cohort mean expression (</w:t>
      </w:r>
      <w:proofErr w:type="spellStart"/>
      <w:r w:rsidRPr="00D81832">
        <w:rPr>
          <w:rFonts w:ascii="Times New Roman" w:hAnsi="Times New Roman" w:cs="Times New Roman"/>
          <w:lang w:val="en-US"/>
        </w:rPr>
        <w:t>AveExpr</w:t>
      </w:r>
      <w:proofErr w:type="spellEnd"/>
      <w:r w:rsidRPr="00D81832">
        <w:rPr>
          <w:rFonts w:ascii="Times New Roman" w:hAnsi="Times New Roman" w:cs="Times New Roman"/>
          <w:lang w:val="en-US"/>
        </w:rPr>
        <w:t>), the empirical moderated t-statistic (t), and the differential log-odds (B). Significance was evaluated via the nominal p-value (</w:t>
      </w:r>
      <w:proofErr w:type="spellStart"/>
      <w:proofErr w:type="gramStart"/>
      <w:r w:rsidRPr="00D81832">
        <w:rPr>
          <w:rFonts w:ascii="Times New Roman" w:hAnsi="Times New Roman" w:cs="Times New Roman"/>
          <w:lang w:val="en-US"/>
        </w:rPr>
        <w:t>P.Value</w:t>
      </w:r>
      <w:proofErr w:type="spellEnd"/>
      <w:proofErr w:type="gramEnd"/>
      <w:r w:rsidRPr="00D81832">
        <w:rPr>
          <w:rFonts w:ascii="Times New Roman" w:hAnsi="Times New Roman" w:cs="Times New Roman"/>
          <w:lang w:val="en-US"/>
        </w:rPr>
        <w:t>) and subsequently corrected for multiple testing scenarios using the Benjamini-Hochberg FDR method (</w:t>
      </w:r>
      <w:proofErr w:type="spellStart"/>
      <w:r w:rsidRPr="00D81832">
        <w:rPr>
          <w:rFonts w:ascii="Times New Roman" w:hAnsi="Times New Roman" w:cs="Times New Roman"/>
          <w:lang w:val="en-US"/>
        </w:rPr>
        <w:t>adj.</w:t>
      </w:r>
      <w:proofErr w:type="gramStart"/>
      <w:r w:rsidRPr="00D81832">
        <w:rPr>
          <w:rFonts w:ascii="Times New Roman" w:hAnsi="Times New Roman" w:cs="Times New Roman"/>
          <w:lang w:val="en-US"/>
        </w:rPr>
        <w:t>P.Val</w:t>
      </w:r>
      <w:proofErr w:type="spellEnd"/>
      <w:proofErr w:type="gramEnd"/>
      <w:r w:rsidRPr="00D81832">
        <w:rPr>
          <w:rFonts w:ascii="Times New Roman" w:hAnsi="Times New Roman" w:cs="Times New Roman"/>
          <w:lang w:val="en-US"/>
        </w:rPr>
        <w:t>).</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logFC</w:t>
            </w:r>
            <w:proofErr w:type="spellEnd"/>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AveExpr</w:t>
            </w:r>
            <w:proofErr w:type="spellEnd"/>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81832">
              <w:rPr>
                <w:rFonts w:ascii="Times New Roman" w:hAnsi="Times New Roman" w:cs="Times New Roman"/>
              </w:rPr>
              <w:t>P.Value</w:t>
            </w:r>
            <w:proofErr w:type="spellEnd"/>
            <w:proofErr w:type="gramEnd"/>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adj.</w:t>
            </w:r>
            <w:proofErr w:type="gramStart"/>
            <w:r w:rsidRPr="00D81832">
              <w:rPr>
                <w:rFonts w:ascii="Times New Roman" w:hAnsi="Times New Roman" w:cs="Times New Roman"/>
              </w:rPr>
              <w:t>P.Val</w:t>
            </w:r>
            <w:proofErr w:type="spellEnd"/>
            <w:proofErr w:type="gramEnd"/>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comparison</w:t>
            </w:r>
            <w:proofErr w:type="spellEnd"/>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direction_RawP</w:t>
            </w:r>
            <w:proofErr w:type="spellEnd"/>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Myeloid</w:t>
            </w:r>
            <w:proofErr w:type="spellEnd"/>
            <w:r w:rsidRPr="00D81832">
              <w:rPr>
                <w:rFonts w:ascii="Times New Roman" w:hAnsi="Times New Roman" w:cs="Times New Roman"/>
                <w:b w:val="0"/>
                <w:bCs w:val="0"/>
              </w:rPr>
              <w:t xml:space="preserve">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Endothelial</w:t>
            </w:r>
            <w:proofErr w:type="spellEnd"/>
            <w:r w:rsidRPr="00D81832">
              <w:rPr>
                <w:rFonts w:ascii="Times New Roman" w:hAnsi="Times New Roman" w:cs="Times New Roman"/>
                <w:b w:val="0"/>
                <w:bCs w:val="0"/>
              </w:rPr>
              <w:t xml:space="preserve">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Cytotoxic</w:t>
            </w:r>
            <w:proofErr w:type="spellEnd"/>
            <w:r w:rsidRPr="00D81832">
              <w:rPr>
                <w:rFonts w:ascii="Times New Roman" w:hAnsi="Times New Roman" w:cs="Times New Roman"/>
                <w:b w:val="0"/>
                <w:bCs w:val="0"/>
              </w:rPr>
              <w:t xml:space="preserve">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lastRenderedPageBreak/>
              <w:t>Glycolytic</w:t>
            </w:r>
            <w:proofErr w:type="spellEnd"/>
            <w:r w:rsidRPr="00D81832">
              <w:rPr>
                <w:rFonts w:ascii="Times New Roman" w:hAnsi="Times New Roman" w:cs="Times New Roman"/>
                <w:b w:val="0"/>
                <w:bCs w:val="0"/>
              </w:rPr>
              <w:t xml:space="preserve">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Inflammatory</w:t>
            </w:r>
            <w:proofErr w:type="spellEnd"/>
            <w:r w:rsidRPr="00D81832">
              <w:rPr>
                <w:rFonts w:ascii="Times New Roman" w:hAnsi="Times New Roman" w:cs="Times New Roman"/>
                <w:b w:val="0"/>
                <w:bCs w:val="0"/>
              </w:rPr>
              <w:t xml:space="preserve">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Exhausted</w:t>
            </w:r>
            <w:proofErr w:type="spellEnd"/>
            <w:r w:rsidRPr="00D81832">
              <w:rPr>
                <w:rFonts w:ascii="Times New Roman" w:hAnsi="Times New Roman" w:cs="Times New Roman"/>
                <w:b w:val="0"/>
                <w:bCs w:val="0"/>
              </w:rPr>
              <w:t xml:space="preserve">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w:t>
      </w:r>
      <w:proofErr w:type="spellStart"/>
      <w:r w:rsidRPr="0094675C">
        <w:rPr>
          <w:rFonts w:ascii="Times New Roman" w:hAnsi="Times New Roman" w:cs="Times New Roman"/>
          <w:lang w:val="en-US"/>
        </w:rPr>
        <w:t>MSigDB</w:t>
      </w:r>
      <w:proofErr w:type="spellEnd"/>
      <w:r w:rsidRPr="0094675C">
        <w:rPr>
          <w:rFonts w:ascii="Times New Roman" w:hAnsi="Times New Roman" w:cs="Times New Roman"/>
          <w:lang w:val="en-US"/>
        </w:rPr>
        <w:t xml:space="preserve">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BFBC740"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w:t>
      </w:r>
      <w:proofErr w:type="spellStart"/>
      <w:r w:rsidRPr="004B3329">
        <w:rPr>
          <w:rFonts w:ascii="Times New Roman" w:hAnsi="Times New Roman" w:cs="Times New Roman"/>
          <w:lang w:val="en-US"/>
        </w:rPr>
        <w:t>KM_PValue</w:t>
      </w:r>
      <w:proofErr w:type="spellEnd"/>
      <w:r w:rsidRPr="004B3329">
        <w:rPr>
          <w:rFonts w:ascii="Times New Roman" w:hAnsi="Times New Roman" w:cs="Times New Roman"/>
          <w:lang w:val="en-US"/>
        </w:rPr>
        <w:t>) alongside the initial univariate Cox proportional hazards regression metrics (</w:t>
      </w:r>
      <w:proofErr w:type="spellStart"/>
      <w:r w:rsidRPr="004B3329">
        <w:rPr>
          <w:rFonts w:ascii="Times New Roman" w:hAnsi="Times New Roman" w:cs="Times New Roman"/>
          <w:lang w:val="en-US"/>
        </w:rPr>
        <w:t>UniCox_PValue</w:t>
      </w:r>
      <w:proofErr w:type="spellEnd"/>
      <w:r w:rsidRPr="004B3329">
        <w:rPr>
          <w:rFonts w:ascii="Times New Roman" w:hAnsi="Times New Roman" w:cs="Times New Roman"/>
          <w:lang w:val="en-US"/>
        </w:rPr>
        <w:t xml:space="preserve"> and </w:t>
      </w:r>
      <w:proofErr w:type="spellStart"/>
      <w:r w:rsidRPr="004B3329">
        <w:rPr>
          <w:rFonts w:ascii="Times New Roman" w:hAnsi="Times New Roman" w:cs="Times New Roman"/>
          <w:lang w:val="en-US"/>
        </w:rPr>
        <w:t>UniCox_HR</w:t>
      </w:r>
      <w:proofErr w:type="spellEnd"/>
      <w:r w:rsidRPr="004B3329">
        <w:rPr>
          <w:rFonts w:ascii="Times New Roman" w:hAnsi="Times New Roman" w:cs="Times New Roman"/>
          <w:lang w:val="en-US"/>
        </w:rPr>
        <w:t>). For biomarkers subjected to independent validation, multivariable Cox model metrics are presented, encompassing the Hazard Ratio adjusted for clinical covariates (</w:t>
      </w:r>
      <w:proofErr w:type="spellStart"/>
      <w:r w:rsidRPr="004B3329">
        <w:rPr>
          <w:rFonts w:ascii="Times New Roman" w:hAnsi="Times New Roman" w:cs="Times New Roman"/>
          <w:lang w:val="en-US"/>
        </w:rPr>
        <w:t>MultiCox_HR</w:t>
      </w:r>
      <w:proofErr w:type="spellEnd"/>
      <w:r w:rsidRPr="004B3329">
        <w:rPr>
          <w:rFonts w:ascii="Times New Roman" w:hAnsi="Times New Roman" w:cs="Times New Roman"/>
          <w:lang w:val="en-US"/>
        </w:rPr>
        <w:t>), the corresponding 95% confidence intervals (</w:t>
      </w:r>
      <w:proofErr w:type="spellStart"/>
      <w:r w:rsidRPr="004B3329">
        <w:rPr>
          <w:rFonts w:ascii="Times New Roman" w:hAnsi="Times New Roman" w:cs="Times New Roman"/>
          <w:lang w:val="en-US"/>
        </w:rPr>
        <w:t>CI_lower</w:t>
      </w:r>
      <w:proofErr w:type="spellEnd"/>
      <w:r w:rsidRPr="004B3329">
        <w:rPr>
          <w:rFonts w:ascii="Times New Roman" w:hAnsi="Times New Roman" w:cs="Times New Roman"/>
          <w:lang w:val="en-US"/>
        </w:rPr>
        <w:t xml:space="preserve"> and </w:t>
      </w:r>
      <w:proofErr w:type="spellStart"/>
      <w:r w:rsidRPr="004B3329">
        <w:rPr>
          <w:rFonts w:ascii="Times New Roman" w:hAnsi="Times New Roman" w:cs="Times New Roman"/>
          <w:lang w:val="en-US"/>
        </w:rPr>
        <w:t>CI_upper</w:t>
      </w:r>
      <w:proofErr w:type="spellEnd"/>
      <w:r w:rsidRPr="004B3329">
        <w:rPr>
          <w:rFonts w:ascii="Times New Roman" w:hAnsi="Times New Roman" w:cs="Times New Roman"/>
          <w:lang w:val="en-US"/>
        </w:rPr>
        <w:t>), and the final adjusted statistical significance (</w:t>
      </w:r>
      <w:proofErr w:type="spellStart"/>
      <w:r w:rsidRPr="004B3329">
        <w:rPr>
          <w:rFonts w:ascii="Times New Roman" w:hAnsi="Times New Roman" w:cs="Times New Roman"/>
          <w:lang w:val="en-US"/>
        </w:rPr>
        <w:t>MultiCox_PValue</w:t>
      </w:r>
      <w:proofErr w:type="spellEnd"/>
      <w:r w:rsidRPr="004B3329">
        <w:rPr>
          <w:rFonts w:ascii="Times New Roman" w:hAnsi="Times New Roman" w:cs="Times New Roman"/>
          <w:lang w:val="en-US"/>
        </w:rPr>
        <w:t xml:space="preserv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KM_PValue</w:t>
            </w:r>
            <w:proofErr w:type="spellEnd"/>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UniCox_PValue</w:t>
            </w:r>
            <w:proofErr w:type="spellEnd"/>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UniCox_HR</w:t>
            </w:r>
            <w:proofErr w:type="spellEnd"/>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MultiCox_HR</w:t>
            </w:r>
            <w:proofErr w:type="spellEnd"/>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CI_lower</w:t>
            </w:r>
            <w:proofErr w:type="spellEnd"/>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CI_upper</w:t>
            </w:r>
            <w:proofErr w:type="spellEnd"/>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MultiCox_PValue</w:t>
            </w:r>
            <w:proofErr w:type="spellEnd"/>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D32E" w14:textId="77777777" w:rsidR="00B01F54" w:rsidRDefault="00B01F54" w:rsidP="000853FE">
      <w:pPr>
        <w:spacing w:after="0" w:line="240" w:lineRule="auto"/>
      </w:pPr>
      <w:r>
        <w:separator/>
      </w:r>
    </w:p>
  </w:endnote>
  <w:endnote w:type="continuationSeparator" w:id="0">
    <w:p w14:paraId="02CAB79D" w14:textId="77777777" w:rsidR="00B01F54" w:rsidRDefault="00B01F54"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IX Two Text">
    <w:altName w:val="Calibri"/>
    <w:charset w:val="00"/>
    <w:family w:val="auto"/>
    <w:pitch w:val="variable"/>
    <w:sig w:usb0="A00002FF" w:usb1="0000001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16F2" w14:textId="77777777" w:rsidR="00B01F54" w:rsidRDefault="00B01F54" w:rsidP="000853FE">
      <w:pPr>
        <w:spacing w:after="0" w:line="240" w:lineRule="auto"/>
      </w:pPr>
      <w:r>
        <w:separator/>
      </w:r>
    </w:p>
  </w:footnote>
  <w:footnote w:type="continuationSeparator" w:id="0">
    <w:p w14:paraId="50BC4855" w14:textId="77777777" w:rsidR="00B01F54" w:rsidRDefault="00B01F54"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Resende">
    <w15:presenceInfo w15:providerId="Windows Live" w15:userId="0b79263b250b8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P443D493Z184W515"/>
    <w:docVar w:name="paperpile-doc-name" w:val="Resende_etal_CD19_DLBCL_transcriptomic_20260813_EL.docx"/>
  </w:docVars>
  <w:rsids>
    <w:rsidRoot w:val="004772B8"/>
    <w:rsid w:val="00010CC5"/>
    <w:rsid w:val="00012DC6"/>
    <w:rsid w:val="00016BF0"/>
    <w:rsid w:val="000222F6"/>
    <w:rsid w:val="00046AEC"/>
    <w:rsid w:val="000471D9"/>
    <w:rsid w:val="00052765"/>
    <w:rsid w:val="00060ACD"/>
    <w:rsid w:val="000853FE"/>
    <w:rsid w:val="00090C4A"/>
    <w:rsid w:val="000A38F5"/>
    <w:rsid w:val="000B3C8E"/>
    <w:rsid w:val="000B7264"/>
    <w:rsid w:val="000C069A"/>
    <w:rsid w:val="000C3754"/>
    <w:rsid w:val="000C3C2A"/>
    <w:rsid w:val="000C549A"/>
    <w:rsid w:val="000C620A"/>
    <w:rsid w:val="000D4235"/>
    <w:rsid w:val="000E029F"/>
    <w:rsid w:val="000F27A7"/>
    <w:rsid w:val="000F5417"/>
    <w:rsid w:val="00110B33"/>
    <w:rsid w:val="001334A8"/>
    <w:rsid w:val="00155307"/>
    <w:rsid w:val="001653A8"/>
    <w:rsid w:val="00172BCD"/>
    <w:rsid w:val="00181890"/>
    <w:rsid w:val="001C1775"/>
    <w:rsid w:val="001C58E5"/>
    <w:rsid w:val="001D256D"/>
    <w:rsid w:val="001E6EA0"/>
    <w:rsid w:val="001E7A8E"/>
    <w:rsid w:val="001F60D7"/>
    <w:rsid w:val="002019F0"/>
    <w:rsid w:val="00235950"/>
    <w:rsid w:val="002523A8"/>
    <w:rsid w:val="002529F8"/>
    <w:rsid w:val="002556E8"/>
    <w:rsid w:val="00266AFB"/>
    <w:rsid w:val="00273731"/>
    <w:rsid w:val="00290E47"/>
    <w:rsid w:val="00296070"/>
    <w:rsid w:val="002A0B55"/>
    <w:rsid w:val="002D143D"/>
    <w:rsid w:val="002D68B7"/>
    <w:rsid w:val="002E57B9"/>
    <w:rsid w:val="002F0054"/>
    <w:rsid w:val="003000CC"/>
    <w:rsid w:val="00301DBD"/>
    <w:rsid w:val="00303E8C"/>
    <w:rsid w:val="00311D8C"/>
    <w:rsid w:val="00316979"/>
    <w:rsid w:val="00316F71"/>
    <w:rsid w:val="003329D1"/>
    <w:rsid w:val="0035187C"/>
    <w:rsid w:val="0035314A"/>
    <w:rsid w:val="0035349A"/>
    <w:rsid w:val="003570CB"/>
    <w:rsid w:val="00370D26"/>
    <w:rsid w:val="003933FD"/>
    <w:rsid w:val="0039501B"/>
    <w:rsid w:val="003A031D"/>
    <w:rsid w:val="003A277B"/>
    <w:rsid w:val="003A4B4A"/>
    <w:rsid w:val="003B784F"/>
    <w:rsid w:val="003C1930"/>
    <w:rsid w:val="003E55E2"/>
    <w:rsid w:val="003E5AC9"/>
    <w:rsid w:val="003E76B2"/>
    <w:rsid w:val="003F0F44"/>
    <w:rsid w:val="00403188"/>
    <w:rsid w:val="0042659F"/>
    <w:rsid w:val="00447E16"/>
    <w:rsid w:val="0045217D"/>
    <w:rsid w:val="004531FD"/>
    <w:rsid w:val="00456FAC"/>
    <w:rsid w:val="004772B8"/>
    <w:rsid w:val="004778E0"/>
    <w:rsid w:val="004814A9"/>
    <w:rsid w:val="00497D37"/>
    <w:rsid w:val="004A642B"/>
    <w:rsid w:val="004B3329"/>
    <w:rsid w:val="004C4438"/>
    <w:rsid w:val="004C6A2E"/>
    <w:rsid w:val="004D41C2"/>
    <w:rsid w:val="004E497C"/>
    <w:rsid w:val="004E4D65"/>
    <w:rsid w:val="004E53FA"/>
    <w:rsid w:val="00501D1E"/>
    <w:rsid w:val="00506BCC"/>
    <w:rsid w:val="00520ED2"/>
    <w:rsid w:val="00525070"/>
    <w:rsid w:val="00525573"/>
    <w:rsid w:val="005451B7"/>
    <w:rsid w:val="00586D09"/>
    <w:rsid w:val="005A5B9F"/>
    <w:rsid w:val="005C2D0A"/>
    <w:rsid w:val="005C5ADE"/>
    <w:rsid w:val="005D1837"/>
    <w:rsid w:val="005D2DD0"/>
    <w:rsid w:val="005D3179"/>
    <w:rsid w:val="005E410C"/>
    <w:rsid w:val="005E7F5A"/>
    <w:rsid w:val="005F7D1C"/>
    <w:rsid w:val="00624BDB"/>
    <w:rsid w:val="0067644F"/>
    <w:rsid w:val="00677FE0"/>
    <w:rsid w:val="00697A56"/>
    <w:rsid w:val="006A1C79"/>
    <w:rsid w:val="006A1CDB"/>
    <w:rsid w:val="006A323C"/>
    <w:rsid w:val="006A6532"/>
    <w:rsid w:val="006A742B"/>
    <w:rsid w:val="006B2A9E"/>
    <w:rsid w:val="006C5529"/>
    <w:rsid w:val="006D499B"/>
    <w:rsid w:val="006E66A3"/>
    <w:rsid w:val="006F1996"/>
    <w:rsid w:val="00717163"/>
    <w:rsid w:val="00724108"/>
    <w:rsid w:val="00724CF8"/>
    <w:rsid w:val="00731475"/>
    <w:rsid w:val="00756E06"/>
    <w:rsid w:val="0075753B"/>
    <w:rsid w:val="00771A95"/>
    <w:rsid w:val="007769E0"/>
    <w:rsid w:val="0079113B"/>
    <w:rsid w:val="007D5F2B"/>
    <w:rsid w:val="007E3E9D"/>
    <w:rsid w:val="007F24FD"/>
    <w:rsid w:val="00813502"/>
    <w:rsid w:val="00822A69"/>
    <w:rsid w:val="00842AB5"/>
    <w:rsid w:val="00843702"/>
    <w:rsid w:val="008521E4"/>
    <w:rsid w:val="00855F70"/>
    <w:rsid w:val="00860CE7"/>
    <w:rsid w:val="00873661"/>
    <w:rsid w:val="00876971"/>
    <w:rsid w:val="008A7D19"/>
    <w:rsid w:val="008B0065"/>
    <w:rsid w:val="008B38BB"/>
    <w:rsid w:val="008C2BA8"/>
    <w:rsid w:val="008D3019"/>
    <w:rsid w:val="008E2795"/>
    <w:rsid w:val="008E2CFA"/>
    <w:rsid w:val="008F353B"/>
    <w:rsid w:val="0094535E"/>
    <w:rsid w:val="0094675C"/>
    <w:rsid w:val="00953985"/>
    <w:rsid w:val="0097190C"/>
    <w:rsid w:val="009772CF"/>
    <w:rsid w:val="00980575"/>
    <w:rsid w:val="00984CAB"/>
    <w:rsid w:val="00987498"/>
    <w:rsid w:val="009902DF"/>
    <w:rsid w:val="009919A4"/>
    <w:rsid w:val="0099668B"/>
    <w:rsid w:val="009A3C05"/>
    <w:rsid w:val="009A56B2"/>
    <w:rsid w:val="009B365C"/>
    <w:rsid w:val="009B6C95"/>
    <w:rsid w:val="009E3191"/>
    <w:rsid w:val="009E6639"/>
    <w:rsid w:val="009F32D3"/>
    <w:rsid w:val="00A01BE0"/>
    <w:rsid w:val="00A1225C"/>
    <w:rsid w:val="00A124AA"/>
    <w:rsid w:val="00A137A8"/>
    <w:rsid w:val="00A278E6"/>
    <w:rsid w:val="00A32665"/>
    <w:rsid w:val="00A34D3D"/>
    <w:rsid w:val="00A43C04"/>
    <w:rsid w:val="00A55187"/>
    <w:rsid w:val="00A70174"/>
    <w:rsid w:val="00A73462"/>
    <w:rsid w:val="00A745F1"/>
    <w:rsid w:val="00A77D6E"/>
    <w:rsid w:val="00A827CA"/>
    <w:rsid w:val="00A85184"/>
    <w:rsid w:val="00AA4D6C"/>
    <w:rsid w:val="00AA7A5E"/>
    <w:rsid w:val="00AB2743"/>
    <w:rsid w:val="00AB5038"/>
    <w:rsid w:val="00AF43F6"/>
    <w:rsid w:val="00B01F54"/>
    <w:rsid w:val="00B03375"/>
    <w:rsid w:val="00B03DC1"/>
    <w:rsid w:val="00B112C8"/>
    <w:rsid w:val="00B138CA"/>
    <w:rsid w:val="00B21F6A"/>
    <w:rsid w:val="00B22234"/>
    <w:rsid w:val="00B43696"/>
    <w:rsid w:val="00B44954"/>
    <w:rsid w:val="00B45DFA"/>
    <w:rsid w:val="00B55467"/>
    <w:rsid w:val="00B64F1D"/>
    <w:rsid w:val="00B72406"/>
    <w:rsid w:val="00B76B9B"/>
    <w:rsid w:val="00B77446"/>
    <w:rsid w:val="00B83D44"/>
    <w:rsid w:val="00B87FB3"/>
    <w:rsid w:val="00BA1EFE"/>
    <w:rsid w:val="00BC0F11"/>
    <w:rsid w:val="00BC1DF9"/>
    <w:rsid w:val="00BD454E"/>
    <w:rsid w:val="00BE6F36"/>
    <w:rsid w:val="00BF71A6"/>
    <w:rsid w:val="00C26419"/>
    <w:rsid w:val="00C30630"/>
    <w:rsid w:val="00C31503"/>
    <w:rsid w:val="00C64385"/>
    <w:rsid w:val="00C65490"/>
    <w:rsid w:val="00C700B1"/>
    <w:rsid w:val="00C7039A"/>
    <w:rsid w:val="00C81F48"/>
    <w:rsid w:val="00C87255"/>
    <w:rsid w:val="00CA75BF"/>
    <w:rsid w:val="00CB2C28"/>
    <w:rsid w:val="00CB36FE"/>
    <w:rsid w:val="00CB7EB0"/>
    <w:rsid w:val="00CD19C8"/>
    <w:rsid w:val="00CD5C90"/>
    <w:rsid w:val="00CD6EA3"/>
    <w:rsid w:val="00CD7B52"/>
    <w:rsid w:val="00CF4996"/>
    <w:rsid w:val="00D01F48"/>
    <w:rsid w:val="00D101BA"/>
    <w:rsid w:val="00D14287"/>
    <w:rsid w:val="00D25258"/>
    <w:rsid w:val="00D314C4"/>
    <w:rsid w:val="00D47413"/>
    <w:rsid w:val="00D55D09"/>
    <w:rsid w:val="00D770FE"/>
    <w:rsid w:val="00D81832"/>
    <w:rsid w:val="00D82F81"/>
    <w:rsid w:val="00D93DB6"/>
    <w:rsid w:val="00D94D63"/>
    <w:rsid w:val="00DA74B5"/>
    <w:rsid w:val="00DB5BBE"/>
    <w:rsid w:val="00DD3605"/>
    <w:rsid w:val="00DD3704"/>
    <w:rsid w:val="00DD4F74"/>
    <w:rsid w:val="00E168B5"/>
    <w:rsid w:val="00E17A82"/>
    <w:rsid w:val="00E27570"/>
    <w:rsid w:val="00E4194E"/>
    <w:rsid w:val="00E50226"/>
    <w:rsid w:val="00E504D8"/>
    <w:rsid w:val="00E93D1A"/>
    <w:rsid w:val="00E956FA"/>
    <w:rsid w:val="00E95A16"/>
    <w:rsid w:val="00E96F36"/>
    <w:rsid w:val="00E974CA"/>
    <w:rsid w:val="00EA1569"/>
    <w:rsid w:val="00EB5F6A"/>
    <w:rsid w:val="00EC34F9"/>
    <w:rsid w:val="00EE1B9D"/>
    <w:rsid w:val="00EE6B1F"/>
    <w:rsid w:val="00EF261D"/>
    <w:rsid w:val="00F0137E"/>
    <w:rsid w:val="00F0379A"/>
    <w:rsid w:val="00F2112B"/>
    <w:rsid w:val="00F2735D"/>
    <w:rsid w:val="00F308C5"/>
    <w:rsid w:val="00F442B6"/>
    <w:rsid w:val="00F81413"/>
    <w:rsid w:val="00F86438"/>
    <w:rsid w:val="00F8678C"/>
    <w:rsid w:val="00F914F6"/>
    <w:rsid w:val="00FA1309"/>
    <w:rsid w:val="00FC151E"/>
    <w:rsid w:val="00FD76C1"/>
    <w:rsid w:val="00FE00AD"/>
    <w:rsid w:val="00FE024B"/>
    <w:rsid w:val="00FE4DCC"/>
    <w:rsid w:val="00FE6D86"/>
    <w:rsid w:val="00FF1F24"/>
    <w:rsid w:val="00FF2DEE"/>
    <w:rsid w:val="00FF43C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A136610A-6F0A-3043-BC8C-DEA48470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 w:type="paragraph" w:styleId="Bibliografia">
    <w:name w:val="Bibliography"/>
    <w:basedOn w:val="Normal"/>
    <w:next w:val="Normal"/>
    <w:uiPriority w:val="37"/>
    <w:unhideWhenUsed/>
    <w:rsid w:val="009E6639"/>
    <w:pPr>
      <w:tabs>
        <w:tab w:val="left" w:pos="264"/>
      </w:tabs>
      <w:spacing w:after="240" w:line="240" w:lineRule="auto"/>
      <w:ind w:left="264" w:hanging="264"/>
    </w:pPr>
  </w:style>
  <w:style w:type="paragraph" w:customStyle="1" w:styleId="p1">
    <w:name w:val="p1"/>
    <w:basedOn w:val="Normal"/>
    <w:rsid w:val="00FF43C4"/>
    <w:pPr>
      <w:spacing w:after="0" w:line="240" w:lineRule="auto"/>
    </w:pPr>
    <w:rPr>
      <w:rFonts w:ascii="STIX Two Text" w:eastAsia="Times New Roman" w:hAnsi="STIX Two Text" w:cs="Times New Roman"/>
      <w:color w:val="141413"/>
      <w:kern w:val="0"/>
      <w:sz w:val="11"/>
      <w:szCs w:val="11"/>
      <w14:ligatures w14:val="none"/>
    </w:rPr>
  </w:style>
  <w:style w:type="character" w:customStyle="1" w:styleId="s1">
    <w:name w:val="s1"/>
    <w:basedOn w:val="Fontepargpadro"/>
    <w:rsid w:val="00FF43C4"/>
    <w:rPr>
      <w:color w:val="0000FF"/>
    </w:rPr>
  </w:style>
  <w:style w:type="paragraph" w:styleId="NormalWeb">
    <w:name w:val="Normal (Web)"/>
    <w:basedOn w:val="Normal"/>
    <w:uiPriority w:val="99"/>
    <w:semiHidden/>
    <w:unhideWhenUsed/>
    <w:rsid w:val="00EF261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acomgrade">
    <w:name w:val="Table Grid"/>
    <w:basedOn w:val="Tabelanormal"/>
    <w:uiPriority w:val="59"/>
    <w:rsid w:val="00B45DF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0E02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uro.castro@ufpr.br" TargetMode="External"/><Relationship Id="rId13" Type="http://schemas.openxmlformats.org/officeDocument/2006/relationships/hyperlink" Target="https://www.ncbi.nlm.nih.gov/geo/query/acc.cgi?acc=GSE248835"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ncbi.nlm.nih.gov/geo/query/acc.cgi?acc=GSE197977" TargetMode="Externa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gdc.cancer.gov/projects/TCGA-DLBC"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clinicaltrials.gov/study/NCT03391466"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clinicaltrials.gov/study/NCT02348216" TargetMode="External"/><Relationship Id="rId14" Type="http://schemas.openxmlformats.org/officeDocument/2006/relationships/hyperlink" Target="https://biorender.com" TargetMode="External"/><Relationship Id="rId22" Type="http://schemas.openxmlformats.org/officeDocument/2006/relationships/hyperlink" Target="https://github.com/jeanssresende/DLBCL-CD19-Analysis" TargetMode="External"/><Relationship Id="rId27"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81</Pages>
  <Words>35344</Words>
  <Characters>214190</Characters>
  <Application>Microsoft Office Word</Application>
  <DocSecurity>0</DocSecurity>
  <Lines>14279</Lines>
  <Paragraphs>12476</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237058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19</cp:revision>
  <dcterms:created xsi:type="dcterms:W3CDTF">2026-08-17T07:50:00Z</dcterms:created>
  <dcterms:modified xsi:type="dcterms:W3CDTF">2026-08-17T20:09:00Z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id="3OMLr0I7"/&gt;&lt;style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